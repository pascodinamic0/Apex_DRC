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EBE6" w14:textId="6C6972B3" w:rsidR="005A0581" w:rsidRPr="000D2343" w:rsidRDefault="005A0581" w:rsidP="005A0581">
      <w:pPr>
        <w:rPr>
          <w:lang w:val="fr-FR"/>
        </w:rPr>
      </w:pPr>
      <w:r w:rsidRPr="000D2343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5D4BD1A" wp14:editId="2958693A">
                <wp:simplePos x="0" y="0"/>
                <wp:positionH relativeFrom="column">
                  <wp:posOffset>-2178050</wp:posOffset>
                </wp:positionH>
                <wp:positionV relativeFrom="paragraph">
                  <wp:posOffset>-2940050</wp:posOffset>
                </wp:positionV>
                <wp:extent cx="10411460" cy="12153900"/>
                <wp:effectExtent l="0" t="0" r="8890" b="0"/>
                <wp:wrapNone/>
                <wp:docPr id="32702167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11460" cy="12153900"/>
                          <a:chOff x="0" y="0"/>
                          <a:chExt cx="10412033" cy="12153900"/>
                        </a:xfrm>
                      </wpg:grpSpPr>
                      <wps:wsp>
                        <wps:cNvPr id="1961339838" name="Rectangle 1961339838"/>
                        <wps:cNvSpPr/>
                        <wps:spPr>
                          <a:xfrm>
                            <a:off x="1054100" y="10121900"/>
                            <a:ext cx="8042275" cy="203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079255156" name="Group 1079255156"/>
                        <wpg:cNvGrpSpPr/>
                        <wpg:grpSpPr>
                          <a:xfrm>
                            <a:off x="0" y="0"/>
                            <a:ext cx="10412033" cy="11048999"/>
                            <a:chOff x="0" y="0"/>
                            <a:chExt cx="10412033" cy="11048999"/>
                          </a:xfrm>
                        </wpg:grpSpPr>
                        <wps:wsp>
                          <wps:cNvPr id="488219683" name="Rectangle 488219683"/>
                          <wps:cNvSpPr/>
                          <wps:spPr>
                            <a:xfrm>
                              <a:off x="1146220" y="1893194"/>
                              <a:ext cx="8115300" cy="9155805"/>
                            </a:xfrm>
                            <a:prstGeom prst="rect">
                              <a:avLst/>
                            </a:prstGeom>
                            <a:solidFill>
                              <a:srgbClr val="DEEBF8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91168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3955" y="6993226"/>
                              <a:ext cx="4339021" cy="288737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1CE58E9" w14:textId="4BDE5894" w:rsidR="005A0581" w:rsidRPr="00B6767B" w:rsidRDefault="00AB1EC6" w:rsidP="005A0581">
                                <w:pPr>
                                  <w:spacing w:after="0" w:line="380" w:lineRule="exact"/>
                                  <w:rPr>
                                    <w:b/>
                                    <w:color w:val="77206D" w:themeColor="accent5" w:themeShade="BF"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proofErr w:type="gramStart"/>
                                <w:r w:rsidRPr="00B6767B">
                                  <w:rPr>
                                    <w:b/>
                                    <w:color w:val="77206D" w:themeColor="accent5" w:themeShade="BF"/>
                                    <w:sz w:val="32"/>
                                    <w:szCs w:val="32"/>
                                    <w:lang w:val="fr-FR"/>
                                  </w:rPr>
                                  <w:t>DOMAINES</w:t>
                                </w:r>
                                <w:r w:rsidR="005A0581" w:rsidRPr="00B6767B">
                                  <w:rPr>
                                    <w:b/>
                                    <w:color w:val="77206D" w:themeColor="accent5" w:themeShade="BF"/>
                                    <w:sz w:val="32"/>
                                    <w:szCs w:val="32"/>
                                    <w:lang w:val="fr-FR"/>
                                  </w:rPr>
                                  <w:t>:</w:t>
                                </w:r>
                                <w:proofErr w:type="gramEnd"/>
                                <w:r w:rsidR="005A0581" w:rsidRPr="00B6767B">
                                  <w:rPr>
                                    <w:b/>
                                    <w:color w:val="77206D" w:themeColor="accent5" w:themeShade="BF"/>
                                    <w:sz w:val="32"/>
                                    <w:szCs w:val="32"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14:paraId="4435D728" w14:textId="58DE4AA0" w:rsidR="005A0581" w:rsidRPr="00B6767B" w:rsidRDefault="005A0581" w:rsidP="005A0581">
                                <w:pPr>
                                  <w:spacing w:after="0" w:line="380" w:lineRule="exact"/>
                                  <w:rPr>
                                    <w:rFonts w:cs="Arial"/>
                                    <w:b/>
                                    <w:caps/>
                                    <w:color w:val="77206D" w:themeColor="accent5" w:themeShade="BF"/>
                                    <w:spacing w:val="20"/>
                                    <w:lang w:val="fr-FR"/>
                                  </w:rPr>
                                </w:pPr>
                                <w:r w:rsidRPr="00B6767B">
                                  <w:rPr>
                                    <w:b/>
                                    <w:color w:val="77206D" w:themeColor="accent5" w:themeShade="BF"/>
                                    <w:sz w:val="40"/>
                                    <w:szCs w:val="40"/>
                                    <w:lang w:val="fr-FR"/>
                                  </w:rPr>
                                  <w:t>MALARIA</w:t>
                                </w:r>
                                <w:r w:rsidRPr="00B6767B">
                                  <w:rPr>
                                    <w:b/>
                                    <w:color w:val="77206D" w:themeColor="accent5" w:themeShade="BF"/>
                                    <w:sz w:val="27"/>
                                    <w:szCs w:val="27"/>
                                    <w:lang w:val="fr-FR"/>
                                  </w:rPr>
                                  <w:t xml:space="preserve">, </w:t>
                                </w:r>
                              </w:p>
                              <w:p w14:paraId="769C574E" w14:textId="77777777" w:rsidR="005A0581" w:rsidRPr="00B6767B" w:rsidRDefault="005A0581" w:rsidP="005A0581">
                                <w:pPr>
                                  <w:spacing w:after="0" w:line="380" w:lineRule="exact"/>
                                  <w:rPr>
                                    <w:rFonts w:cs="Arial"/>
                                    <w:caps/>
                                    <w:color w:val="595959" w:themeColor="text1" w:themeTint="A6"/>
                                    <w:spacing w:val="20"/>
                                    <w:lang w:val="fr-FR"/>
                                  </w:rPr>
                                </w:pPr>
                              </w:p>
                              <w:p w14:paraId="66CE5234" w14:textId="77777777" w:rsidR="005A0581" w:rsidRPr="00B6767B" w:rsidRDefault="005A0581" w:rsidP="005A0581">
                                <w:pPr>
                                  <w:spacing w:after="0" w:line="380" w:lineRule="exact"/>
                                  <w:rPr>
                                    <w:color w:val="000000"/>
                                    <w:sz w:val="27"/>
                                    <w:szCs w:val="27"/>
                                    <w:lang w:val="fr-FR"/>
                                  </w:rPr>
                                </w:pPr>
                              </w:p>
                              <w:p w14:paraId="40038E7F" w14:textId="77777777" w:rsidR="005A0581" w:rsidRPr="00AB1EC6" w:rsidRDefault="005A0581" w:rsidP="005A0581">
                                <w:pPr>
                                  <w:spacing w:after="0" w:line="380" w:lineRule="exact"/>
                                  <w:rPr>
                                    <w:color w:val="000000"/>
                                    <w:sz w:val="27"/>
                                    <w:szCs w:val="27"/>
                                    <w:lang w:val="fr-FR"/>
                                  </w:rPr>
                                </w:pPr>
                              </w:p>
                              <w:p w14:paraId="6E178EF7" w14:textId="1027538F" w:rsidR="00D36D89" w:rsidRPr="00CA096B" w:rsidRDefault="00D36D89" w:rsidP="00D36D89">
                                <w:pPr>
                                  <w:spacing w:after="0" w:line="380" w:lineRule="exact"/>
                                  <w:rPr>
                                    <w:color w:val="000000"/>
                                    <w:sz w:val="27"/>
                                    <w:szCs w:val="27"/>
                                    <w:lang w:val="fr-FR"/>
                                  </w:rPr>
                                </w:pPr>
                                <w:r w:rsidRPr="00CA096B">
                                  <w:rPr>
                                    <w:color w:val="000000"/>
                                    <w:sz w:val="27"/>
                                    <w:szCs w:val="27"/>
                                    <w:lang w:val="fr-FR"/>
                                  </w:rPr>
                                  <w:t>Soumis par le</w:t>
                                </w:r>
                                <w:r>
                                  <w:rPr>
                                    <w:color w:val="000000"/>
                                    <w:sz w:val="27"/>
                                    <w:szCs w:val="27"/>
                                    <w:lang w:val="fr-FR"/>
                                  </w:rPr>
                                  <w:t> </w:t>
                                </w:r>
                                <w:r w:rsidRPr="00F67401">
                                  <w:rPr>
                                    <w:color w:val="000000"/>
                                    <w:sz w:val="27"/>
                                    <w:szCs w:val="27"/>
                                    <w:lang w:val="fr-FR"/>
                                  </w:rPr>
                                  <w:t xml:space="preserve">: </w:t>
                                </w:r>
                                <w:r w:rsidR="006D0CAD">
                                  <w:rPr>
                                    <w:color w:val="000000"/>
                                    <w:sz w:val="27"/>
                                    <w:szCs w:val="27"/>
                                    <w:lang w:val="fr-FR"/>
                                  </w:rPr>
                                  <w:t>FO Léon MWANZA</w:t>
                                </w:r>
                              </w:p>
                              <w:p w14:paraId="18D47CDD" w14:textId="2BE7D6ED" w:rsidR="00D36D89" w:rsidRPr="00B6767B" w:rsidRDefault="00D36D89" w:rsidP="00D36D89">
                                <w:pPr>
                                  <w:spacing w:after="0" w:line="380" w:lineRule="exact"/>
                                  <w:rPr>
                                    <w:rFonts w:cs="Arial"/>
                                    <w:caps/>
                                    <w:color w:val="595959" w:themeColor="text1" w:themeTint="A6"/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  <w:r w:rsidRPr="00B6767B">
                                  <w:rPr>
                                    <w:color w:val="000000"/>
                                    <w:sz w:val="27"/>
                                    <w:szCs w:val="27"/>
                                  </w:rPr>
                                  <w:t xml:space="preserve">Le </w:t>
                                </w:r>
                                <w:r w:rsidR="006D0CAD">
                                  <w:rPr>
                                    <w:color w:val="000000"/>
                                    <w:sz w:val="27"/>
                                    <w:szCs w:val="27"/>
                                  </w:rPr>
                                  <w:t>30</w:t>
                                </w:r>
                                <w:r w:rsidRPr="00B6767B">
                                  <w:rPr>
                                    <w:color w:val="000000"/>
                                    <w:sz w:val="27"/>
                                    <w:szCs w:val="27"/>
                                  </w:rPr>
                                  <w:t> /</w:t>
                                </w:r>
                                <w:r>
                                  <w:rPr>
                                    <w:color w:val="000000"/>
                                    <w:sz w:val="27"/>
                                    <w:szCs w:val="27"/>
                                  </w:rPr>
                                  <w:t>Ju</w:t>
                                </w:r>
                                <w:r w:rsidR="006D0CAD">
                                  <w:rPr>
                                    <w:color w:val="000000"/>
                                    <w:sz w:val="27"/>
                                    <w:szCs w:val="27"/>
                                  </w:rPr>
                                  <w:t>illet</w:t>
                                </w:r>
                                <w:r w:rsidRPr="00B6767B">
                                  <w:rPr>
                                    <w:color w:val="000000"/>
                                    <w:sz w:val="27"/>
                                    <w:szCs w:val="27"/>
                                  </w:rPr>
                                  <w:t> /2026</w:t>
                                </w:r>
                              </w:p>
                              <w:p w14:paraId="172A7E70" w14:textId="77777777" w:rsidR="005A0581" w:rsidRPr="00B6767B" w:rsidRDefault="005A0581" w:rsidP="005A0581">
                                <w:pPr>
                                  <w:spacing w:after="0" w:line="380" w:lineRule="exact"/>
                                  <w:rPr>
                                    <w:rFonts w:cs="Arial"/>
                                    <w:caps/>
                                    <w:color w:val="595959" w:themeColor="text1" w:themeTint="A6"/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415678" w14:textId="77777777" w:rsidR="005A0581" w:rsidRPr="00B6767B" w:rsidRDefault="005A0581" w:rsidP="005A0581">
                                <w:pPr>
                                  <w:spacing w:after="0" w:line="380" w:lineRule="exact"/>
                                  <w:rPr>
                                    <w:rFonts w:cs="Arial"/>
                                    <w:caps/>
                                    <w:color w:val="595959" w:themeColor="text1" w:themeTint="A6"/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9F2AE2" w14:textId="77777777" w:rsidR="005A0581" w:rsidRPr="00B6767B" w:rsidRDefault="005A0581" w:rsidP="005A0581">
                                <w:pPr>
                                  <w:spacing w:after="0" w:line="380" w:lineRule="exact"/>
                                  <w:rPr>
                                    <w:rFonts w:cs="Arial"/>
                                    <w:caps/>
                                    <w:color w:val="595959" w:themeColor="text1" w:themeTint="A6"/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3D1285" w14:textId="77777777" w:rsidR="005A0581" w:rsidRPr="00B6767B" w:rsidRDefault="005A0581" w:rsidP="005A0581">
                                <w:pPr>
                                  <w:spacing w:after="0" w:line="380" w:lineRule="exact"/>
                                  <w:rPr>
                                    <w:rFonts w:cs="Arial"/>
                                    <w:caps/>
                                    <w:color w:val="595959" w:themeColor="text1" w:themeTint="A6"/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3FC39CE" w14:textId="77777777" w:rsidR="005A0581" w:rsidRPr="00B6767B" w:rsidRDefault="005A0581" w:rsidP="005A0581">
                                <w:pPr>
                                  <w:spacing w:after="0" w:line="3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42643B" w14:textId="77777777" w:rsidR="005A0581" w:rsidRPr="00B6767B" w:rsidRDefault="005A0581" w:rsidP="005A0581">
                                <w:pPr>
                                  <w:spacing w:after="0" w:line="3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0C27D2" w14:textId="77777777" w:rsidR="005A0581" w:rsidRPr="00B6767B" w:rsidRDefault="005A0581" w:rsidP="005A0581">
                                <w:pPr>
                                  <w:spacing w:after="0" w:line="3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60447B" w14:textId="77777777" w:rsidR="005A0581" w:rsidRPr="00B6767B" w:rsidRDefault="005A0581" w:rsidP="005A0581">
                                <w:pPr>
                                  <w:spacing w:after="0" w:line="3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300E6E" w14:textId="77777777" w:rsidR="005A0581" w:rsidRPr="00B6767B" w:rsidRDefault="005A0581" w:rsidP="005A0581">
                                <w:pPr>
                                  <w:spacing w:after="0" w:line="3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A67371" w14:textId="77777777" w:rsidR="005A0581" w:rsidRPr="00B6767B" w:rsidRDefault="005A0581" w:rsidP="005A0581">
                                <w:pPr>
                                  <w:spacing w:after="0" w:line="3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A79BF5" w14:textId="77777777" w:rsidR="005A0581" w:rsidRPr="00B6767B" w:rsidRDefault="005A0581" w:rsidP="005A0581">
                                <w:pPr>
                                  <w:spacing w:after="0" w:line="3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16BAAE" w14:textId="77777777" w:rsidR="005A0581" w:rsidRDefault="005A0581" w:rsidP="005A0581">
                                <w:pPr>
                                  <w:spacing w:after="0" w:line="380" w:lineRule="exact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Arial" w:cs="Arial"/>
                                    <w:smallCaps/>
                                    <w:color w:val="595959"/>
                                    <w:sz w:val="28"/>
                                    <w:szCs w:val="28"/>
                                  </w:rPr>
                                  <w:t>FUNDING LEVEL: $</w:t>
                                </w:r>
                                <w:r>
                                  <w:rPr>
                                    <w:rFonts w:eastAsia="Arial" w:cs="Arial"/>
                                    <w:smallCaps/>
                                    <w:color w:val="595959"/>
                                    <w:sz w:val="28"/>
                                    <w:szCs w:val="28"/>
                                    <w:highlight w:val="yellow"/>
                                  </w:rPr>
                                  <w:t>XX</w:t>
                                </w:r>
                              </w:p>
                              <w:p w14:paraId="7F047348" w14:textId="77777777" w:rsidR="005A0581" w:rsidRDefault="005A0581" w:rsidP="005A0581">
                                <w:pPr>
                                  <w:spacing w:after="0" w:line="376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C79BB2" w14:textId="77777777" w:rsidR="005A0581" w:rsidRDefault="005A0581" w:rsidP="005A0581">
                                <w:pPr>
                                  <w:spacing w:after="0" w:line="380" w:lineRule="exact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Arial" w:cs="Arial"/>
                                    <w:smallCaps/>
                                    <w:color w:val="595959"/>
                                    <w:sz w:val="28"/>
                                    <w:szCs w:val="28"/>
                                  </w:rPr>
                                  <w:t xml:space="preserve">SUBMISSION DATE: </w:t>
                                </w:r>
                                <w:r>
                                  <w:rPr>
                                    <w:rFonts w:eastAsia="Arial" w:cs="Arial"/>
                                    <w:smallCaps/>
                                    <w:color w:val="595959"/>
                                    <w:sz w:val="28"/>
                                    <w:szCs w:val="28"/>
                                    <w:highlight w:val="yellow"/>
                                  </w:rPr>
                                  <w:t>XX</w:t>
                                </w:r>
                              </w:p>
                              <w:p w14:paraId="4CACF652" w14:textId="77777777" w:rsidR="005A0581" w:rsidRDefault="005A0581" w:rsidP="005A0581">
                                <w:pPr>
                                  <w:spacing w:after="0" w:line="380" w:lineRule="exact"/>
                                  <w:rPr>
                                    <w:rFonts w:cs="Arial"/>
                                    <w:caps/>
                                    <w:color w:val="595959" w:themeColor="text1" w:themeTint="A6"/>
                                    <w:spacing w:val="2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caps/>
                                    <w:color w:val="595959" w:themeColor="text1" w:themeTint="A6"/>
                                    <w:spacing w:val="20"/>
                                    <w:sz w:val="28"/>
                                    <w:szCs w:val="28"/>
                                  </w:rPr>
                                  <w:t>Subtitle line 1, Arial regular 14pt expanded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0119842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8170" y="4324350"/>
                              <a:ext cx="6496408" cy="16446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6C7D723" w14:textId="539ABB67" w:rsidR="00CA096B" w:rsidRPr="00CA096B" w:rsidRDefault="00CA096B" w:rsidP="00CA096B">
                                <w:pPr>
                                  <w:spacing w:after="0" w:line="900" w:lineRule="exact"/>
                                  <w:rPr>
                                    <w:rFonts w:cs="Open Sans"/>
                                    <w:b/>
                                    <w:color w:val="476C8C"/>
                                    <w:sz w:val="72"/>
                                    <w:szCs w:val="72"/>
                                    <w:lang w:val="fr-FR"/>
                                  </w:rPr>
                                </w:pPr>
                                <w:r w:rsidRPr="00CA096B">
                                  <w:rPr>
                                    <w:rFonts w:cs="Open Sans"/>
                                    <w:b/>
                                    <w:color w:val="476C8C"/>
                                    <w:sz w:val="72"/>
                                    <w:szCs w:val="72"/>
                                    <w:lang w:val="fr-FR"/>
                                  </w:rPr>
                                  <w:t>[</w:t>
                                </w:r>
                                <w:r w:rsidR="00D36D89">
                                  <w:rPr>
                                    <w:rFonts w:cs="Open Sans"/>
                                    <w:b/>
                                    <w:color w:val="476C8C"/>
                                    <w:sz w:val="72"/>
                                    <w:szCs w:val="72"/>
                                    <w:lang w:val="fr-FR"/>
                                  </w:rPr>
                                  <w:t xml:space="preserve">Kasai </w:t>
                                </w:r>
                                <w:r w:rsidR="002474C9">
                                  <w:rPr>
                                    <w:rFonts w:cs="Open Sans"/>
                                    <w:b/>
                                    <w:color w:val="476C8C"/>
                                    <w:sz w:val="72"/>
                                    <w:szCs w:val="72"/>
                                    <w:lang w:val="fr-FR"/>
                                  </w:rPr>
                                  <w:t>Centra</w:t>
                                </w:r>
                                <w:r w:rsidR="00D36D89">
                                  <w:rPr>
                                    <w:rFonts w:cs="Open Sans"/>
                                    <w:b/>
                                    <w:color w:val="476C8C"/>
                                    <w:sz w:val="72"/>
                                    <w:szCs w:val="72"/>
                                    <w:lang w:val="fr-FR"/>
                                  </w:rPr>
                                  <w:t>l</w:t>
                                </w:r>
                                <w:r w:rsidRPr="00CA096B">
                                  <w:rPr>
                                    <w:rFonts w:cs="Open Sans"/>
                                    <w:b/>
                                    <w:color w:val="476C8C"/>
                                    <w:sz w:val="72"/>
                                    <w:szCs w:val="72"/>
                                    <w:lang w:val="fr-FR"/>
                                  </w:rPr>
                                  <w:t>]</w:t>
                                </w:r>
                                <w:r>
                                  <w:rPr>
                                    <w:rFonts w:cs="Open Sans"/>
                                    <w:b/>
                                    <w:color w:val="476C8C"/>
                                    <w:sz w:val="72"/>
                                    <w:szCs w:val="72"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14:paraId="1FE09846" w14:textId="1BF16C76" w:rsidR="005A0581" w:rsidRDefault="00270258" w:rsidP="005A0581">
                                <w:pPr>
                                  <w:spacing w:after="0" w:line="760" w:lineRule="exact"/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</w:pPr>
                                <w:r w:rsidRPr="00976D2A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>RAPPORT MENSU</w:t>
                                </w:r>
                                <w:r w:rsidR="00CA096B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>EL</w:t>
                                </w:r>
                                <w:r w:rsidRPr="00976D2A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 xml:space="preserve"> D</w:t>
                                </w:r>
                                <w:r w:rsidR="00976D2A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>’</w:t>
                                </w:r>
                                <w:r w:rsidRPr="00976D2A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>ACTIVITE</w:t>
                                </w:r>
                                <w:r w:rsidR="00976D2A" w:rsidRPr="00976D2A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>S</w:t>
                                </w:r>
                              </w:p>
                              <w:p w14:paraId="3A74D692" w14:textId="70D5AE90" w:rsidR="00CA096B" w:rsidRPr="00976D2A" w:rsidRDefault="00CA096B" w:rsidP="005A0581">
                                <w:pPr>
                                  <w:spacing w:after="0" w:line="760" w:lineRule="exact"/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>Mois d</w:t>
                                </w:r>
                                <w:r w:rsidR="00D36D89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 xml:space="preserve">e </w:t>
                                </w:r>
                                <w:r w:rsidR="006D0CAD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>juin</w:t>
                                </w:r>
                                <w:r w:rsidR="00D36D89">
                                  <w:rPr>
                                    <w:rFonts w:cs="Arial"/>
                                    <w:b/>
                                    <w:color w:val="476C8C"/>
                                    <w:sz w:val="64"/>
                                    <w:szCs w:val="64"/>
                                    <w:lang w:val="fr-FR"/>
                                  </w:rPr>
                                  <w:t xml:space="preserve"> 2026</w:t>
                                </w:r>
                                <w:r>
                                  <w:rPr>
                                    <w:rFonts w:cs="Open Sans"/>
                                    <w:b/>
                                    <w:color w:val="476C8C"/>
                                    <w:sz w:val="72"/>
                                    <w:szCs w:val="72"/>
                                    <w:highlight w:val="yellow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36348189" name="Picture 163634818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3308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43927" y="7651770"/>
                              <a:ext cx="4468106" cy="2989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38516905" name="Picture 7385169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244340" cy="422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2212417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39769" y="2547991"/>
                              <a:ext cx="3338439" cy="13570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63E67EF" w14:textId="77777777" w:rsidR="005A0581" w:rsidRDefault="005A0581" w:rsidP="005A0581">
                                <w:pPr>
                                  <w:spacing w:after="0" w:line="240" w:lineRule="exact"/>
                                  <w:jc w:val="right"/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385978"/>
                                    <w:spacing w:val="20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385978"/>
                                    <w:spacing w:val="20"/>
                                  </w:rPr>
                                  <w:t>Meeting targets and maintaining epidemic control (epic) project</w:t>
                                </w:r>
                              </w:p>
                              <w:p w14:paraId="2325FFA3" w14:textId="77777777" w:rsidR="005A0581" w:rsidRDefault="005A0581" w:rsidP="005A0581">
                                <w:pPr>
                                  <w:spacing w:after="0" w:line="240" w:lineRule="exact"/>
                                  <w:jc w:val="right"/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808080" w:themeColor="background1" w:themeShade="80"/>
                                    <w:spacing w:val="20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03CCD275" w14:textId="77777777" w:rsidR="005A0581" w:rsidRDefault="005A0581" w:rsidP="005A0581">
                                <w:pPr>
                                  <w:spacing w:after="0" w:line="240" w:lineRule="exact"/>
                                  <w:jc w:val="right"/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808080" w:themeColor="background1" w:themeShade="80"/>
                                    <w:spacing w:val="2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808080" w:themeColor="background1" w:themeShade="80"/>
                                    <w:spacing w:val="20"/>
                                    <w:sz w:val="16"/>
                                    <w:szCs w:val="16"/>
                                  </w:rPr>
                                  <w:t xml:space="preserve">cOoperative agreement no. </w:t>
                                </w:r>
                              </w:p>
                              <w:p w14:paraId="63B2757E" w14:textId="77777777" w:rsidR="005A0581" w:rsidRDefault="005A0581" w:rsidP="005A0581">
                                <w:pPr>
                                  <w:spacing w:after="0" w:line="240" w:lineRule="exact"/>
                                  <w:jc w:val="right"/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808080" w:themeColor="background1" w:themeShade="80"/>
                                    <w:spacing w:val="2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aps/>
                                    <w:color w:val="808080" w:themeColor="background1" w:themeShade="80"/>
                                    <w:spacing w:val="20"/>
                                    <w:sz w:val="16"/>
                                    <w:szCs w:val="16"/>
                                  </w:rPr>
                                  <w:t>7200AA19CA00002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D4BD1A" id="Group 10" o:spid="_x0000_s1026" style="position:absolute;margin-left:-171.5pt;margin-top:-231.5pt;width:819.8pt;height:957pt;z-index:251658241" coordsize="104120,12153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">
                <v:rect id="Rectangle 1961339838" o:spid="_x0000_s1027" style="position:absolute;left:10541;top:101219;width:80422;height:20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" stroked="f" strokeweight="1.5pt"/>
                <v:group id="Group 1079255156" o:spid="_x0000_s1028" style="position:absolute;width:104120;height:110489" coordsize="10412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">
                  <v:rect id="Rectangle 488219683" o:spid="_x0000_s1029" style="position:absolute;left:11462;top:18931;width:81153;height:91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" fillcolor="#deebf8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0" type="#_x0000_t202" style="position:absolute;left:24939;top:69932;width:43390;height:28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" filled="f" stroked="f">
                    <v:textbox>
                      <w:txbxContent>
                        <w:p w14:paraId="61CE58E9" w14:textId="4BDE5894" w:rsidR="005A0581" w:rsidRPr="00B6767B" w:rsidRDefault="00AB1EC6" w:rsidP="005A0581">
                          <w:pPr>
                            <w:spacing w:after="0" w:line="380" w:lineRule="exact"/>
                            <w:rPr>
                              <w:b/>
                              <w:color w:val="77206D" w:themeColor="accent5" w:themeShade="BF"/>
                              <w:sz w:val="32"/>
                              <w:szCs w:val="32"/>
                              <w:lang w:val="fr-FR"/>
                            </w:rPr>
                          </w:pPr>
                          <w:r w:rsidRPr="00B6767B">
                            <w:rPr>
                              <w:b/>
                              <w:color w:val="77206D" w:themeColor="accent5" w:themeShade="BF"/>
                              <w:sz w:val="32"/>
                              <w:szCs w:val="32"/>
                              <w:lang w:val="fr-FR"/>
                            </w:rPr>
                            <w:t>DOMAINES</w:t>
                          </w:r>
                          <w:r w:rsidR="005A0581" w:rsidRPr="00B6767B">
                            <w:rPr>
                              <w:b/>
                              <w:color w:val="77206D" w:themeColor="accent5" w:themeShade="BF"/>
                              <w:sz w:val="32"/>
                              <w:szCs w:val="32"/>
                              <w:lang w:val="fr-FR"/>
                            </w:rPr>
                            <w:t xml:space="preserve">: </w:t>
                          </w:r>
                        </w:p>
                        <w:p w14:paraId="4435D728" w14:textId="58DE4AA0" w:rsidR="005A0581" w:rsidRPr="00B6767B" w:rsidRDefault="005A0581" w:rsidP="005A0581">
                          <w:pPr>
                            <w:spacing w:after="0" w:line="380" w:lineRule="exact"/>
                            <w:rPr>
                              <w:rFonts w:cs="Arial"/>
                              <w:b/>
                              <w:caps/>
                              <w:color w:val="77206D" w:themeColor="accent5" w:themeShade="BF"/>
                              <w:spacing w:val="20"/>
                              <w:lang w:val="fr-FR"/>
                            </w:rPr>
                          </w:pPr>
                          <w:r w:rsidRPr="00B6767B">
                            <w:rPr>
                              <w:b/>
                              <w:color w:val="77206D" w:themeColor="accent5" w:themeShade="BF"/>
                              <w:sz w:val="40"/>
                              <w:szCs w:val="40"/>
                              <w:lang w:val="fr-FR"/>
                            </w:rPr>
                            <w:t>MALARIA</w:t>
                          </w:r>
                          <w:r w:rsidRPr="00B6767B">
                            <w:rPr>
                              <w:b/>
                              <w:color w:val="77206D" w:themeColor="accent5" w:themeShade="BF"/>
                              <w:sz w:val="27"/>
                              <w:szCs w:val="27"/>
                              <w:lang w:val="fr-FR"/>
                            </w:rPr>
                            <w:t xml:space="preserve">, </w:t>
                          </w:r>
                        </w:p>
                        <w:p w14:paraId="769C574E" w14:textId="77777777" w:rsidR="005A0581" w:rsidRPr="00B6767B" w:rsidRDefault="005A0581" w:rsidP="005A0581">
                          <w:pPr>
                            <w:spacing w:after="0" w:line="380" w:lineRule="exact"/>
                            <w:rPr>
                              <w:rFonts w:cs="Arial"/>
                              <w:caps/>
                              <w:color w:val="595959" w:themeColor="text1" w:themeTint="A6"/>
                              <w:spacing w:val="20"/>
                              <w:lang w:val="fr-FR"/>
                            </w:rPr>
                          </w:pPr>
                        </w:p>
                        <w:p w14:paraId="66CE5234" w14:textId="77777777" w:rsidR="005A0581" w:rsidRPr="00B6767B" w:rsidRDefault="005A0581" w:rsidP="005A0581">
                          <w:pPr>
                            <w:spacing w:after="0" w:line="380" w:lineRule="exact"/>
                            <w:rPr>
                              <w:color w:val="000000"/>
                              <w:sz w:val="27"/>
                              <w:szCs w:val="27"/>
                              <w:lang w:val="fr-FR"/>
                            </w:rPr>
                          </w:pPr>
                        </w:p>
                        <w:p w14:paraId="40038E7F" w14:textId="77777777" w:rsidR="005A0581" w:rsidRPr="00AB1EC6" w:rsidRDefault="005A0581" w:rsidP="005A0581">
                          <w:pPr>
                            <w:spacing w:after="0" w:line="380" w:lineRule="exact"/>
                            <w:rPr>
                              <w:color w:val="000000"/>
                              <w:sz w:val="27"/>
                              <w:szCs w:val="27"/>
                              <w:lang w:val="fr-FR"/>
                            </w:rPr>
                          </w:pPr>
                        </w:p>
                        <w:p w14:paraId="6E178EF7" w14:textId="1027538F" w:rsidR="00D36D89" w:rsidRPr="00CA096B" w:rsidRDefault="00D36D89" w:rsidP="00D36D89">
                          <w:pPr>
                            <w:spacing w:after="0" w:line="380" w:lineRule="exact"/>
                            <w:rPr>
                              <w:color w:val="000000"/>
                              <w:sz w:val="27"/>
                              <w:szCs w:val="27"/>
                              <w:lang w:val="fr-FR"/>
                            </w:rPr>
                          </w:pPr>
                          <w:r w:rsidRPr="00CA096B">
                            <w:rPr>
                              <w:color w:val="000000"/>
                              <w:sz w:val="27"/>
                              <w:szCs w:val="27"/>
                              <w:lang w:val="fr-FR"/>
                            </w:rPr>
                            <w:t>Soumis par le</w:t>
                          </w:r>
                          <w:r>
                            <w:rPr>
                              <w:color w:val="000000"/>
                              <w:sz w:val="27"/>
                              <w:szCs w:val="27"/>
                              <w:lang w:val="fr-FR"/>
                            </w:rPr>
                            <w:t> </w:t>
                          </w:r>
                          <w:r w:rsidRPr="00F67401">
                            <w:rPr>
                              <w:color w:val="000000"/>
                              <w:sz w:val="27"/>
                              <w:szCs w:val="27"/>
                              <w:lang w:val="fr-FR"/>
                            </w:rPr>
                            <w:t xml:space="preserve">: </w:t>
                          </w:r>
                          <w:r w:rsidR="006D0CAD">
                            <w:rPr>
                              <w:color w:val="000000"/>
                              <w:sz w:val="27"/>
                              <w:szCs w:val="27"/>
                              <w:lang w:val="fr-FR"/>
                            </w:rPr>
                            <w:t>FO Léon MWANZA</w:t>
                          </w:r>
                        </w:p>
                        <w:p w14:paraId="18D47CDD" w14:textId="2BE7D6ED" w:rsidR="00D36D89" w:rsidRPr="00B6767B" w:rsidRDefault="00D36D89" w:rsidP="00D36D89">
                          <w:pPr>
                            <w:spacing w:after="0" w:line="380" w:lineRule="exact"/>
                            <w:rPr>
                              <w:rFonts w:cs="Arial"/>
                              <w:caps/>
                              <w:color w:val="595959" w:themeColor="text1" w:themeTint="A6"/>
                              <w:spacing w:val="20"/>
                              <w:sz w:val="28"/>
                              <w:szCs w:val="28"/>
                            </w:rPr>
                          </w:pPr>
                          <w:r w:rsidRPr="00B6767B">
                            <w:rPr>
                              <w:color w:val="000000"/>
                              <w:sz w:val="27"/>
                              <w:szCs w:val="27"/>
                            </w:rPr>
                            <w:t xml:space="preserve">Le </w:t>
                          </w:r>
                          <w:r w:rsidR="006D0CAD">
                            <w:rPr>
                              <w:color w:val="000000"/>
                              <w:sz w:val="27"/>
                              <w:szCs w:val="27"/>
                            </w:rPr>
                            <w:t>30</w:t>
                          </w:r>
                          <w:r w:rsidRPr="00B6767B">
                            <w:rPr>
                              <w:color w:val="000000"/>
                              <w:sz w:val="27"/>
                              <w:szCs w:val="27"/>
                            </w:rPr>
                            <w:t> /</w:t>
                          </w:r>
                          <w:r>
                            <w:rPr>
                              <w:color w:val="000000"/>
                              <w:sz w:val="27"/>
                              <w:szCs w:val="27"/>
                            </w:rPr>
                            <w:t>Ju</w:t>
                          </w:r>
                          <w:r w:rsidR="006D0CAD">
                            <w:rPr>
                              <w:color w:val="000000"/>
                              <w:sz w:val="27"/>
                              <w:szCs w:val="27"/>
                            </w:rPr>
                            <w:t>illet</w:t>
                          </w:r>
                          <w:r w:rsidRPr="00B6767B">
                            <w:rPr>
                              <w:color w:val="000000"/>
                              <w:sz w:val="27"/>
                              <w:szCs w:val="27"/>
                            </w:rPr>
                            <w:t> /2026</w:t>
                          </w:r>
                        </w:p>
                        <w:p w14:paraId="172A7E70" w14:textId="77777777" w:rsidR="005A0581" w:rsidRPr="00B6767B" w:rsidRDefault="005A0581" w:rsidP="005A0581">
                          <w:pPr>
                            <w:spacing w:after="0" w:line="380" w:lineRule="exact"/>
                            <w:rPr>
                              <w:rFonts w:cs="Arial"/>
                              <w:caps/>
                              <w:color w:val="595959" w:themeColor="text1" w:themeTint="A6"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  <w:p w14:paraId="54415678" w14:textId="77777777" w:rsidR="005A0581" w:rsidRPr="00B6767B" w:rsidRDefault="005A0581" w:rsidP="005A0581">
                          <w:pPr>
                            <w:spacing w:after="0" w:line="380" w:lineRule="exact"/>
                            <w:rPr>
                              <w:rFonts w:cs="Arial"/>
                              <w:caps/>
                              <w:color w:val="595959" w:themeColor="text1" w:themeTint="A6"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  <w:p w14:paraId="699F2AE2" w14:textId="77777777" w:rsidR="005A0581" w:rsidRPr="00B6767B" w:rsidRDefault="005A0581" w:rsidP="005A0581">
                          <w:pPr>
                            <w:spacing w:after="0" w:line="380" w:lineRule="exact"/>
                            <w:rPr>
                              <w:rFonts w:cs="Arial"/>
                              <w:caps/>
                              <w:color w:val="595959" w:themeColor="text1" w:themeTint="A6"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  <w:p w14:paraId="1A3D1285" w14:textId="77777777" w:rsidR="005A0581" w:rsidRPr="00B6767B" w:rsidRDefault="005A0581" w:rsidP="005A0581">
                          <w:pPr>
                            <w:spacing w:after="0" w:line="380" w:lineRule="exact"/>
                            <w:rPr>
                              <w:rFonts w:cs="Arial"/>
                              <w:caps/>
                              <w:color w:val="595959" w:themeColor="text1" w:themeTint="A6"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  <w:p w14:paraId="33FC39CE" w14:textId="77777777" w:rsidR="005A0581" w:rsidRPr="00B6767B" w:rsidRDefault="005A0581" w:rsidP="005A0581">
                          <w:pPr>
                            <w:spacing w:after="0" w:line="376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6E42643B" w14:textId="77777777" w:rsidR="005A0581" w:rsidRPr="00B6767B" w:rsidRDefault="005A0581" w:rsidP="005A0581">
                          <w:pPr>
                            <w:spacing w:after="0" w:line="376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040C27D2" w14:textId="77777777" w:rsidR="005A0581" w:rsidRPr="00B6767B" w:rsidRDefault="005A0581" w:rsidP="005A0581">
                          <w:pPr>
                            <w:spacing w:after="0" w:line="376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6160447B" w14:textId="77777777" w:rsidR="005A0581" w:rsidRPr="00B6767B" w:rsidRDefault="005A0581" w:rsidP="005A0581">
                          <w:pPr>
                            <w:spacing w:after="0" w:line="376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45300E6E" w14:textId="77777777" w:rsidR="005A0581" w:rsidRPr="00B6767B" w:rsidRDefault="005A0581" w:rsidP="005A0581">
                          <w:pPr>
                            <w:spacing w:after="0" w:line="376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5FA67371" w14:textId="77777777" w:rsidR="005A0581" w:rsidRPr="00B6767B" w:rsidRDefault="005A0581" w:rsidP="005A0581">
                          <w:pPr>
                            <w:spacing w:after="0" w:line="376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0FA79BF5" w14:textId="77777777" w:rsidR="005A0581" w:rsidRPr="00B6767B" w:rsidRDefault="005A0581" w:rsidP="005A0581">
                          <w:pPr>
                            <w:spacing w:after="0" w:line="376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C16BAAE" w14:textId="77777777" w:rsidR="005A0581" w:rsidRDefault="005A0581" w:rsidP="005A0581">
                          <w:pPr>
                            <w:spacing w:after="0" w:line="380" w:lineRule="exac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Arial" w:cs="Arial"/>
                              <w:smallCaps/>
                              <w:color w:val="595959"/>
                              <w:sz w:val="28"/>
                              <w:szCs w:val="28"/>
                            </w:rPr>
                            <w:t>FUNDING LEVEL: $</w:t>
                          </w:r>
                          <w:r>
                            <w:rPr>
                              <w:rFonts w:eastAsia="Arial" w:cs="Arial"/>
                              <w:smallCaps/>
                              <w:color w:val="595959"/>
                              <w:sz w:val="28"/>
                              <w:szCs w:val="28"/>
                              <w:highlight w:val="yellow"/>
                            </w:rPr>
                            <w:t>XX</w:t>
                          </w:r>
                        </w:p>
                        <w:p w14:paraId="7F047348" w14:textId="77777777" w:rsidR="005A0581" w:rsidRDefault="005A0581" w:rsidP="005A0581">
                          <w:pPr>
                            <w:spacing w:after="0" w:line="376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68C79BB2" w14:textId="77777777" w:rsidR="005A0581" w:rsidRDefault="005A0581" w:rsidP="005A0581">
                          <w:pPr>
                            <w:spacing w:after="0" w:line="380" w:lineRule="exac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Arial" w:cs="Arial"/>
                              <w:smallCaps/>
                              <w:color w:val="595959"/>
                              <w:sz w:val="28"/>
                              <w:szCs w:val="28"/>
                            </w:rPr>
                            <w:t xml:space="preserve">SUBMISSION DATE: </w:t>
                          </w:r>
                          <w:r>
                            <w:rPr>
                              <w:rFonts w:eastAsia="Arial" w:cs="Arial"/>
                              <w:smallCaps/>
                              <w:color w:val="595959"/>
                              <w:sz w:val="28"/>
                              <w:szCs w:val="28"/>
                              <w:highlight w:val="yellow"/>
                            </w:rPr>
                            <w:t>XX</w:t>
                          </w:r>
                        </w:p>
                        <w:p w14:paraId="4CACF652" w14:textId="77777777" w:rsidR="005A0581" w:rsidRDefault="005A0581" w:rsidP="005A0581">
                          <w:pPr>
                            <w:spacing w:after="0" w:line="380" w:lineRule="exact"/>
                            <w:rPr>
                              <w:rFonts w:cs="Arial"/>
                              <w:caps/>
                              <w:color w:val="595959" w:themeColor="text1" w:themeTint="A6"/>
                              <w:spacing w:val="2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caps/>
                              <w:color w:val="595959" w:themeColor="text1" w:themeTint="A6"/>
                              <w:spacing w:val="20"/>
                              <w:sz w:val="28"/>
                              <w:szCs w:val="28"/>
                            </w:rPr>
                            <w:t>Subtitle line 1, Arial regular 14pt expanded</w:t>
                          </w:r>
                        </w:p>
                      </w:txbxContent>
                    </v:textbox>
                  </v:shape>
                  <v:shape id="Text Box 2" o:spid="_x0000_s1031" type="#_x0000_t202" style="position:absolute;left:21781;top:43243;width:64964;height:16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" filled="f" stroked="f">
                    <v:textbox>
                      <w:txbxContent>
                        <w:p w14:paraId="06C7D723" w14:textId="539ABB67" w:rsidR="00CA096B" w:rsidRPr="00CA096B" w:rsidRDefault="00CA096B" w:rsidP="00CA096B">
                          <w:pPr>
                            <w:spacing w:after="0" w:line="900" w:lineRule="exact"/>
                            <w:rPr>
                              <w:rFonts w:cs="Open Sans"/>
                              <w:b/>
                              <w:color w:val="476C8C"/>
                              <w:sz w:val="72"/>
                              <w:szCs w:val="72"/>
                              <w:lang w:val="fr-FR"/>
                            </w:rPr>
                          </w:pPr>
                          <w:r w:rsidRPr="00CA096B">
                            <w:rPr>
                              <w:rFonts w:cs="Open Sans"/>
                              <w:b/>
                              <w:color w:val="476C8C"/>
                              <w:sz w:val="72"/>
                              <w:szCs w:val="72"/>
                              <w:lang w:val="fr-FR"/>
                            </w:rPr>
                            <w:t>[</w:t>
                          </w:r>
                          <w:r w:rsidR="00D36D89">
                            <w:rPr>
                              <w:rFonts w:cs="Open Sans"/>
                              <w:b/>
                              <w:color w:val="476C8C"/>
                              <w:sz w:val="72"/>
                              <w:szCs w:val="72"/>
                              <w:lang w:val="fr-FR"/>
                            </w:rPr>
                            <w:t xml:space="preserve">Kasai </w:t>
                          </w:r>
                          <w:r w:rsidR="002474C9">
                            <w:rPr>
                              <w:rFonts w:cs="Open Sans"/>
                              <w:b/>
                              <w:color w:val="476C8C"/>
                              <w:sz w:val="72"/>
                              <w:szCs w:val="72"/>
                              <w:lang w:val="fr-FR"/>
                            </w:rPr>
                            <w:t>Centra</w:t>
                          </w:r>
                          <w:r w:rsidR="00D36D89">
                            <w:rPr>
                              <w:rFonts w:cs="Open Sans"/>
                              <w:b/>
                              <w:color w:val="476C8C"/>
                              <w:sz w:val="72"/>
                              <w:szCs w:val="72"/>
                              <w:lang w:val="fr-FR"/>
                            </w:rPr>
                            <w:t>l</w:t>
                          </w:r>
                          <w:r w:rsidRPr="00CA096B">
                            <w:rPr>
                              <w:rFonts w:cs="Open Sans"/>
                              <w:b/>
                              <w:color w:val="476C8C"/>
                              <w:sz w:val="72"/>
                              <w:szCs w:val="72"/>
                              <w:lang w:val="fr-FR"/>
                            </w:rPr>
                            <w:t>]</w:t>
                          </w:r>
                          <w:r>
                            <w:rPr>
                              <w:rFonts w:cs="Open Sans"/>
                              <w:b/>
                              <w:color w:val="476C8C"/>
                              <w:sz w:val="72"/>
                              <w:szCs w:val="72"/>
                              <w:lang w:val="fr-FR"/>
                            </w:rPr>
                            <w:t xml:space="preserve"> </w:t>
                          </w:r>
                        </w:p>
                        <w:p w14:paraId="1FE09846" w14:textId="1BF16C76" w:rsidR="005A0581" w:rsidRDefault="00270258" w:rsidP="005A0581">
                          <w:pPr>
                            <w:spacing w:after="0" w:line="760" w:lineRule="exact"/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</w:pPr>
                          <w:r w:rsidRPr="00976D2A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>RAPPORT MENSU</w:t>
                          </w:r>
                          <w:r w:rsidR="00CA096B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>EL</w:t>
                          </w:r>
                          <w:r w:rsidRPr="00976D2A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 xml:space="preserve"> D</w:t>
                          </w:r>
                          <w:r w:rsidR="00976D2A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>’</w:t>
                          </w:r>
                          <w:r w:rsidRPr="00976D2A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>ACTIVITE</w:t>
                          </w:r>
                          <w:r w:rsidR="00976D2A" w:rsidRPr="00976D2A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>S</w:t>
                          </w:r>
                        </w:p>
                        <w:p w14:paraId="3A74D692" w14:textId="70D5AE90" w:rsidR="00CA096B" w:rsidRPr="00976D2A" w:rsidRDefault="00CA096B" w:rsidP="005A0581">
                          <w:pPr>
                            <w:spacing w:after="0" w:line="760" w:lineRule="exact"/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>Mois d</w:t>
                          </w:r>
                          <w:r w:rsidR="00D36D89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 xml:space="preserve">e </w:t>
                          </w:r>
                          <w:r w:rsidR="006D0CAD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>juin</w:t>
                          </w:r>
                          <w:r w:rsidR="00D36D89">
                            <w:rPr>
                              <w:rFonts w:cs="Arial"/>
                              <w:b/>
                              <w:color w:val="476C8C"/>
                              <w:sz w:val="64"/>
                              <w:szCs w:val="64"/>
                              <w:lang w:val="fr-FR"/>
                            </w:rPr>
                            <w:t xml:space="preserve"> 2026</w:t>
                          </w:r>
                          <w:r>
                            <w:rPr>
                              <w:rFonts w:cs="Open Sans"/>
                              <w:b/>
                              <w:color w:val="476C8C"/>
                              <w:sz w:val="72"/>
                              <w:szCs w:val="72"/>
                              <w:highlight w:val="yellow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36348189" o:spid="_x0000_s1032" type="#_x0000_t75" style="position:absolute;left:59439;top:76517;width:44681;height:29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">
                    <v:imagedata r:id="rId13" o:title="" cropbottom="21680f"/>
                  </v:shape>
                  <v:shape id="Picture 738516905" o:spid="_x0000_s1033" type="#_x0000_t75" style="position:absolute;width:42443;height:42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">
                    <v:imagedata r:id="rId14" o:title=""/>
                  </v:shape>
                  <v:shape id="Text Box 2" o:spid="_x0000_s1034" type="#_x0000_t202" style="position:absolute;left:51397;top:25479;width:33385;height:13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" filled="f" stroked="f">
                    <v:textbox>
                      <w:txbxContent>
                        <w:p w14:paraId="063E67EF" w14:textId="77777777" w:rsidR="005A0581" w:rsidRDefault="005A0581" w:rsidP="005A0581">
                          <w:pPr>
                            <w:spacing w:after="0" w:line="240" w:lineRule="exact"/>
                            <w:jc w:val="right"/>
                            <w:rPr>
                              <w:rFonts w:cs="Arial"/>
                              <w:b/>
                              <w:bCs/>
                              <w:caps/>
                              <w:color w:val="385978"/>
                              <w:spacing w:val="20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aps/>
                              <w:color w:val="385978"/>
                              <w:spacing w:val="20"/>
                            </w:rPr>
                            <w:t>Meeting targets and maintaining epidemic control (epic) project</w:t>
                          </w:r>
                        </w:p>
                        <w:p w14:paraId="2325FFA3" w14:textId="77777777" w:rsidR="005A0581" w:rsidRDefault="005A0581" w:rsidP="005A0581">
                          <w:pPr>
                            <w:spacing w:after="0" w:line="240" w:lineRule="exact"/>
                            <w:jc w:val="right"/>
                            <w:rPr>
                              <w:rFonts w:cs="Arial"/>
                              <w:b/>
                              <w:bCs/>
                              <w:caps/>
                              <w:color w:val="808080" w:themeColor="background1" w:themeShade="80"/>
                              <w:spacing w:val="20"/>
                              <w:sz w:val="16"/>
                              <w:szCs w:val="16"/>
                            </w:rPr>
                          </w:pPr>
                        </w:p>
                        <w:p w14:paraId="03CCD275" w14:textId="77777777" w:rsidR="005A0581" w:rsidRDefault="005A0581" w:rsidP="005A0581">
                          <w:pPr>
                            <w:spacing w:after="0" w:line="240" w:lineRule="exact"/>
                            <w:jc w:val="right"/>
                            <w:rPr>
                              <w:rFonts w:cs="Arial"/>
                              <w:b/>
                              <w:bCs/>
                              <w:caps/>
                              <w:color w:val="808080" w:themeColor="background1" w:themeShade="80"/>
                              <w:spacing w:val="2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aps/>
                              <w:color w:val="808080" w:themeColor="background1" w:themeShade="80"/>
                              <w:spacing w:val="20"/>
                              <w:sz w:val="16"/>
                              <w:szCs w:val="16"/>
                            </w:rPr>
                            <w:t xml:space="preserve">cOoperative agreement no. </w:t>
                          </w:r>
                        </w:p>
                        <w:p w14:paraId="63B2757E" w14:textId="77777777" w:rsidR="005A0581" w:rsidRDefault="005A0581" w:rsidP="005A0581">
                          <w:pPr>
                            <w:spacing w:after="0" w:line="240" w:lineRule="exact"/>
                            <w:jc w:val="right"/>
                            <w:rPr>
                              <w:rFonts w:cs="Arial"/>
                              <w:b/>
                              <w:bCs/>
                              <w:caps/>
                              <w:color w:val="808080" w:themeColor="background1" w:themeShade="80"/>
                              <w:spacing w:val="2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aps/>
                              <w:color w:val="808080" w:themeColor="background1" w:themeShade="80"/>
                              <w:spacing w:val="20"/>
                              <w:sz w:val="16"/>
                              <w:szCs w:val="16"/>
                            </w:rPr>
                            <w:t>7200AA19CA00002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0D234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677E2A" wp14:editId="58282AD4">
                <wp:simplePos x="0" y="0"/>
                <wp:positionH relativeFrom="column">
                  <wp:posOffset>-2183130</wp:posOffset>
                </wp:positionH>
                <wp:positionV relativeFrom="paragraph">
                  <wp:posOffset>-2962910</wp:posOffset>
                </wp:positionV>
                <wp:extent cx="3201035" cy="927100"/>
                <wp:effectExtent l="0" t="0" r="0" b="6350"/>
                <wp:wrapNone/>
                <wp:docPr id="166677157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1035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525C4E" w14:textId="77777777" w:rsidR="005A0581" w:rsidRDefault="005A0581" w:rsidP="005A0581">
                            <w:pPr>
                              <w:spacing w:after="0" w:line="3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Arial" w:cs="Arial"/>
                                <w:smallCaps/>
                                <w:color w:val="595959"/>
                                <w:sz w:val="28"/>
                                <w:szCs w:val="28"/>
                              </w:rPr>
                              <w:t>PERIOD OF PERFORMANCE:</w:t>
                            </w:r>
                          </w:p>
                          <w:p w14:paraId="02AC0E02" w14:textId="77777777" w:rsidR="005A0581" w:rsidRDefault="005A0581" w:rsidP="005A0581">
                            <w:pPr>
                              <w:spacing w:after="0" w:line="380" w:lineRule="exact"/>
                              <w:rPr>
                                <w:rFonts w:cs="Arial"/>
                                <w:caps/>
                                <w:color w:val="595959" w:themeColor="text1" w:themeTint="A6"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caps/>
                                <w:color w:val="595959" w:themeColor="text1" w:themeTint="A6"/>
                                <w:spacing w:val="20"/>
                                <w:sz w:val="28"/>
                                <w:szCs w:val="28"/>
                                <w:highlight w:val="yellow"/>
                              </w:rPr>
                              <w:t xml:space="preserve">XX – </w:t>
                            </w:r>
                            <w:r>
                              <w:rPr>
                                <w:rFonts w:cs="Arial"/>
                                <w:caps/>
                                <w:color w:val="595959" w:themeColor="text1" w:themeTint="A6"/>
                                <w:spacing w:val="20"/>
                                <w:sz w:val="28"/>
                                <w:szCs w:val="28"/>
                              </w:rPr>
                              <w:t>December 31, 2025</w:t>
                            </w:r>
                          </w:p>
                          <w:p w14:paraId="1DA204E5" w14:textId="77777777" w:rsidR="005A0581" w:rsidRDefault="005A0581" w:rsidP="005A0581">
                            <w:pPr>
                              <w:spacing w:after="0" w:line="376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BA29870" w14:textId="77777777" w:rsidR="005A0581" w:rsidRDefault="005A0581" w:rsidP="005A0581">
                            <w:pPr>
                              <w:spacing w:after="0" w:line="3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Arial" w:cs="Arial"/>
                                <w:smallCaps/>
                                <w:color w:val="595959"/>
                                <w:sz w:val="28"/>
                                <w:szCs w:val="28"/>
                              </w:rPr>
                              <w:t>FUNDING LEVEL: $</w:t>
                            </w:r>
                            <w:r>
                              <w:rPr>
                                <w:rFonts w:eastAsia="Arial" w:cs="Arial"/>
                                <w:smallCaps/>
                                <w:color w:val="595959"/>
                                <w:sz w:val="28"/>
                                <w:szCs w:val="28"/>
                                <w:highlight w:val="yellow"/>
                              </w:rPr>
                              <w:t>XX</w:t>
                            </w:r>
                          </w:p>
                          <w:p w14:paraId="57BEE9F6" w14:textId="77777777" w:rsidR="005A0581" w:rsidRDefault="005A0581" w:rsidP="005A0581">
                            <w:pPr>
                              <w:spacing w:after="0" w:line="376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2226426" w14:textId="77777777" w:rsidR="005A0581" w:rsidRDefault="005A0581" w:rsidP="005A0581">
                            <w:pPr>
                              <w:spacing w:after="0" w:line="3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Arial" w:cs="Arial"/>
                                <w:smallCaps/>
                                <w:color w:val="595959"/>
                                <w:sz w:val="28"/>
                                <w:szCs w:val="28"/>
                              </w:rPr>
                              <w:t xml:space="preserve">SUBMISSION DATE: </w:t>
                            </w:r>
                            <w:r>
                              <w:rPr>
                                <w:rFonts w:eastAsia="Arial" w:cs="Arial"/>
                                <w:smallCaps/>
                                <w:color w:val="595959"/>
                                <w:sz w:val="28"/>
                                <w:szCs w:val="28"/>
                                <w:highlight w:val="yellow"/>
                              </w:rPr>
                              <w:t>XX</w:t>
                            </w:r>
                          </w:p>
                          <w:p w14:paraId="0C68E138" w14:textId="77777777" w:rsidR="005A0581" w:rsidRDefault="005A0581" w:rsidP="005A0581">
                            <w:pPr>
                              <w:spacing w:after="0" w:line="380" w:lineRule="exact"/>
                              <w:rPr>
                                <w:rFonts w:cs="Arial"/>
                                <w:caps/>
                                <w:color w:val="595959" w:themeColor="text1" w:themeTint="A6"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caps/>
                                <w:color w:val="595959" w:themeColor="text1" w:themeTint="A6"/>
                                <w:spacing w:val="20"/>
                                <w:sz w:val="28"/>
                                <w:szCs w:val="28"/>
                              </w:rPr>
                              <w:t>Subtitle line 1, Arial regular 14pt expanded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77E2A" id="Text Box 9" o:spid="_x0000_s1035" type="#_x0000_t202" style="position:absolute;margin-left:-171.9pt;margin-top:-233.3pt;width:252.05pt;height:7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" filled="f" stroked="f">
                <v:textbox>
                  <w:txbxContent>
                    <w:p w14:paraId="50525C4E" w14:textId="77777777" w:rsidR="005A0581" w:rsidRDefault="005A0581" w:rsidP="005A0581">
                      <w:pPr>
                        <w:spacing w:after="0" w:line="3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eastAsia="Arial" w:cs="Arial"/>
                          <w:smallCaps/>
                          <w:color w:val="595959"/>
                          <w:sz w:val="28"/>
                          <w:szCs w:val="28"/>
                        </w:rPr>
                        <w:t>PERIOD OF PERFORMANCE:</w:t>
                      </w:r>
                    </w:p>
                    <w:p w14:paraId="02AC0E02" w14:textId="77777777" w:rsidR="005A0581" w:rsidRDefault="005A0581" w:rsidP="005A0581">
                      <w:pPr>
                        <w:spacing w:after="0" w:line="380" w:lineRule="exact"/>
                        <w:rPr>
                          <w:rFonts w:cs="Arial"/>
                          <w:caps/>
                          <w:color w:val="595959" w:themeColor="text1" w:themeTint="A6"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caps/>
                          <w:color w:val="595959" w:themeColor="text1" w:themeTint="A6"/>
                          <w:spacing w:val="20"/>
                          <w:sz w:val="28"/>
                          <w:szCs w:val="28"/>
                          <w:highlight w:val="yellow"/>
                        </w:rPr>
                        <w:t xml:space="preserve">XX – </w:t>
                      </w:r>
                      <w:r>
                        <w:rPr>
                          <w:rFonts w:cs="Arial"/>
                          <w:caps/>
                          <w:color w:val="595959" w:themeColor="text1" w:themeTint="A6"/>
                          <w:spacing w:val="20"/>
                          <w:sz w:val="28"/>
                          <w:szCs w:val="28"/>
                        </w:rPr>
                        <w:t>December 31, 2025</w:t>
                      </w:r>
                    </w:p>
                    <w:p w14:paraId="1DA204E5" w14:textId="77777777" w:rsidR="005A0581" w:rsidRDefault="005A0581" w:rsidP="005A0581">
                      <w:pPr>
                        <w:spacing w:after="0" w:line="376" w:lineRule="auto"/>
                        <w:rPr>
                          <w:sz w:val="28"/>
                          <w:szCs w:val="28"/>
                        </w:rPr>
                      </w:pPr>
                    </w:p>
                    <w:p w14:paraId="6BA29870" w14:textId="77777777" w:rsidR="005A0581" w:rsidRDefault="005A0581" w:rsidP="005A0581">
                      <w:pPr>
                        <w:spacing w:after="0" w:line="3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eastAsia="Arial" w:cs="Arial"/>
                          <w:smallCaps/>
                          <w:color w:val="595959"/>
                          <w:sz w:val="28"/>
                          <w:szCs w:val="28"/>
                        </w:rPr>
                        <w:t>FUNDING LEVEL: $</w:t>
                      </w:r>
                      <w:r>
                        <w:rPr>
                          <w:rFonts w:eastAsia="Arial" w:cs="Arial"/>
                          <w:smallCaps/>
                          <w:color w:val="595959"/>
                          <w:sz w:val="28"/>
                          <w:szCs w:val="28"/>
                          <w:highlight w:val="yellow"/>
                        </w:rPr>
                        <w:t>XX</w:t>
                      </w:r>
                    </w:p>
                    <w:p w14:paraId="57BEE9F6" w14:textId="77777777" w:rsidR="005A0581" w:rsidRDefault="005A0581" w:rsidP="005A0581">
                      <w:pPr>
                        <w:spacing w:after="0" w:line="376" w:lineRule="auto"/>
                        <w:rPr>
                          <w:sz w:val="28"/>
                          <w:szCs w:val="28"/>
                        </w:rPr>
                      </w:pPr>
                    </w:p>
                    <w:p w14:paraId="52226426" w14:textId="77777777" w:rsidR="005A0581" w:rsidRDefault="005A0581" w:rsidP="005A0581">
                      <w:pPr>
                        <w:spacing w:after="0" w:line="3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eastAsia="Arial" w:cs="Arial"/>
                          <w:smallCaps/>
                          <w:color w:val="595959"/>
                          <w:sz w:val="28"/>
                          <w:szCs w:val="28"/>
                        </w:rPr>
                        <w:t xml:space="preserve">SUBMISSION DATE: </w:t>
                      </w:r>
                      <w:r>
                        <w:rPr>
                          <w:rFonts w:eastAsia="Arial" w:cs="Arial"/>
                          <w:smallCaps/>
                          <w:color w:val="595959"/>
                          <w:sz w:val="28"/>
                          <w:szCs w:val="28"/>
                          <w:highlight w:val="yellow"/>
                        </w:rPr>
                        <w:t>XX</w:t>
                      </w:r>
                    </w:p>
                    <w:p w14:paraId="0C68E138" w14:textId="77777777" w:rsidR="005A0581" w:rsidRDefault="005A0581" w:rsidP="005A0581">
                      <w:pPr>
                        <w:spacing w:after="0" w:line="380" w:lineRule="exact"/>
                        <w:rPr>
                          <w:rFonts w:cs="Arial"/>
                          <w:caps/>
                          <w:color w:val="595959" w:themeColor="text1" w:themeTint="A6"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caps/>
                          <w:color w:val="595959" w:themeColor="text1" w:themeTint="A6"/>
                          <w:spacing w:val="20"/>
                          <w:sz w:val="28"/>
                          <w:szCs w:val="28"/>
                        </w:rPr>
                        <w:t>Subtitle line 1, Arial regular 14pt expanded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37156317"/>
      <w:r w:rsidRPr="000D2343">
        <w:rPr>
          <w:noProof/>
        </w:rPr>
        <w:drawing>
          <wp:inline distT="0" distB="0" distL="0" distR="0" wp14:anchorId="57CB1B43" wp14:editId="4FF79B5F">
            <wp:extent cx="5943600" cy="588010"/>
            <wp:effectExtent l="0" t="0" r="0" b="0"/>
            <wp:docPr id="774155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343">
        <w:rPr>
          <w:noProof/>
        </w:rPr>
        <w:drawing>
          <wp:inline distT="0" distB="0" distL="0" distR="0" wp14:anchorId="25E1C850" wp14:editId="5090A667">
            <wp:extent cx="762000" cy="514350"/>
            <wp:effectExtent l="0" t="0" r="0" b="0"/>
            <wp:docPr id="186839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343">
        <w:softHyphen/>
      </w:r>
    </w:p>
    <w:p w14:paraId="222AA621" w14:textId="77777777" w:rsidR="005A0581" w:rsidRPr="000D2343" w:rsidRDefault="005A0581" w:rsidP="005A0581">
      <w:pPr>
        <w:rPr>
          <w:lang w:val="fr-FR"/>
        </w:rPr>
      </w:pPr>
      <w:r w:rsidRPr="000D2343">
        <w:rPr>
          <w:lang w:val="fr-FR"/>
        </w:rPr>
        <w:softHyphen/>
      </w:r>
      <w:bookmarkEnd w:id="0"/>
    </w:p>
    <w:p w14:paraId="59341614" w14:textId="34DD01BF" w:rsidR="005A0581" w:rsidRPr="000D2343" w:rsidRDefault="005A0581" w:rsidP="005A0581">
      <w:pPr>
        <w:rPr>
          <w:lang w:val="fr-FR"/>
        </w:rPr>
      </w:pPr>
      <w:r w:rsidRPr="000D2343"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765FE46D" wp14:editId="05FF794C">
                <wp:simplePos x="0" y="0"/>
                <wp:positionH relativeFrom="column">
                  <wp:posOffset>1270</wp:posOffset>
                </wp:positionH>
                <wp:positionV relativeFrom="paragraph">
                  <wp:posOffset>6608445</wp:posOffset>
                </wp:positionV>
                <wp:extent cx="6158230" cy="613410"/>
                <wp:effectExtent l="0" t="0" r="0" b="0"/>
                <wp:wrapNone/>
                <wp:docPr id="147882236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13410"/>
                          <a:chOff x="0" y="0"/>
                          <a:chExt cx="6158805" cy="613410"/>
                        </a:xfrm>
                      </wpg:grpSpPr>
                      <pic:pic xmlns:pic="http://schemas.openxmlformats.org/drawingml/2006/picture">
                        <pic:nvPicPr>
                          <pic:cNvPr id="800441519" name="Picture 8004415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/>
                          <a:stretch/>
                        </pic:blipFill>
                        <pic:spPr>
                          <a:xfrm>
                            <a:off x="4054415" y="103516"/>
                            <a:ext cx="2104390" cy="431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2724103" name="Picture 712724103" descr="A black background with a black squar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30" cy="613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B83CA3" id="Group 8" o:spid="_x0000_s1026" style="position:absolute;margin-left:.1pt;margin-top:520.35pt;width:484.9pt;height:48.3pt;z-index:251658242" coordsize="61588,6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">
                <v:shape id="Picture 800441519" o:spid="_x0000_s1027" type="#_x0000_t75" style="position:absolute;left:40544;top:1035;width:2104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">
                  <v:imagedata r:id="rId19" o:title=""/>
                </v:shape>
                <v:shape id="Picture 712724103" o:spid="_x0000_s1028" type="#_x0000_t75" alt="A black background with a black square&#10;&#10;AI-generated content may be incorrect." style="position:absolute;width:24752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">
                  <v:imagedata r:id="rId20" o:title="A black background with a black square&#10;&#10;AI-generated content may be incorrect"/>
                </v:shape>
              </v:group>
            </w:pict>
          </mc:Fallback>
        </mc:AlternateContent>
      </w:r>
      <w:bookmarkStart w:id="1" w:name="_heading=h.35nkun2"/>
      <w:bookmarkEnd w:id="1"/>
      <w:r w:rsidRPr="000D2343">
        <w:rPr>
          <w:lang w:val="fr-FR"/>
        </w:rPr>
        <w:br w:type="page"/>
      </w:r>
    </w:p>
    <w:p w14:paraId="469E55CA" w14:textId="77777777" w:rsidR="00AD0B69" w:rsidRPr="000D2343" w:rsidRDefault="00AD0B69" w:rsidP="00AD0B69">
      <w:pPr>
        <w:rPr>
          <w:lang w:val="fr-FR"/>
        </w:rPr>
      </w:pPr>
      <w:r w:rsidRPr="000D2343">
        <w:rPr>
          <w:b/>
          <w:bCs/>
          <w:lang w:val="fr-FR"/>
        </w:rPr>
        <w:lastRenderedPageBreak/>
        <w:t>Table des matières</w:t>
      </w:r>
      <w:r w:rsidRPr="000D2343">
        <w:rPr>
          <w:lang w:val="fr-FR"/>
        </w:rPr>
        <w:t xml:space="preserve"> </w:t>
      </w:r>
    </w:p>
    <w:p w14:paraId="3E70D60D" w14:textId="0F85E827" w:rsidR="00AD0B69" w:rsidRPr="000D2343" w:rsidRDefault="00AD0B69">
      <w:pPr>
        <w:pStyle w:val="ListParagraph"/>
        <w:numPr>
          <w:ilvl w:val="0"/>
          <w:numId w:val="12"/>
        </w:numPr>
        <w:rPr>
          <w:lang w:val="fr-FR"/>
        </w:rPr>
      </w:pPr>
      <w:r w:rsidRPr="000D2343">
        <w:rPr>
          <w:lang w:val="fr-FR"/>
        </w:rPr>
        <w:t xml:space="preserve">Sigles et acronymes </w:t>
      </w:r>
    </w:p>
    <w:p w14:paraId="33697FF1" w14:textId="77777777" w:rsidR="00BD7508" w:rsidRPr="000D2343" w:rsidRDefault="00AD0B69">
      <w:pPr>
        <w:pStyle w:val="ListParagraph"/>
        <w:numPr>
          <w:ilvl w:val="0"/>
          <w:numId w:val="12"/>
        </w:numPr>
        <w:rPr>
          <w:lang w:val="fr-FR"/>
        </w:rPr>
      </w:pPr>
      <w:r w:rsidRPr="000D2343">
        <w:rPr>
          <w:lang w:val="fr-FR"/>
        </w:rPr>
        <w:t xml:space="preserve">Résumé exécutif </w:t>
      </w:r>
    </w:p>
    <w:p w14:paraId="356155BD" w14:textId="0D4E759F" w:rsidR="00AD0B69" w:rsidRPr="000D2343" w:rsidRDefault="00AD0B69">
      <w:pPr>
        <w:pStyle w:val="ListParagraph"/>
        <w:numPr>
          <w:ilvl w:val="1"/>
          <w:numId w:val="12"/>
        </w:numPr>
        <w:rPr>
          <w:lang w:val="fr-FR"/>
        </w:rPr>
      </w:pPr>
      <w:r w:rsidRPr="000D2343">
        <w:rPr>
          <w:lang w:val="fr-FR"/>
        </w:rPr>
        <w:t xml:space="preserve">Paludisme </w:t>
      </w:r>
    </w:p>
    <w:p w14:paraId="1B7A2644" w14:textId="77777777" w:rsidR="005B27C5" w:rsidRPr="000D2343" w:rsidRDefault="005B27C5">
      <w:pPr>
        <w:pStyle w:val="ListParagraph"/>
        <w:numPr>
          <w:ilvl w:val="1"/>
          <w:numId w:val="12"/>
        </w:numPr>
        <w:rPr>
          <w:lang w:val="fr-FR"/>
        </w:rPr>
      </w:pPr>
      <w:r w:rsidRPr="000D2343">
        <w:rPr>
          <w:lang w:val="fr-FR"/>
        </w:rPr>
        <w:t xml:space="preserve">Taux de réalisation des activités </w:t>
      </w:r>
    </w:p>
    <w:p w14:paraId="1EF79775" w14:textId="77777777" w:rsidR="005B27C5" w:rsidRPr="000D2343" w:rsidRDefault="005B27C5" w:rsidP="005B27C5">
      <w:pPr>
        <w:pStyle w:val="ListParagraph"/>
        <w:ind w:left="1080"/>
        <w:rPr>
          <w:lang w:val="fr-FR"/>
        </w:rPr>
      </w:pPr>
    </w:p>
    <w:p w14:paraId="72231165" w14:textId="5B561031" w:rsidR="00AD0B69" w:rsidRPr="000D2343" w:rsidRDefault="00AD0B69" w:rsidP="00AD0B69">
      <w:pPr>
        <w:rPr>
          <w:lang w:val="fr-FR"/>
        </w:rPr>
      </w:pPr>
      <w:r w:rsidRPr="000D2343">
        <w:rPr>
          <w:b/>
          <w:bCs/>
          <w:lang w:val="fr-FR"/>
        </w:rPr>
        <w:t xml:space="preserve">I. Résultats clés par objectif et par </w:t>
      </w:r>
      <w:proofErr w:type="spellStart"/>
      <w:r w:rsidRPr="000D2343">
        <w:rPr>
          <w:b/>
          <w:bCs/>
          <w:lang w:val="fr-FR"/>
        </w:rPr>
        <w:t>do</w:t>
      </w:r>
      <w:r w:rsidR="005646FF">
        <w:rPr>
          <w:b/>
          <w:bCs/>
          <w:lang w:val="fr-FR"/>
        </w:rPr>
        <w:t>Juin</w:t>
      </w:r>
      <w:r w:rsidRPr="000D2343">
        <w:rPr>
          <w:b/>
          <w:bCs/>
          <w:lang w:val="fr-FR"/>
        </w:rPr>
        <w:t>ne</w:t>
      </w:r>
      <w:proofErr w:type="spellEnd"/>
      <w:r w:rsidRPr="000D2343">
        <w:rPr>
          <w:b/>
          <w:bCs/>
          <w:lang w:val="fr-FR"/>
        </w:rPr>
        <w:t xml:space="preserve"> technique </w:t>
      </w:r>
    </w:p>
    <w:p w14:paraId="52ADAAC6" w14:textId="0702D868" w:rsidR="00AD0B69" w:rsidRPr="000D2343" w:rsidRDefault="00AD0B69" w:rsidP="00AD0B69">
      <w:pPr>
        <w:rPr>
          <w:lang w:val="fr-FR"/>
        </w:rPr>
      </w:pPr>
      <w:r w:rsidRPr="000D2343">
        <w:rPr>
          <w:b/>
          <w:bCs/>
          <w:lang w:val="fr-FR"/>
        </w:rPr>
        <w:t xml:space="preserve">II. </w:t>
      </w:r>
      <w:r w:rsidR="007104A4" w:rsidRPr="000D2343">
        <w:rPr>
          <w:b/>
          <w:bCs/>
          <w:lang w:val="fr-FR"/>
        </w:rPr>
        <w:t>Coordination du programme et engagement des parties prenantes</w:t>
      </w:r>
      <w:r w:rsidRPr="000D2343">
        <w:rPr>
          <w:b/>
          <w:bCs/>
          <w:lang w:val="fr-FR"/>
        </w:rPr>
        <w:t xml:space="preserve"> </w:t>
      </w:r>
    </w:p>
    <w:p w14:paraId="0F6670E6" w14:textId="08212D1F" w:rsidR="00847D32" w:rsidRPr="000D2343" w:rsidRDefault="00AD0B69" w:rsidP="00AD0B69">
      <w:pPr>
        <w:rPr>
          <w:b/>
          <w:bCs/>
          <w:lang w:val="fr-FR"/>
        </w:rPr>
      </w:pPr>
      <w:r w:rsidRPr="000D2343">
        <w:rPr>
          <w:b/>
          <w:bCs/>
          <w:lang w:val="fr-FR"/>
        </w:rPr>
        <w:t>II</w:t>
      </w:r>
      <w:r w:rsidR="00847D32" w:rsidRPr="000D2343">
        <w:rPr>
          <w:b/>
          <w:bCs/>
          <w:lang w:val="fr-FR"/>
        </w:rPr>
        <w:t>I</w:t>
      </w:r>
      <w:r w:rsidRPr="000D2343">
        <w:rPr>
          <w:b/>
          <w:bCs/>
          <w:lang w:val="fr-FR"/>
        </w:rPr>
        <w:t xml:space="preserve">. </w:t>
      </w:r>
      <w:r w:rsidRPr="00C57B68">
        <w:rPr>
          <w:b/>
          <w:bCs/>
          <w:lang w:val="fr-FR"/>
        </w:rPr>
        <w:t xml:space="preserve">Histoires de </w:t>
      </w:r>
      <w:r w:rsidR="00847D32" w:rsidRPr="00C57B68">
        <w:rPr>
          <w:b/>
          <w:bCs/>
          <w:lang w:val="fr-FR"/>
        </w:rPr>
        <w:t>succès et le</w:t>
      </w:r>
      <w:r w:rsidR="009D237F" w:rsidRPr="00C57B68">
        <w:rPr>
          <w:b/>
          <w:bCs/>
          <w:lang w:val="fr-FR"/>
        </w:rPr>
        <w:t>ç</w:t>
      </w:r>
      <w:r w:rsidR="00847D32" w:rsidRPr="00C57B68">
        <w:rPr>
          <w:b/>
          <w:bCs/>
          <w:lang w:val="fr-FR"/>
        </w:rPr>
        <w:t xml:space="preserve">ons apprises </w:t>
      </w:r>
      <w:r w:rsidRPr="00C57B68">
        <w:rPr>
          <w:b/>
          <w:bCs/>
          <w:lang w:val="fr-FR"/>
        </w:rPr>
        <w:t xml:space="preserve"> </w:t>
      </w:r>
    </w:p>
    <w:p w14:paraId="7BB928C5" w14:textId="77777777" w:rsidR="00847D32" w:rsidRPr="000D2343" w:rsidRDefault="00847D32" w:rsidP="00AD0B69">
      <w:pPr>
        <w:rPr>
          <w:b/>
          <w:bCs/>
          <w:lang w:val="fr-FR"/>
        </w:rPr>
      </w:pPr>
      <w:r w:rsidRPr="000D2343">
        <w:rPr>
          <w:b/>
          <w:bCs/>
          <w:lang w:val="fr-FR"/>
        </w:rPr>
        <w:t>I</w:t>
      </w:r>
      <w:r w:rsidR="00AD0B69" w:rsidRPr="000D2343">
        <w:rPr>
          <w:b/>
          <w:bCs/>
          <w:lang w:val="fr-FR"/>
        </w:rPr>
        <w:t xml:space="preserve">V. Défis </w:t>
      </w:r>
    </w:p>
    <w:p w14:paraId="08001426" w14:textId="759C5D10" w:rsidR="00AD0B69" w:rsidRPr="000D2343" w:rsidRDefault="00AD0B69" w:rsidP="00750232">
      <w:pPr>
        <w:tabs>
          <w:tab w:val="num" w:pos="720"/>
        </w:tabs>
        <w:rPr>
          <w:lang w:val="fr-FR"/>
        </w:rPr>
      </w:pPr>
      <w:r w:rsidRPr="000D2343">
        <w:rPr>
          <w:b/>
          <w:bCs/>
          <w:lang w:val="fr-FR"/>
        </w:rPr>
        <w:t>V. Activités prioritaires pour le</w:t>
      </w:r>
      <w:r w:rsidR="00847D32" w:rsidRPr="000D2343">
        <w:rPr>
          <w:b/>
          <w:bCs/>
          <w:lang w:val="fr-FR"/>
        </w:rPr>
        <w:t xml:space="preserve"> prochain</w:t>
      </w:r>
      <w:r w:rsidRPr="000D2343">
        <w:rPr>
          <w:b/>
          <w:bCs/>
          <w:lang w:val="fr-FR"/>
        </w:rPr>
        <w:t xml:space="preserve"> mois </w:t>
      </w:r>
    </w:p>
    <w:p w14:paraId="2003465F" w14:textId="3151D5A9" w:rsidR="42D05F91" w:rsidRPr="000D2343" w:rsidRDefault="00AD0B69" w:rsidP="42D05F91">
      <w:pPr>
        <w:rPr>
          <w:lang w:val="fr-FR"/>
        </w:rPr>
      </w:pPr>
      <w:r w:rsidRPr="000D2343">
        <w:rPr>
          <w:b/>
          <w:bCs/>
          <w:lang w:val="fr-FR"/>
        </w:rPr>
        <w:t xml:space="preserve">Annexe A : Matrice de suivi et d’évaluation des performances </w:t>
      </w:r>
    </w:p>
    <w:p w14:paraId="6E4F77CE" w14:textId="75B61715" w:rsidR="28969FBC" w:rsidRPr="000D2343" w:rsidRDefault="28969FBC" w:rsidP="0EB0F78D">
      <w:pPr>
        <w:rPr>
          <w:b/>
          <w:bCs/>
          <w:lang w:val="fr-FR"/>
        </w:rPr>
      </w:pPr>
      <w:r w:rsidRPr="000D2343">
        <w:rPr>
          <w:b/>
          <w:bCs/>
          <w:lang w:val="fr-FR"/>
        </w:rPr>
        <w:t xml:space="preserve">Annexe </w:t>
      </w:r>
      <w:proofErr w:type="gramStart"/>
      <w:r w:rsidRPr="000D2343">
        <w:rPr>
          <w:b/>
          <w:bCs/>
          <w:lang w:val="fr-FR"/>
        </w:rPr>
        <w:t>B:</w:t>
      </w:r>
      <w:proofErr w:type="gramEnd"/>
      <w:r w:rsidRPr="000D2343">
        <w:rPr>
          <w:b/>
          <w:bCs/>
          <w:lang w:val="fr-FR"/>
        </w:rPr>
        <w:t xml:space="preserve"> Photos de mise en </w:t>
      </w:r>
      <w:r w:rsidR="00351E8F" w:rsidRPr="000D2343">
        <w:rPr>
          <w:b/>
          <w:bCs/>
          <w:lang w:val="fr-FR"/>
        </w:rPr>
        <w:t>ouvre</w:t>
      </w:r>
      <w:r w:rsidRPr="000D2343">
        <w:rPr>
          <w:b/>
          <w:bCs/>
          <w:lang w:val="fr-FR"/>
        </w:rPr>
        <w:t xml:space="preserve"> </w:t>
      </w:r>
    </w:p>
    <w:p w14:paraId="36B0540D" w14:textId="3FDCC308" w:rsidR="0EB0F78D" w:rsidRPr="000D2343" w:rsidRDefault="0EB0F78D">
      <w:pPr>
        <w:rPr>
          <w:lang w:val="fr-FR"/>
        </w:rPr>
      </w:pPr>
    </w:p>
    <w:p w14:paraId="6491719D" w14:textId="5B4A1067" w:rsidR="0EB0F78D" w:rsidRPr="000D2343" w:rsidRDefault="0EB0F78D">
      <w:pPr>
        <w:rPr>
          <w:lang w:val="fr-FR"/>
        </w:rPr>
      </w:pPr>
    </w:p>
    <w:p w14:paraId="3D41B36E" w14:textId="6CFACC67" w:rsidR="0EB0F78D" w:rsidRPr="000D2343" w:rsidRDefault="0EB0F78D" w:rsidP="0EB0F78D">
      <w:pPr>
        <w:rPr>
          <w:b/>
          <w:bCs/>
          <w:lang w:val="fr-FR"/>
        </w:rPr>
      </w:pPr>
    </w:p>
    <w:p w14:paraId="08EABBD8" w14:textId="6E5D8980" w:rsidR="003A332B" w:rsidRPr="000D2343" w:rsidRDefault="003A332B" w:rsidP="005A0581">
      <w:pPr>
        <w:rPr>
          <w:lang w:val="fr-FR"/>
        </w:rPr>
      </w:pPr>
    </w:p>
    <w:p w14:paraId="2F31AB6F" w14:textId="77777777" w:rsidR="001D7BD1" w:rsidRPr="000D2343" w:rsidRDefault="001D7BD1" w:rsidP="00C928B2">
      <w:pPr>
        <w:rPr>
          <w:b/>
          <w:bCs/>
          <w:lang w:val="fr-FR"/>
        </w:rPr>
      </w:pPr>
    </w:p>
    <w:p w14:paraId="52362B18" w14:textId="77777777" w:rsidR="00567FBF" w:rsidRPr="000D2343" w:rsidRDefault="00567FBF">
      <w:pPr>
        <w:rPr>
          <w:lang w:val="fr-FR"/>
        </w:rPr>
      </w:pPr>
    </w:p>
    <w:p w14:paraId="01767F4E" w14:textId="77777777" w:rsidR="00567FBF" w:rsidRPr="000D2343" w:rsidRDefault="00567FBF">
      <w:pPr>
        <w:rPr>
          <w:lang w:val="fr-FR"/>
        </w:rPr>
      </w:pPr>
    </w:p>
    <w:p w14:paraId="7416A746" w14:textId="77777777" w:rsidR="00567FBF" w:rsidRPr="000D2343" w:rsidRDefault="00567FBF">
      <w:pPr>
        <w:rPr>
          <w:lang w:val="fr-FR"/>
        </w:rPr>
      </w:pPr>
    </w:p>
    <w:p w14:paraId="63F059C0" w14:textId="77777777" w:rsidR="00F154CF" w:rsidRPr="000D2343" w:rsidRDefault="00F154CF">
      <w:pPr>
        <w:rPr>
          <w:lang w:val="fr-FR"/>
        </w:rPr>
      </w:pPr>
    </w:p>
    <w:p w14:paraId="77E80F48" w14:textId="77777777" w:rsidR="00F154CF" w:rsidRDefault="00F154CF">
      <w:pPr>
        <w:rPr>
          <w:lang w:val="fr-FR"/>
        </w:rPr>
      </w:pPr>
    </w:p>
    <w:p w14:paraId="566BF067" w14:textId="77777777" w:rsidR="00351E8F" w:rsidRPr="000D2343" w:rsidRDefault="00351E8F">
      <w:pPr>
        <w:rPr>
          <w:lang w:val="fr-FR"/>
        </w:rPr>
      </w:pPr>
    </w:p>
    <w:p w14:paraId="23D985FB" w14:textId="77777777" w:rsidR="00F154CF" w:rsidRPr="000D2343" w:rsidRDefault="00F154CF">
      <w:pPr>
        <w:rPr>
          <w:lang w:val="fr-FR"/>
        </w:rPr>
      </w:pPr>
    </w:p>
    <w:p w14:paraId="297F7DEC" w14:textId="77777777" w:rsidR="00567FBF" w:rsidRPr="000D2343" w:rsidRDefault="00567FBF">
      <w:pPr>
        <w:rPr>
          <w:lang w:val="fr-FR"/>
        </w:rPr>
      </w:pPr>
    </w:p>
    <w:p w14:paraId="177B83E2" w14:textId="77777777" w:rsidR="00567FBF" w:rsidRPr="000D2343" w:rsidRDefault="00567FBF">
      <w:pPr>
        <w:rPr>
          <w:lang w:val="fr-FR"/>
        </w:rPr>
      </w:pPr>
    </w:p>
    <w:p w14:paraId="3E0C526D" w14:textId="77777777" w:rsidR="00136B32" w:rsidRPr="000D2343" w:rsidRDefault="00136B32">
      <w:pPr>
        <w:pStyle w:val="ListParagraph"/>
        <w:numPr>
          <w:ilvl w:val="0"/>
          <w:numId w:val="13"/>
        </w:numPr>
        <w:rPr>
          <w:b/>
          <w:bCs/>
          <w:lang w:val="fr-FR"/>
        </w:rPr>
      </w:pPr>
      <w:r w:rsidRPr="000D2343">
        <w:rPr>
          <w:b/>
          <w:bCs/>
          <w:lang w:val="fr-FR"/>
        </w:rPr>
        <w:lastRenderedPageBreak/>
        <w:t xml:space="preserve">Sigles et acronymes </w:t>
      </w:r>
    </w:p>
    <w:p w14:paraId="5D0AFF43" w14:textId="77777777" w:rsidR="00CD63CD" w:rsidRPr="000D2343" w:rsidRDefault="00CD63CD">
      <w:pPr>
        <w:rPr>
          <w:lang w:val="fr-FR"/>
        </w:rPr>
      </w:pPr>
    </w:p>
    <w:p w14:paraId="09EF8EA3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ACF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Action Contre la Faim</w:t>
      </w:r>
    </w:p>
    <w:p w14:paraId="463FC48D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 xml:space="preserve">AME 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Allaitement Maternel Exclusif</w:t>
      </w:r>
    </w:p>
    <w:p w14:paraId="17643E0D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ANJE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               Alimentation du Nourrisson et du Jeune Enfant.</w:t>
      </w:r>
    </w:p>
    <w:p w14:paraId="7BAD309E" w14:textId="77777777" w:rsidR="00CD63CD" w:rsidRPr="000D2343" w:rsidRDefault="00CD63CD" w:rsidP="00CD63CD">
      <w:pPr>
        <w:spacing w:after="0" w:line="240" w:lineRule="auto"/>
        <w:ind w:left="2880" w:hanging="2880"/>
        <w:rPr>
          <w:lang w:val="fr-FR"/>
        </w:rPr>
      </w:pPr>
      <w:r w:rsidRPr="000D2343">
        <w:rPr>
          <w:lang w:val="fr-FR"/>
        </w:rPr>
        <w:t>AS</w:t>
      </w:r>
      <w:r w:rsidRPr="000D2343">
        <w:rPr>
          <w:lang w:val="fr-FR"/>
        </w:rPr>
        <w:tab/>
        <w:t xml:space="preserve">Aire de Santé </w:t>
      </w:r>
    </w:p>
    <w:p w14:paraId="3E2F0A92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ASC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Agent de Santé Communautaire</w:t>
      </w:r>
    </w:p>
    <w:p w14:paraId="2DB54F8B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 xml:space="preserve">BCG                                                 Bacille de Calmette et Guérin </w:t>
      </w:r>
    </w:p>
    <w:p w14:paraId="1FB94C6F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BCZS                                               Bureau Central de Zone de Santé</w:t>
      </w:r>
    </w:p>
    <w:p w14:paraId="46A1AAD0" w14:textId="2AF09663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CS                                                     Centre de Santé</w:t>
      </w:r>
    </w:p>
    <w:p w14:paraId="22B5F600" w14:textId="77777777" w:rsidR="00CD63CD" w:rsidRPr="000D2343" w:rsidRDefault="00CD63CD" w:rsidP="00CD63CD">
      <w:pPr>
        <w:spacing w:after="0" w:line="240" w:lineRule="auto"/>
        <w:rPr>
          <w:rFonts w:eastAsia="Times New Roman"/>
          <w:lang w:val="fr-FR"/>
        </w:rPr>
      </w:pPr>
      <w:r w:rsidRPr="000D2343">
        <w:rPr>
          <w:rFonts w:eastAsia="Times New Roman"/>
          <w:lang w:val="fr-FR"/>
        </w:rPr>
        <w:t>CPN                                                 Consultation Prénatale</w:t>
      </w:r>
    </w:p>
    <w:p w14:paraId="39AB0FE7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rFonts w:eastAsia="Times New Roman"/>
          <w:lang w:val="fr-FR"/>
        </w:rPr>
        <w:t>CPS                                                  Consultation Préscolaire</w:t>
      </w:r>
    </w:p>
    <w:p w14:paraId="728DE9B5" w14:textId="77777777" w:rsidR="00CD63CD" w:rsidRPr="000D2343" w:rsidRDefault="00CD63CD" w:rsidP="00CD63CD">
      <w:pPr>
        <w:spacing w:after="0" w:line="240" w:lineRule="auto"/>
        <w:rPr>
          <w:lang w:val="fr-FR"/>
        </w:rPr>
      </w:pPr>
      <w:proofErr w:type="spellStart"/>
      <w:r w:rsidRPr="000D2343">
        <w:rPr>
          <w:lang w:val="fr-FR"/>
        </w:rPr>
        <w:t>CPoN</w:t>
      </w:r>
      <w:proofErr w:type="spellEnd"/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              Consultation Postnatale</w:t>
      </w:r>
    </w:p>
    <w:p w14:paraId="494BA7F5" w14:textId="77777777" w:rsidR="00CD63CD" w:rsidRPr="000D2343" w:rsidRDefault="00CD63CD" w:rsidP="00CD63CD">
      <w:pPr>
        <w:spacing w:after="0" w:line="240" w:lineRule="auto"/>
      </w:pPr>
      <w:r w:rsidRPr="000D2343">
        <w:t>DoS</w:t>
      </w:r>
      <w:r w:rsidRPr="000D2343">
        <w:tab/>
      </w:r>
      <w:r w:rsidRPr="000D2343">
        <w:tab/>
      </w:r>
      <w:r w:rsidRPr="000D2343">
        <w:tab/>
      </w:r>
      <w:r w:rsidRPr="000D2343">
        <w:tab/>
        <w:t>U.S. Department of State</w:t>
      </w:r>
    </w:p>
    <w:p w14:paraId="76774EB9" w14:textId="251D5478" w:rsidR="00CD63CD" w:rsidRPr="000D2343" w:rsidRDefault="00CD63CD" w:rsidP="00CD63CD">
      <w:pPr>
        <w:spacing w:after="0" w:line="240" w:lineRule="auto"/>
      </w:pPr>
      <w:r w:rsidRPr="000D2343">
        <w:t>EPIC</w:t>
      </w:r>
      <w:r w:rsidRPr="000D2343">
        <w:tab/>
      </w:r>
      <w:r w:rsidRPr="000D2343">
        <w:tab/>
      </w:r>
      <w:r w:rsidRPr="000D2343">
        <w:tab/>
      </w:r>
      <w:r w:rsidRPr="000D2343">
        <w:tab/>
        <w:t xml:space="preserve">Meeting Targets and </w:t>
      </w:r>
      <w:proofErr w:type="spellStart"/>
      <w:r w:rsidR="005646FF">
        <w:t>Juin</w:t>
      </w:r>
      <w:r w:rsidRPr="000D2343">
        <w:t>ntaining</w:t>
      </w:r>
      <w:proofErr w:type="spellEnd"/>
      <w:r w:rsidRPr="000D2343">
        <w:t xml:space="preserve"> Epidemic Control</w:t>
      </w:r>
    </w:p>
    <w:p w14:paraId="5A13FE8D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ESS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Etablissements de Soins de Santé</w:t>
      </w:r>
    </w:p>
    <w:p w14:paraId="4C193E10" w14:textId="77777777" w:rsidR="00CD63CD" w:rsidRPr="000D2343" w:rsidRDefault="00CD63CD" w:rsidP="00CD63CD">
      <w:pPr>
        <w:spacing w:after="0" w:line="240" w:lineRule="auto"/>
        <w:ind w:left="2880" w:hanging="2880"/>
      </w:pPr>
      <w:r w:rsidRPr="000D2343">
        <w:t>F                                                        Femme</w:t>
      </w:r>
    </w:p>
    <w:p w14:paraId="7F6ED9A7" w14:textId="77777777" w:rsidR="00CD63CD" w:rsidRPr="000D2343" w:rsidRDefault="00CD63CD" w:rsidP="00CD63CD">
      <w:pPr>
        <w:spacing w:after="0" w:line="240" w:lineRule="auto"/>
      </w:pPr>
      <w:r w:rsidRPr="000D2343">
        <w:t>FHI</w:t>
      </w:r>
      <w:r w:rsidRPr="000D2343">
        <w:tab/>
      </w:r>
      <w:r w:rsidRPr="000D2343">
        <w:tab/>
      </w:r>
      <w:r w:rsidRPr="000D2343">
        <w:tab/>
      </w:r>
      <w:r w:rsidRPr="000D2343">
        <w:tab/>
        <w:t>Family Health International</w:t>
      </w:r>
    </w:p>
    <w:p w14:paraId="5AA0E6CF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FPS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               Fond de Promotion pour la Santé</w:t>
      </w:r>
    </w:p>
    <w:p w14:paraId="69C378E0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GATPA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Gestion Active de la Troisième Période d’Accouchement</w:t>
      </w:r>
    </w:p>
    <w:p w14:paraId="0B0115E0" w14:textId="3ECB56C8" w:rsidR="00CD63CD" w:rsidRPr="000D2343" w:rsidRDefault="00CD63CD" w:rsidP="00CD63CD">
      <w:pPr>
        <w:spacing w:after="0" w:line="240" w:lineRule="auto"/>
        <w:ind w:left="2880" w:hanging="2880"/>
      </w:pPr>
      <w:r w:rsidRPr="000D2343">
        <w:t>GHSC-PSM</w:t>
      </w:r>
      <w:r w:rsidRPr="000D2343">
        <w:tab/>
        <w:t xml:space="preserve">Global Health Supply Chain-Procurement and Supply Management </w:t>
      </w:r>
      <w:r w:rsidR="002D19D5" w:rsidRPr="000D2343">
        <w:t>P</w:t>
      </w:r>
      <w:r w:rsidRPr="000D2343">
        <w:t>roject</w:t>
      </w:r>
    </w:p>
    <w:p w14:paraId="228A74BB" w14:textId="18985B47" w:rsidR="002D19D5" w:rsidRPr="000D2343" w:rsidRDefault="002D19D5" w:rsidP="00CD63CD">
      <w:pPr>
        <w:spacing w:after="0" w:line="240" w:lineRule="auto"/>
        <w:ind w:left="2880" w:hanging="2880"/>
        <w:rPr>
          <w:lang w:val="fr-FR"/>
        </w:rPr>
      </w:pPr>
      <w:r w:rsidRPr="000D2343">
        <w:rPr>
          <w:lang w:val="fr-FR"/>
        </w:rPr>
        <w:t>GIBS                                                 Groupe Inter Bailleur Santé</w:t>
      </w:r>
    </w:p>
    <w:p w14:paraId="43B0E673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GRAINES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Groupe de Recherche et D’Appui aux Interventions Intégrées  </w:t>
      </w:r>
    </w:p>
    <w:p w14:paraId="7485ACD4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 xml:space="preserve">                                                           </w:t>
      </w:r>
      <w:proofErr w:type="gramStart"/>
      <w:r w:rsidRPr="000D2343">
        <w:rPr>
          <w:lang w:val="fr-FR"/>
        </w:rPr>
        <w:t>de</w:t>
      </w:r>
      <w:proofErr w:type="gramEnd"/>
      <w:r w:rsidRPr="000D2343">
        <w:rPr>
          <w:lang w:val="fr-FR"/>
        </w:rPr>
        <w:t xml:space="preserve"> la Nutrition en Santé</w:t>
      </w:r>
    </w:p>
    <w:p w14:paraId="4744462A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GSA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Groupe de Soutien à l’ANJE</w:t>
      </w:r>
    </w:p>
    <w:p w14:paraId="21448A8F" w14:textId="77777777" w:rsidR="00CD63CD" w:rsidRPr="000D2343" w:rsidRDefault="00CD63CD" w:rsidP="00CD63CD">
      <w:pPr>
        <w:spacing w:after="0" w:line="240" w:lineRule="auto"/>
      </w:pPr>
      <w:r w:rsidRPr="000D2343">
        <w:t>H</w:t>
      </w:r>
      <w:r w:rsidRPr="000D2343">
        <w:tab/>
      </w:r>
      <w:r w:rsidRPr="000D2343">
        <w:tab/>
      </w:r>
      <w:r w:rsidRPr="000D2343">
        <w:tab/>
        <w:t xml:space="preserve">               Homme </w:t>
      </w:r>
    </w:p>
    <w:p w14:paraId="5D84467F" w14:textId="77777777" w:rsidR="00CD63CD" w:rsidRPr="000D2343" w:rsidRDefault="00CD63CD" w:rsidP="00CD63CD">
      <w:pPr>
        <w:spacing w:after="0" w:line="240" w:lineRule="auto"/>
      </w:pPr>
      <w:r w:rsidRPr="000D2343">
        <w:t>HCD                                                 Human Centered Design</w:t>
      </w:r>
    </w:p>
    <w:p w14:paraId="369158F8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HGR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               Hôpital Général de Référence</w:t>
      </w:r>
    </w:p>
    <w:p w14:paraId="010EEBFA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HKI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Hellen Keller International</w:t>
      </w:r>
    </w:p>
    <w:p w14:paraId="347F8D0B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MIILD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Moustiquaire Imprégnée d’Insecticide à Longue Durée</w:t>
      </w:r>
    </w:p>
    <w:p w14:paraId="1C52B3D2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MMS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Multiple micronutriment supplémentation</w:t>
      </w:r>
    </w:p>
    <w:p w14:paraId="2BC92F95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PARS                                                Projet d’Appui au Renforcement du Système de Santé</w:t>
      </w:r>
    </w:p>
    <w:p w14:paraId="6033305F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 xml:space="preserve">PCV                                                  Pastille de Contrôle de Vaccin </w:t>
      </w:r>
    </w:p>
    <w:p w14:paraId="26D3886A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PEV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Programme Elargi de Vaccination </w:t>
      </w:r>
    </w:p>
    <w:p w14:paraId="1C2508DA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PFE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Pratiques Familiales Essentielles</w:t>
      </w:r>
    </w:p>
    <w:p w14:paraId="53D14B77" w14:textId="77777777" w:rsidR="00CD63CD" w:rsidRPr="000D2343" w:rsidRDefault="00CD63CD" w:rsidP="00CD63CD">
      <w:pPr>
        <w:spacing w:after="0" w:line="240" w:lineRule="auto"/>
        <w:ind w:left="2880" w:hanging="2880"/>
        <w:rPr>
          <w:lang w:val="fr-FR"/>
        </w:rPr>
      </w:pPr>
      <w:r w:rsidRPr="000D2343">
        <w:rPr>
          <w:lang w:val="fr-FR"/>
        </w:rPr>
        <w:t>PNLP</w:t>
      </w:r>
      <w:r w:rsidRPr="000D2343">
        <w:rPr>
          <w:lang w:val="fr-FR"/>
        </w:rPr>
        <w:tab/>
        <w:t xml:space="preserve">Programme National de Lutte contre le Paludisme  </w:t>
      </w:r>
    </w:p>
    <w:p w14:paraId="1F48FDE2" w14:textId="77777777" w:rsidR="00CD63CD" w:rsidRPr="000D2343" w:rsidRDefault="00CD63CD" w:rsidP="00CD63CD">
      <w:pPr>
        <w:spacing w:after="0" w:line="240" w:lineRule="auto"/>
        <w:ind w:left="2880" w:hanging="2880"/>
        <w:rPr>
          <w:lang w:val="fr-FR"/>
        </w:rPr>
      </w:pPr>
      <w:r w:rsidRPr="000D2343">
        <w:rPr>
          <w:lang w:val="fr-FR"/>
        </w:rPr>
        <w:t>PNSR</w:t>
      </w:r>
      <w:r w:rsidRPr="000D2343">
        <w:rPr>
          <w:lang w:val="fr-FR"/>
        </w:rPr>
        <w:tab/>
        <w:t xml:space="preserve">Programme National de Santé de la Reproduction </w:t>
      </w:r>
    </w:p>
    <w:p w14:paraId="4E407EEC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PRONANUT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Programme National de Nutrition</w:t>
      </w:r>
    </w:p>
    <w:p w14:paraId="7DF9A083" w14:textId="7EE9EBA0" w:rsidR="002D19D5" w:rsidRPr="000D2343" w:rsidRDefault="002D19D5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PTF                                                   Partenaires Techniques et Financiers</w:t>
      </w:r>
    </w:p>
    <w:p w14:paraId="1B5209F0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RDC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République Démocratique du Congo</w:t>
      </w:r>
    </w:p>
    <w:p w14:paraId="35540CBD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SD                                                     Seringue de Dilution</w:t>
      </w:r>
    </w:p>
    <w:p w14:paraId="74796C40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lastRenderedPageBreak/>
        <w:t>SMNE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Santé de la Mère, du Nouveau-né et de L’Enfant. </w:t>
      </w:r>
    </w:p>
    <w:p w14:paraId="594A2037" w14:textId="3E00F7D4" w:rsidR="00C90175" w:rsidRPr="000D2343" w:rsidRDefault="00C90175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 xml:space="preserve">SNIS                                                 Système National d’Information Sanitaire </w:t>
      </w:r>
    </w:p>
    <w:p w14:paraId="713AB8ED" w14:textId="77777777" w:rsidR="00CD63CD" w:rsidRPr="000D2343" w:rsidRDefault="00CD63CD" w:rsidP="00CD63CD">
      <w:pPr>
        <w:spacing w:after="0" w:line="240" w:lineRule="auto"/>
        <w:ind w:left="2880" w:hanging="2880"/>
        <w:rPr>
          <w:lang w:val="fr-FR"/>
        </w:rPr>
      </w:pPr>
      <w:r w:rsidRPr="000D2343">
        <w:rPr>
          <w:lang w:val="fr-FR"/>
        </w:rPr>
        <w:t xml:space="preserve">SNSAP </w:t>
      </w:r>
      <w:r w:rsidRPr="000D2343">
        <w:rPr>
          <w:lang w:val="fr-FR"/>
        </w:rPr>
        <w:tab/>
        <w:t xml:space="preserve">Système nutritionnel de surveillance et d’alerte précoce </w:t>
      </w:r>
    </w:p>
    <w:p w14:paraId="74D548AA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TDR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Test de Diagnostic Rapide </w:t>
      </w:r>
    </w:p>
    <w:p w14:paraId="3551A99B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TPI                                                     Traitement Préventif Intermittent</w:t>
      </w:r>
    </w:p>
    <w:p w14:paraId="18E45EED" w14:textId="77777777" w:rsidR="00CD63CD" w:rsidRPr="000D2343" w:rsidRDefault="00CD63CD" w:rsidP="00CD63CD">
      <w:pPr>
        <w:spacing w:after="0" w:line="240" w:lineRule="auto"/>
      </w:pPr>
      <w:r w:rsidRPr="000D2343">
        <w:t xml:space="preserve">UE                                                     Union </w:t>
      </w:r>
      <w:proofErr w:type="spellStart"/>
      <w:r w:rsidRPr="000D2343">
        <w:t>Européenne</w:t>
      </w:r>
      <w:proofErr w:type="spellEnd"/>
    </w:p>
    <w:p w14:paraId="0C1A65BE" w14:textId="77777777" w:rsidR="00CD63CD" w:rsidRPr="000D2343" w:rsidRDefault="00CD63CD" w:rsidP="00CD63CD">
      <w:pPr>
        <w:spacing w:after="0" w:line="240" w:lineRule="auto"/>
      </w:pPr>
      <w:r w:rsidRPr="000D2343">
        <w:t>UNICEF                                           United Nations Children’s Emergency Fund</w:t>
      </w:r>
    </w:p>
    <w:p w14:paraId="6BBDF3FA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UTGL                                                Unité Technique et Gestion Logistique</w:t>
      </w:r>
    </w:p>
    <w:p w14:paraId="7145A25F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VAD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 xml:space="preserve">               Visite à Domicile</w:t>
      </w:r>
    </w:p>
    <w:p w14:paraId="17730DBA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 xml:space="preserve">VAA                                                   Vaccin </w:t>
      </w:r>
      <w:proofErr w:type="spellStart"/>
      <w:r w:rsidRPr="000D2343">
        <w:rPr>
          <w:lang w:val="fr-FR"/>
        </w:rPr>
        <w:t>Anti-Amaril</w:t>
      </w:r>
      <w:proofErr w:type="spellEnd"/>
      <w:r w:rsidRPr="000D2343">
        <w:rPr>
          <w:lang w:val="fr-FR"/>
        </w:rPr>
        <w:t xml:space="preserve"> </w:t>
      </w:r>
    </w:p>
    <w:p w14:paraId="33E24BBF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VAP                                                   Vaccin Anti Paludique</w:t>
      </w:r>
    </w:p>
    <w:p w14:paraId="0B80BA8D" w14:textId="77777777" w:rsidR="00CD63CD" w:rsidRPr="000D2343" w:rsidRDefault="00CD63CD" w:rsidP="00CD63CD">
      <w:pPr>
        <w:spacing w:after="0" w:line="240" w:lineRule="auto"/>
      </w:pPr>
      <w:r w:rsidRPr="000D2343">
        <w:t xml:space="preserve">VPI                                                    </w:t>
      </w:r>
      <w:proofErr w:type="spellStart"/>
      <w:r w:rsidRPr="000D2343">
        <w:t>Vaccin</w:t>
      </w:r>
      <w:proofErr w:type="spellEnd"/>
      <w:r w:rsidRPr="000D2343">
        <w:t xml:space="preserve"> Polio injectable</w:t>
      </w:r>
    </w:p>
    <w:p w14:paraId="648176BB" w14:textId="77777777" w:rsidR="00CD63CD" w:rsidRPr="000D2343" w:rsidRDefault="00CD63CD" w:rsidP="00CD63CD">
      <w:pPr>
        <w:spacing w:after="0" w:line="240" w:lineRule="auto"/>
      </w:pPr>
      <w:r w:rsidRPr="000D2343">
        <w:t xml:space="preserve">VPO                                                  </w:t>
      </w:r>
      <w:proofErr w:type="spellStart"/>
      <w:r w:rsidRPr="000D2343">
        <w:t>Vaccin</w:t>
      </w:r>
      <w:proofErr w:type="spellEnd"/>
      <w:r w:rsidRPr="000D2343">
        <w:t xml:space="preserve"> Polio Oral</w:t>
      </w:r>
    </w:p>
    <w:p w14:paraId="55B4D706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 xml:space="preserve">VAR                                                  Vaccin </w:t>
      </w:r>
      <w:proofErr w:type="spellStart"/>
      <w:r w:rsidRPr="000D2343">
        <w:rPr>
          <w:lang w:val="fr-FR"/>
        </w:rPr>
        <w:t>Anti-Rougeoleux</w:t>
      </w:r>
      <w:proofErr w:type="spellEnd"/>
    </w:p>
    <w:p w14:paraId="15A9DB06" w14:textId="77777777" w:rsidR="00CD63CD" w:rsidRPr="000D2343" w:rsidRDefault="00CD63CD" w:rsidP="00CD63CD">
      <w:pPr>
        <w:spacing w:after="0" w:line="240" w:lineRule="auto"/>
        <w:rPr>
          <w:lang w:val="fr-FR"/>
        </w:rPr>
      </w:pPr>
      <w:r w:rsidRPr="000D2343">
        <w:rPr>
          <w:lang w:val="fr-FR"/>
        </w:rPr>
        <w:t>ZS</w:t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</w:r>
      <w:r w:rsidRPr="000D2343">
        <w:rPr>
          <w:lang w:val="fr-FR"/>
        </w:rPr>
        <w:tab/>
        <w:t>Zone de Santé</w:t>
      </w:r>
    </w:p>
    <w:p w14:paraId="6A6850D6" w14:textId="1A1CC700" w:rsidR="00244A10" w:rsidRPr="000D2343" w:rsidRDefault="00244A10">
      <w:pPr>
        <w:rPr>
          <w:lang w:val="fr-FR"/>
        </w:rPr>
      </w:pPr>
      <w:r w:rsidRPr="000D2343">
        <w:rPr>
          <w:lang w:val="fr-FR"/>
        </w:rPr>
        <w:br w:type="page"/>
      </w:r>
    </w:p>
    <w:p w14:paraId="64406AC6" w14:textId="2D888276" w:rsidR="000B0035" w:rsidRDefault="000B0035">
      <w:pPr>
        <w:pStyle w:val="ListParagraph"/>
        <w:numPr>
          <w:ilvl w:val="0"/>
          <w:numId w:val="13"/>
        </w:numPr>
        <w:rPr>
          <w:b/>
          <w:bCs/>
          <w:u w:val="single"/>
          <w:lang w:val="fr-FR"/>
        </w:rPr>
      </w:pPr>
      <w:r w:rsidRPr="000D2343">
        <w:rPr>
          <w:b/>
          <w:bCs/>
          <w:u w:val="single"/>
          <w:lang w:val="fr-FR"/>
        </w:rPr>
        <w:lastRenderedPageBreak/>
        <w:t xml:space="preserve">Résumé exécutif </w:t>
      </w:r>
    </w:p>
    <w:p w14:paraId="2FF3D8E8" w14:textId="77777777" w:rsidR="005646FF" w:rsidRPr="005646FF" w:rsidRDefault="005646FF" w:rsidP="005646FF">
      <w:pPr>
        <w:rPr>
          <w:b/>
          <w:bCs/>
          <w:u w:val="single"/>
          <w:lang w:val="fr-FR"/>
        </w:rPr>
      </w:pPr>
    </w:p>
    <w:p w14:paraId="05812A8B" w14:textId="77777777" w:rsidR="005B27C5" w:rsidRPr="000D2343" w:rsidRDefault="005B27C5">
      <w:pPr>
        <w:pStyle w:val="ListParagraph"/>
        <w:numPr>
          <w:ilvl w:val="0"/>
          <w:numId w:val="14"/>
        </w:numPr>
        <w:rPr>
          <w:b/>
          <w:bCs/>
          <w:lang w:val="fr-FR"/>
        </w:rPr>
      </w:pPr>
      <w:r w:rsidRPr="000D2343">
        <w:rPr>
          <w:b/>
          <w:bCs/>
          <w:lang w:val="fr-FR"/>
        </w:rPr>
        <w:t xml:space="preserve">Paludisme </w:t>
      </w:r>
    </w:p>
    <w:p w14:paraId="4749C267" w14:textId="73574BCC" w:rsidR="005B27C5" w:rsidRPr="000D2343" w:rsidRDefault="00E10B67" w:rsidP="00AC186E">
      <w:pPr>
        <w:jc w:val="both"/>
        <w:rPr>
          <w:lang w:val="fr-FR"/>
        </w:rPr>
      </w:pPr>
      <w:r w:rsidRPr="000D2343">
        <w:rPr>
          <w:lang w:val="fr-FR"/>
        </w:rPr>
        <w:t xml:space="preserve">Au </w:t>
      </w:r>
      <w:r w:rsidR="005646FF">
        <w:rPr>
          <w:lang w:val="fr-FR"/>
        </w:rPr>
        <w:t>Kasai Central</w:t>
      </w:r>
      <w:r w:rsidRPr="000D2343">
        <w:rPr>
          <w:lang w:val="fr-FR"/>
        </w:rPr>
        <w:t>, Epic a appuyé les interventions vitales de lutte contre le paludisme</w:t>
      </w:r>
      <w:r w:rsidR="00B95CCB" w:rsidRPr="000D2343">
        <w:rPr>
          <w:lang w:val="fr-FR"/>
        </w:rPr>
        <w:t xml:space="preserve"> pour sauver des vies</w:t>
      </w:r>
      <w:r w:rsidR="00F344E8" w:rsidRPr="000D2343">
        <w:rPr>
          <w:lang w:val="fr-FR"/>
        </w:rPr>
        <w:t xml:space="preserve">. </w:t>
      </w:r>
      <w:r w:rsidR="00B95CCB" w:rsidRPr="000D2343">
        <w:rPr>
          <w:lang w:val="fr-FR"/>
        </w:rPr>
        <w:t xml:space="preserve">Au mois de </w:t>
      </w:r>
      <w:r w:rsidR="005646FF">
        <w:rPr>
          <w:lang w:val="fr-FR"/>
        </w:rPr>
        <w:t>Juin</w:t>
      </w:r>
      <w:r w:rsidR="00B95CCB" w:rsidRPr="000D2343">
        <w:rPr>
          <w:lang w:val="fr-FR"/>
        </w:rPr>
        <w:t>, le projet</w:t>
      </w:r>
      <w:r w:rsidR="00D52B0A">
        <w:rPr>
          <w:lang w:val="fr-FR"/>
        </w:rPr>
        <w:t xml:space="preserve"> EPIC</w:t>
      </w:r>
      <w:r w:rsidR="00B95CCB" w:rsidRPr="000D2343">
        <w:rPr>
          <w:lang w:val="fr-FR"/>
        </w:rPr>
        <w:t xml:space="preserve"> a apporté son appui technique et financier à</w:t>
      </w:r>
      <w:r w:rsidR="00F344E8" w:rsidRPr="000D2343">
        <w:rPr>
          <w:lang w:val="fr-FR"/>
        </w:rPr>
        <w:t xml:space="preserve"> : (i) la formation de </w:t>
      </w:r>
      <w:r w:rsidR="00FB0FE7">
        <w:rPr>
          <w:lang w:val="fr-FR"/>
        </w:rPr>
        <w:t>36</w:t>
      </w:r>
      <w:r w:rsidR="00F344E8" w:rsidRPr="000D2343">
        <w:rPr>
          <w:lang w:val="fr-FR"/>
        </w:rPr>
        <w:t xml:space="preserve"> personnes </w:t>
      </w:r>
      <w:r w:rsidR="00FB0FE7">
        <w:rPr>
          <w:lang w:val="fr-FR"/>
        </w:rPr>
        <w:t xml:space="preserve">en les </w:t>
      </w:r>
      <w:r w:rsidR="00162357">
        <w:rPr>
          <w:lang w:val="fr-FR"/>
        </w:rPr>
        <w:t>capacitant</w:t>
      </w:r>
      <w:r w:rsidR="00FB0FE7">
        <w:rPr>
          <w:lang w:val="fr-FR"/>
        </w:rPr>
        <w:t xml:space="preserve"> comme Formateurs </w:t>
      </w:r>
      <w:r w:rsidR="005C34A1">
        <w:rPr>
          <w:lang w:val="fr-FR"/>
        </w:rPr>
        <w:t>en Prise en charge aux Antipaludéens en général et à la nouvelle molé</w:t>
      </w:r>
      <w:r w:rsidR="001A7CBF">
        <w:rPr>
          <w:lang w:val="fr-FR"/>
        </w:rPr>
        <w:t xml:space="preserve">cule </w:t>
      </w:r>
      <w:r w:rsidR="001003C1">
        <w:rPr>
          <w:lang w:val="fr-FR"/>
        </w:rPr>
        <w:t xml:space="preserve">la PYRONALDINE </w:t>
      </w:r>
      <w:r w:rsidR="00F344E8" w:rsidRPr="000D2343">
        <w:rPr>
          <w:lang w:val="fr-FR"/>
        </w:rPr>
        <w:t xml:space="preserve">dont </w:t>
      </w:r>
      <w:r w:rsidR="00007426">
        <w:rPr>
          <w:lang w:val="fr-FR"/>
        </w:rPr>
        <w:t xml:space="preserve">XXFEMME et YY Hommes issus de la DPS/ PNLP et </w:t>
      </w:r>
      <w:r w:rsidR="00832378">
        <w:rPr>
          <w:lang w:val="fr-FR"/>
        </w:rPr>
        <w:t xml:space="preserve">de 7 ZS à savoir (ZS de KANANGA, ZS de KATOKA, ZS de LUKONGA, ZS de NDESHA, ZS de BOBOZO, ZS de </w:t>
      </w:r>
      <w:r w:rsidR="001F520E">
        <w:rPr>
          <w:lang w:val="fr-FR"/>
        </w:rPr>
        <w:t>TSHIKAJI et la ZS de MIKALAYI</w:t>
      </w:r>
      <w:r w:rsidR="00832378">
        <w:rPr>
          <w:lang w:val="fr-FR"/>
        </w:rPr>
        <w:t>)</w:t>
      </w:r>
      <w:r w:rsidR="00F344E8" w:rsidRPr="000D2343">
        <w:rPr>
          <w:lang w:val="fr-FR"/>
        </w:rPr>
        <w:t xml:space="preserve"> </w:t>
      </w:r>
      <w:r w:rsidR="008E6027">
        <w:rPr>
          <w:lang w:val="fr-FR"/>
        </w:rPr>
        <w:t>Les notions s</w:t>
      </w:r>
      <w:r w:rsidR="00F344E8" w:rsidRPr="000D2343">
        <w:rPr>
          <w:lang w:val="fr-FR"/>
        </w:rPr>
        <w:t xml:space="preserve">ur la prise en charge </w:t>
      </w:r>
      <w:r w:rsidR="008E6027">
        <w:rPr>
          <w:lang w:val="fr-FR"/>
        </w:rPr>
        <w:t xml:space="preserve">de paludisme grave, le traitement </w:t>
      </w:r>
      <w:r w:rsidR="00F344E8" w:rsidRPr="000D2343">
        <w:rPr>
          <w:lang w:val="fr-FR"/>
        </w:rPr>
        <w:t>pré-référentielle du paludisme grave</w:t>
      </w:r>
      <w:r w:rsidR="00B95CCB" w:rsidRPr="000D2343">
        <w:rPr>
          <w:lang w:val="fr-FR"/>
        </w:rPr>
        <w:t> </w:t>
      </w:r>
      <w:r w:rsidR="00F344E8" w:rsidRPr="000D2343">
        <w:rPr>
          <w:lang w:val="fr-FR"/>
        </w:rPr>
        <w:t>avec l’artésunate suppositoire </w:t>
      </w:r>
      <w:r w:rsidR="004B58FB">
        <w:rPr>
          <w:lang w:val="fr-FR"/>
        </w:rPr>
        <w:t xml:space="preserve">et le rappel sur </w:t>
      </w:r>
      <w:r w:rsidR="004E7C2A">
        <w:rPr>
          <w:lang w:val="fr-FR"/>
        </w:rPr>
        <w:t>le piller pré</w:t>
      </w:r>
      <w:r w:rsidR="002540FE">
        <w:rPr>
          <w:lang w:val="fr-FR"/>
        </w:rPr>
        <w:t>vention avec accent sur le</w:t>
      </w:r>
      <w:r w:rsidR="004B58FB">
        <w:rPr>
          <w:lang w:val="fr-FR"/>
        </w:rPr>
        <w:t xml:space="preserve"> </w:t>
      </w:r>
      <w:r w:rsidR="002540FE">
        <w:rPr>
          <w:lang w:val="fr-FR"/>
        </w:rPr>
        <w:t>calendrier</w:t>
      </w:r>
      <w:r w:rsidR="004B58FB">
        <w:rPr>
          <w:lang w:val="fr-FR"/>
        </w:rPr>
        <w:t xml:space="preserve"> vaccinal </w:t>
      </w:r>
      <w:r w:rsidR="00A704FD">
        <w:rPr>
          <w:lang w:val="fr-FR"/>
        </w:rPr>
        <w:t xml:space="preserve">du vaccin anti paludique ont été </w:t>
      </w:r>
      <w:r w:rsidR="002540FE">
        <w:rPr>
          <w:lang w:val="fr-FR"/>
        </w:rPr>
        <w:t>abordés</w:t>
      </w:r>
      <w:r w:rsidR="00F344E8" w:rsidRPr="000D2343">
        <w:rPr>
          <w:lang w:val="fr-FR"/>
        </w:rPr>
        <w:t xml:space="preserve">; (ii) la </w:t>
      </w:r>
      <w:r w:rsidR="002540FE">
        <w:rPr>
          <w:lang w:val="fr-FR"/>
        </w:rPr>
        <w:t xml:space="preserve">Formation en cascade </w:t>
      </w:r>
      <w:r w:rsidR="005D3872">
        <w:rPr>
          <w:lang w:val="fr-FR"/>
        </w:rPr>
        <w:t xml:space="preserve">des équipes du niveau opérationnel </w:t>
      </w:r>
      <w:r w:rsidR="003420B0">
        <w:rPr>
          <w:lang w:val="fr-FR"/>
        </w:rPr>
        <w:t>d</w:t>
      </w:r>
      <w:r w:rsidR="005D3872">
        <w:rPr>
          <w:lang w:val="fr-FR"/>
        </w:rPr>
        <w:t xml:space="preserve">ont les IT et ITA des </w:t>
      </w:r>
      <w:r w:rsidR="0068459F">
        <w:rPr>
          <w:lang w:val="fr-FR"/>
        </w:rPr>
        <w:t>Centres de Santé et Etablissements de soins des 7 ZS formés</w:t>
      </w:r>
      <w:r w:rsidR="007518B1">
        <w:rPr>
          <w:lang w:val="fr-FR"/>
        </w:rPr>
        <w:t xml:space="preserve"> et des IS des ZS non ciblées lors de la formation des Formateurs pour avoir les Capacités à </w:t>
      </w:r>
      <w:r w:rsidR="009C3F04">
        <w:rPr>
          <w:lang w:val="fr-FR"/>
        </w:rPr>
        <w:t xml:space="preserve">restituer la présente formation sur l’introduction de la nouvelle molécule ASPY et prise en charge de </w:t>
      </w:r>
      <w:r w:rsidR="004F5724">
        <w:rPr>
          <w:lang w:val="fr-FR"/>
        </w:rPr>
        <w:t>paludisme</w:t>
      </w:r>
      <w:r w:rsidR="009C3F04">
        <w:rPr>
          <w:lang w:val="fr-FR"/>
        </w:rPr>
        <w:t xml:space="preserve"> simple </w:t>
      </w:r>
      <w:r w:rsidR="004F5724">
        <w:rPr>
          <w:lang w:val="fr-FR"/>
        </w:rPr>
        <w:t>e</w:t>
      </w:r>
      <w:r w:rsidR="009C3F04">
        <w:rPr>
          <w:lang w:val="fr-FR"/>
        </w:rPr>
        <w:t>t grave</w:t>
      </w:r>
      <w:r w:rsidR="00B95CCB" w:rsidRPr="000D2343">
        <w:rPr>
          <w:lang w:val="fr-FR"/>
        </w:rPr>
        <w:t> </w:t>
      </w:r>
      <w:r w:rsidR="00B95CCB" w:rsidRPr="00162357">
        <w:rPr>
          <w:lang w:val="fr-FR"/>
        </w:rPr>
        <w:t>;</w:t>
      </w:r>
      <w:r w:rsidR="004F5724" w:rsidRPr="00162357">
        <w:rPr>
          <w:lang w:val="fr-FR"/>
        </w:rPr>
        <w:t xml:space="preserve"> Un total de</w:t>
      </w:r>
      <w:r w:rsidR="00D840F4">
        <w:rPr>
          <w:lang w:val="fr-FR"/>
        </w:rPr>
        <w:t xml:space="preserve"> 2</w:t>
      </w:r>
      <w:r w:rsidR="00B40C8F">
        <w:rPr>
          <w:lang w:val="fr-FR"/>
        </w:rPr>
        <w:t>39</w:t>
      </w:r>
      <w:r w:rsidR="00D840F4">
        <w:rPr>
          <w:lang w:val="fr-FR"/>
        </w:rPr>
        <w:t xml:space="preserve"> Presta</w:t>
      </w:r>
      <w:r w:rsidR="00D259BE">
        <w:rPr>
          <w:lang w:val="fr-FR"/>
        </w:rPr>
        <w:t xml:space="preserve">taires formés des ESS dont </w:t>
      </w:r>
      <w:r w:rsidR="003420B0">
        <w:rPr>
          <w:lang w:val="fr-FR"/>
        </w:rPr>
        <w:t>52</w:t>
      </w:r>
      <w:r w:rsidR="00D259BE">
        <w:rPr>
          <w:lang w:val="fr-FR"/>
        </w:rPr>
        <w:t xml:space="preserve"> femme et </w:t>
      </w:r>
      <w:r w:rsidR="00F264A2">
        <w:rPr>
          <w:lang w:val="fr-FR"/>
        </w:rPr>
        <w:t xml:space="preserve">21 IS DES ZS capacités </w:t>
      </w:r>
      <w:r w:rsidR="007E6296">
        <w:rPr>
          <w:lang w:val="fr-FR"/>
        </w:rPr>
        <w:t>en vue</w:t>
      </w:r>
      <w:r w:rsidR="00F264A2">
        <w:rPr>
          <w:lang w:val="fr-FR"/>
        </w:rPr>
        <w:t xml:space="preserve"> de rendre à l’échelles </w:t>
      </w:r>
      <w:r w:rsidR="007F7FF5">
        <w:rPr>
          <w:lang w:val="fr-FR"/>
        </w:rPr>
        <w:t xml:space="preserve">des 26 ZS </w:t>
      </w:r>
      <w:r w:rsidR="007E6296">
        <w:rPr>
          <w:lang w:val="fr-FR"/>
        </w:rPr>
        <w:t xml:space="preserve">des </w:t>
      </w:r>
      <w:r w:rsidR="004D50E1">
        <w:rPr>
          <w:lang w:val="fr-FR"/>
        </w:rPr>
        <w:t xml:space="preserve">Points Focaux de lutte contre le Paludisme formés </w:t>
      </w:r>
      <w:r w:rsidR="007F7FF5">
        <w:rPr>
          <w:lang w:val="fr-FR"/>
        </w:rPr>
        <w:t>au travers les IS formés à cet effet</w:t>
      </w:r>
      <w:r w:rsidR="004F5724">
        <w:rPr>
          <w:lang w:val="fr-FR"/>
        </w:rPr>
        <w:t xml:space="preserve"> </w:t>
      </w:r>
      <w:r w:rsidR="00B95CCB" w:rsidRPr="000D2343">
        <w:rPr>
          <w:lang w:val="fr-FR"/>
        </w:rPr>
        <w:t xml:space="preserve"> (iii) la </w:t>
      </w:r>
      <w:r w:rsidR="00E0068A">
        <w:rPr>
          <w:lang w:val="fr-FR"/>
        </w:rPr>
        <w:t xml:space="preserve">tenue des revues de Monitorage </w:t>
      </w:r>
      <w:r w:rsidR="00CD0B7D">
        <w:rPr>
          <w:lang w:val="fr-FR"/>
        </w:rPr>
        <w:t xml:space="preserve">dans 5 ZS </w:t>
      </w:r>
      <w:proofErr w:type="spellStart"/>
      <w:r w:rsidR="00CD0B7D">
        <w:rPr>
          <w:lang w:val="fr-FR"/>
        </w:rPr>
        <w:t>envue</w:t>
      </w:r>
      <w:proofErr w:type="spellEnd"/>
      <w:r w:rsidR="00CD0B7D">
        <w:rPr>
          <w:lang w:val="fr-FR"/>
        </w:rPr>
        <w:t xml:space="preserve"> de l’amélioration de la qualité des données à savoir d</w:t>
      </w:r>
      <w:r w:rsidR="00F90622">
        <w:rPr>
          <w:lang w:val="fr-FR"/>
        </w:rPr>
        <w:t>ans</w:t>
      </w:r>
      <w:r w:rsidR="00CD0B7D">
        <w:rPr>
          <w:lang w:val="fr-FR"/>
        </w:rPr>
        <w:t xml:space="preserve"> les ZS de </w:t>
      </w:r>
      <w:r w:rsidR="001B41CA">
        <w:rPr>
          <w:lang w:val="fr-FR"/>
        </w:rPr>
        <w:t xml:space="preserve">(KANANGA, BOBOZO, NDESHA, LUKONGA </w:t>
      </w:r>
      <w:r w:rsidR="00F90622">
        <w:rPr>
          <w:lang w:val="fr-FR"/>
        </w:rPr>
        <w:t xml:space="preserve"> &amp; KATOKA</w:t>
      </w:r>
      <w:r w:rsidR="001B41CA">
        <w:rPr>
          <w:lang w:val="fr-FR"/>
        </w:rPr>
        <w:t>)</w:t>
      </w:r>
      <w:r w:rsidR="000E5444">
        <w:rPr>
          <w:lang w:val="fr-FR"/>
        </w:rPr>
        <w:t> ;</w:t>
      </w:r>
      <w:r w:rsidRPr="000D2343">
        <w:rPr>
          <w:lang w:val="fr-FR"/>
        </w:rPr>
        <w:t xml:space="preserve"> </w:t>
      </w:r>
      <w:r w:rsidR="000E5444" w:rsidRPr="000D2343">
        <w:rPr>
          <w:lang w:val="fr-FR"/>
        </w:rPr>
        <w:t>(i</w:t>
      </w:r>
      <w:r w:rsidR="000E5444">
        <w:rPr>
          <w:lang w:val="fr-FR"/>
        </w:rPr>
        <w:t>v</w:t>
      </w:r>
      <w:r w:rsidR="000E5444" w:rsidRPr="000D2343">
        <w:rPr>
          <w:lang w:val="fr-FR"/>
        </w:rPr>
        <w:t>)</w:t>
      </w:r>
      <w:r w:rsidR="000E5444">
        <w:rPr>
          <w:lang w:val="fr-FR"/>
        </w:rPr>
        <w:t xml:space="preserve"> enfin une mission de triangulation </w:t>
      </w:r>
      <w:r w:rsidR="00952AB6">
        <w:rPr>
          <w:lang w:val="fr-FR"/>
        </w:rPr>
        <w:t xml:space="preserve">des données a été appuyé </w:t>
      </w:r>
      <w:r w:rsidR="003D295B">
        <w:rPr>
          <w:lang w:val="fr-FR"/>
        </w:rPr>
        <w:t>ayant</w:t>
      </w:r>
      <w:r w:rsidR="00952AB6">
        <w:rPr>
          <w:lang w:val="fr-FR"/>
        </w:rPr>
        <w:t xml:space="preserve"> appuyé 5 ZS à </w:t>
      </w:r>
      <w:r w:rsidR="001433AD">
        <w:rPr>
          <w:lang w:val="fr-FR"/>
        </w:rPr>
        <w:t xml:space="preserve">identifier les </w:t>
      </w:r>
      <w:r w:rsidR="003D295B">
        <w:rPr>
          <w:lang w:val="fr-FR"/>
        </w:rPr>
        <w:t>discordances</w:t>
      </w:r>
      <w:r w:rsidR="001433AD">
        <w:rPr>
          <w:lang w:val="fr-FR"/>
        </w:rPr>
        <w:t xml:space="preserve"> </w:t>
      </w:r>
      <w:r w:rsidR="003D295B">
        <w:rPr>
          <w:lang w:val="fr-FR"/>
        </w:rPr>
        <w:t>dans</w:t>
      </w:r>
      <w:r w:rsidR="001433AD">
        <w:rPr>
          <w:lang w:val="fr-FR"/>
        </w:rPr>
        <w:t xml:space="preserve"> le gestion des </w:t>
      </w:r>
      <w:r w:rsidR="003D295B">
        <w:rPr>
          <w:lang w:val="fr-FR"/>
        </w:rPr>
        <w:t>commodités</w:t>
      </w:r>
      <w:r w:rsidR="001433AD">
        <w:rPr>
          <w:lang w:val="fr-FR"/>
        </w:rPr>
        <w:t xml:space="preserve"> couplé</w:t>
      </w:r>
      <w:r w:rsidR="003D295B">
        <w:rPr>
          <w:lang w:val="fr-FR"/>
        </w:rPr>
        <w:t>e aux cas réellement pris en charges dans les ESS.</w:t>
      </w:r>
    </w:p>
    <w:p w14:paraId="378C0CFD" w14:textId="145E4E20" w:rsidR="00580729" w:rsidRPr="000D2343" w:rsidRDefault="00580729" w:rsidP="00580729">
      <w:pPr>
        <w:pStyle w:val="ListParagraph"/>
        <w:ind w:left="1080"/>
        <w:rPr>
          <w:lang w:val="fr-FR"/>
        </w:rPr>
      </w:pPr>
      <w:r w:rsidRPr="000D2343">
        <w:rPr>
          <w:lang w:val="fr-FR"/>
        </w:rPr>
        <w:t xml:space="preserve">Tableau </w:t>
      </w:r>
      <w:r w:rsidR="001D34B7" w:rsidRPr="000D2343">
        <w:rPr>
          <w:lang w:val="fr-FR"/>
        </w:rPr>
        <w:t xml:space="preserve">I : Réalisation des activités, nombre et pourcentage </w:t>
      </w:r>
    </w:p>
    <w:tbl>
      <w:tblPr>
        <w:tblStyle w:val="TableGrid"/>
        <w:tblW w:w="9949" w:type="dxa"/>
        <w:tblLook w:val="04A0" w:firstRow="1" w:lastRow="0" w:firstColumn="1" w:lastColumn="0" w:noHBand="0" w:noVBand="1"/>
      </w:tblPr>
      <w:tblGrid>
        <w:gridCol w:w="5845"/>
        <w:gridCol w:w="2056"/>
        <w:gridCol w:w="2048"/>
      </w:tblGrid>
      <w:tr w:rsidR="000F7B68" w:rsidRPr="000D2343" w14:paraId="4CE8EA18" w14:textId="77777777" w:rsidTr="00D72452">
        <w:tc>
          <w:tcPr>
            <w:tcW w:w="5845" w:type="dxa"/>
            <w:shd w:val="clear" w:color="auto" w:fill="F2F2F2" w:themeFill="background1" w:themeFillShade="F2"/>
          </w:tcPr>
          <w:p w14:paraId="38094F98" w14:textId="424878D2" w:rsidR="000F7B68" w:rsidRPr="000D2343" w:rsidRDefault="00963F3D" w:rsidP="000B0035">
            <w:pPr>
              <w:rPr>
                <w:b/>
                <w:bCs/>
                <w:lang w:val="fr-FR"/>
              </w:rPr>
            </w:pPr>
            <w:r w:rsidRPr="000D2343">
              <w:rPr>
                <w:b/>
                <w:bCs/>
                <w:lang w:val="fr-FR"/>
              </w:rPr>
              <w:t xml:space="preserve">Rubriques </w:t>
            </w:r>
          </w:p>
        </w:tc>
        <w:tc>
          <w:tcPr>
            <w:tcW w:w="2056" w:type="dxa"/>
            <w:shd w:val="clear" w:color="auto" w:fill="F2F2F2" w:themeFill="background1" w:themeFillShade="F2"/>
          </w:tcPr>
          <w:p w14:paraId="583F5D59" w14:textId="31A35692" w:rsidR="000F7B68" w:rsidRPr="000D2343" w:rsidRDefault="000F7B68" w:rsidP="000B0035">
            <w:pPr>
              <w:rPr>
                <w:b/>
                <w:bCs/>
                <w:lang w:val="fr-FR"/>
              </w:rPr>
            </w:pPr>
            <w:r w:rsidRPr="000D2343">
              <w:rPr>
                <w:b/>
                <w:bCs/>
                <w:lang w:val="fr-FR"/>
              </w:rPr>
              <w:t xml:space="preserve">Nombre </w:t>
            </w:r>
          </w:p>
        </w:tc>
        <w:tc>
          <w:tcPr>
            <w:tcW w:w="2048" w:type="dxa"/>
            <w:shd w:val="clear" w:color="auto" w:fill="F2F2F2" w:themeFill="background1" w:themeFillShade="F2"/>
          </w:tcPr>
          <w:p w14:paraId="11ED0516" w14:textId="2F04EBD2" w:rsidR="000F7B68" w:rsidRPr="000D2343" w:rsidRDefault="000F7B68" w:rsidP="000B0035">
            <w:pPr>
              <w:rPr>
                <w:b/>
                <w:bCs/>
                <w:lang w:val="fr-FR"/>
              </w:rPr>
            </w:pPr>
            <w:r w:rsidRPr="000D2343">
              <w:rPr>
                <w:b/>
                <w:bCs/>
                <w:lang w:val="fr-FR"/>
              </w:rPr>
              <w:t xml:space="preserve">Pourcentage </w:t>
            </w:r>
          </w:p>
        </w:tc>
      </w:tr>
      <w:tr w:rsidR="00E10B67" w:rsidRPr="000D2343" w14:paraId="15E2E048" w14:textId="77777777" w:rsidTr="5DE8305C">
        <w:tc>
          <w:tcPr>
            <w:tcW w:w="5845" w:type="dxa"/>
          </w:tcPr>
          <w:p w14:paraId="1E01BD3F" w14:textId="1EDF372F" w:rsidR="00E10B67" w:rsidRPr="000D2343" w:rsidRDefault="00E10B67" w:rsidP="00E10B67">
            <w:pPr>
              <w:rPr>
                <w:lang w:val="fr-FR"/>
              </w:rPr>
            </w:pPr>
            <w:r w:rsidRPr="000D2343">
              <w:rPr>
                <w:lang w:val="fr-FR"/>
              </w:rPr>
              <w:t xml:space="preserve">Nombre total d’activités prévues durant le mois </w:t>
            </w:r>
          </w:p>
        </w:tc>
        <w:tc>
          <w:tcPr>
            <w:tcW w:w="2056" w:type="dxa"/>
          </w:tcPr>
          <w:p w14:paraId="63E0ACAD" w14:textId="7A1EF003" w:rsidR="00E10B67" w:rsidRPr="000D2343" w:rsidRDefault="00FD6240" w:rsidP="00E10B67">
            <w:pPr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2048" w:type="dxa"/>
          </w:tcPr>
          <w:p w14:paraId="43C5C9FE" w14:textId="1A145390" w:rsidR="00E10B67" w:rsidRPr="000D2343" w:rsidRDefault="00E10B67" w:rsidP="00E10B67">
            <w:pPr>
              <w:rPr>
                <w:lang w:val="fr-FR"/>
              </w:rPr>
            </w:pPr>
            <w:r w:rsidRPr="000D2343">
              <w:rPr>
                <w:lang w:val="fr-FR"/>
              </w:rPr>
              <w:t>100%</w:t>
            </w:r>
            <w:r w:rsidRPr="000D2343">
              <w:t> </w:t>
            </w:r>
          </w:p>
        </w:tc>
      </w:tr>
      <w:tr w:rsidR="00E10B67" w:rsidRPr="000D2343" w14:paraId="724B8704" w14:textId="77777777" w:rsidTr="5DE8305C">
        <w:tc>
          <w:tcPr>
            <w:tcW w:w="5845" w:type="dxa"/>
          </w:tcPr>
          <w:p w14:paraId="3BC2D6D0" w14:textId="453BF67E" w:rsidR="00E10B67" w:rsidRPr="000D2343" w:rsidRDefault="00E10B67" w:rsidP="00E10B67">
            <w:pPr>
              <w:rPr>
                <w:lang w:val="fr-FR"/>
              </w:rPr>
            </w:pPr>
            <w:r w:rsidRPr="000D2343">
              <w:rPr>
                <w:lang w:val="fr-FR"/>
              </w:rPr>
              <w:t>Activité finalisée et rapport approuvé</w:t>
            </w:r>
          </w:p>
        </w:tc>
        <w:tc>
          <w:tcPr>
            <w:tcW w:w="2056" w:type="dxa"/>
          </w:tcPr>
          <w:p w14:paraId="1128A7DC" w14:textId="3A06DECB" w:rsidR="00E10B67" w:rsidRPr="000D2343" w:rsidRDefault="00542031" w:rsidP="00E10B67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2048" w:type="dxa"/>
          </w:tcPr>
          <w:p w14:paraId="3CB7CD4B" w14:textId="3E0F9A4C" w:rsidR="00E10B67" w:rsidRPr="000D2343" w:rsidRDefault="00E82A31" w:rsidP="00E10B67">
            <w:pPr>
              <w:rPr>
                <w:lang w:val="fr-FR"/>
              </w:rPr>
            </w:pPr>
            <w:r>
              <w:rPr>
                <w:lang w:val="fr-FR"/>
              </w:rPr>
              <w:t>77</w:t>
            </w:r>
            <w:r w:rsidR="00E10B67" w:rsidRPr="000D2343">
              <w:rPr>
                <w:lang w:val="fr-FR"/>
              </w:rPr>
              <w:t>,</w:t>
            </w:r>
            <w:r w:rsidR="00C041A6">
              <w:rPr>
                <w:lang w:val="fr-FR"/>
              </w:rPr>
              <w:t>8</w:t>
            </w:r>
            <w:r w:rsidR="00E10B67" w:rsidRPr="000D2343">
              <w:rPr>
                <w:lang w:val="fr-FR"/>
              </w:rPr>
              <w:t>%</w:t>
            </w:r>
            <w:r w:rsidR="00E10B67" w:rsidRPr="000D2343">
              <w:t> </w:t>
            </w:r>
          </w:p>
        </w:tc>
      </w:tr>
      <w:tr w:rsidR="00E10B67" w:rsidRPr="000D2343" w14:paraId="554B335D" w14:textId="77777777" w:rsidTr="5DE8305C">
        <w:tc>
          <w:tcPr>
            <w:tcW w:w="5845" w:type="dxa"/>
          </w:tcPr>
          <w:p w14:paraId="56879D50" w14:textId="6AD02E87" w:rsidR="00E10B67" w:rsidRPr="000D2343" w:rsidRDefault="00E10B67" w:rsidP="00E10B67">
            <w:pPr>
              <w:rPr>
                <w:lang w:val="fr-FR"/>
              </w:rPr>
            </w:pPr>
            <w:r w:rsidRPr="000D2343">
              <w:rPr>
                <w:lang w:val="fr-FR"/>
              </w:rPr>
              <w:t xml:space="preserve">Activité déjà finalisée </w:t>
            </w:r>
            <w:r w:rsidR="005646FF">
              <w:rPr>
                <w:lang w:val="fr-FR"/>
              </w:rPr>
              <w:t>Juin</w:t>
            </w:r>
            <w:r w:rsidRPr="000D2343">
              <w:rPr>
                <w:lang w:val="fr-FR"/>
              </w:rPr>
              <w:t>s rapport non encore disponible</w:t>
            </w:r>
          </w:p>
        </w:tc>
        <w:tc>
          <w:tcPr>
            <w:tcW w:w="2056" w:type="dxa"/>
          </w:tcPr>
          <w:p w14:paraId="5229A227" w14:textId="7D4A921D" w:rsidR="00E10B67" w:rsidRPr="000D2343" w:rsidRDefault="007038A0" w:rsidP="00E10B67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2048" w:type="dxa"/>
          </w:tcPr>
          <w:p w14:paraId="2BAADF74" w14:textId="50B980D7" w:rsidR="00E10B67" w:rsidRPr="000D2343" w:rsidRDefault="007038A0" w:rsidP="00E10B67">
            <w:pPr>
              <w:rPr>
                <w:lang w:val="fr-FR"/>
              </w:rPr>
            </w:pPr>
            <w:r>
              <w:rPr>
                <w:lang w:val="fr-FR"/>
              </w:rPr>
              <w:t xml:space="preserve">0 </w:t>
            </w:r>
            <w:r w:rsidR="00E10B67" w:rsidRPr="000D2343">
              <w:rPr>
                <w:lang w:val="fr-FR"/>
              </w:rPr>
              <w:t>%</w:t>
            </w:r>
            <w:r w:rsidR="00E10B67" w:rsidRPr="000D2343">
              <w:t> </w:t>
            </w:r>
          </w:p>
        </w:tc>
      </w:tr>
      <w:tr w:rsidR="00E10B67" w:rsidRPr="000D2343" w14:paraId="7785FF12" w14:textId="77777777" w:rsidTr="5DE8305C">
        <w:tc>
          <w:tcPr>
            <w:tcW w:w="5845" w:type="dxa"/>
          </w:tcPr>
          <w:p w14:paraId="40FE68E7" w14:textId="0DC81F1F" w:rsidR="00E10B67" w:rsidRPr="000D2343" w:rsidRDefault="00E10B67" w:rsidP="00E10B67">
            <w:pPr>
              <w:rPr>
                <w:lang w:val="fr-FR"/>
              </w:rPr>
            </w:pPr>
            <w:r w:rsidRPr="000D2343">
              <w:rPr>
                <w:lang w:val="fr-FR"/>
              </w:rPr>
              <w:t>Activité en cours</w:t>
            </w:r>
          </w:p>
        </w:tc>
        <w:tc>
          <w:tcPr>
            <w:tcW w:w="2056" w:type="dxa"/>
          </w:tcPr>
          <w:p w14:paraId="655BCF03" w14:textId="20098CE5" w:rsidR="00E10B67" w:rsidRPr="000D2343" w:rsidRDefault="002F2E77" w:rsidP="00E10B67">
            <w:pPr>
              <w:rPr>
                <w:lang w:val="fr-FR"/>
              </w:rPr>
            </w:pPr>
            <w:r>
              <w:t>0</w:t>
            </w:r>
            <w:r w:rsidR="00E10B67" w:rsidRPr="000D2343">
              <w:t> </w:t>
            </w:r>
          </w:p>
        </w:tc>
        <w:tc>
          <w:tcPr>
            <w:tcW w:w="2048" w:type="dxa"/>
          </w:tcPr>
          <w:p w14:paraId="7B0B31E4" w14:textId="14070C9E" w:rsidR="00E10B67" w:rsidRPr="000D2343" w:rsidRDefault="00C041A6" w:rsidP="00E10B67">
            <w:pPr>
              <w:rPr>
                <w:lang w:val="fr-FR"/>
              </w:rPr>
            </w:pPr>
            <w:r>
              <w:rPr>
                <w:lang w:val="fr-FR"/>
              </w:rPr>
              <w:t xml:space="preserve">0 </w:t>
            </w:r>
            <w:r w:rsidR="00E10B67" w:rsidRPr="000D2343">
              <w:rPr>
                <w:lang w:val="fr-FR"/>
              </w:rPr>
              <w:t>%</w:t>
            </w:r>
            <w:r w:rsidR="00E10B67" w:rsidRPr="000D2343">
              <w:t> </w:t>
            </w:r>
          </w:p>
        </w:tc>
      </w:tr>
      <w:tr w:rsidR="00E10B67" w:rsidRPr="000D2343" w14:paraId="47DDDC79" w14:textId="77777777" w:rsidTr="5DE8305C">
        <w:tc>
          <w:tcPr>
            <w:tcW w:w="5845" w:type="dxa"/>
          </w:tcPr>
          <w:p w14:paraId="2E3404D5" w14:textId="5353ADE9" w:rsidR="00E10B67" w:rsidRPr="000D2343" w:rsidRDefault="00E10B67" w:rsidP="00E10B67">
            <w:pPr>
              <w:rPr>
                <w:lang w:val="fr-FR"/>
              </w:rPr>
            </w:pPr>
            <w:r w:rsidRPr="000D2343">
              <w:rPr>
                <w:lang w:val="fr-FR"/>
              </w:rPr>
              <w:t>Activité dont le déclencheur déjà approuvé</w:t>
            </w:r>
          </w:p>
        </w:tc>
        <w:tc>
          <w:tcPr>
            <w:tcW w:w="2056" w:type="dxa"/>
          </w:tcPr>
          <w:p w14:paraId="7ED40C80" w14:textId="21A1E8BE" w:rsidR="00E10B67" w:rsidRPr="000D2343" w:rsidRDefault="002F2E77" w:rsidP="00E10B67">
            <w:pPr>
              <w:rPr>
                <w:lang w:val="fr-FR"/>
              </w:rPr>
            </w:pPr>
            <w:r>
              <w:t>0</w:t>
            </w:r>
            <w:r w:rsidR="00E10B67" w:rsidRPr="000D2343">
              <w:t> </w:t>
            </w:r>
          </w:p>
        </w:tc>
        <w:tc>
          <w:tcPr>
            <w:tcW w:w="2048" w:type="dxa"/>
          </w:tcPr>
          <w:p w14:paraId="1CAA2F1B" w14:textId="774B05BD" w:rsidR="00E10B67" w:rsidRPr="000D2343" w:rsidRDefault="00C041A6" w:rsidP="00E10B67">
            <w:pPr>
              <w:rPr>
                <w:lang w:val="fr-FR"/>
              </w:rPr>
            </w:pPr>
            <w:r>
              <w:rPr>
                <w:lang w:val="fr-FR"/>
              </w:rPr>
              <w:t xml:space="preserve">0 </w:t>
            </w:r>
            <w:r w:rsidR="00E10B67" w:rsidRPr="000D2343">
              <w:rPr>
                <w:lang w:val="fr-FR"/>
              </w:rPr>
              <w:t>%</w:t>
            </w:r>
            <w:r w:rsidR="00E10B67" w:rsidRPr="000D2343">
              <w:t> </w:t>
            </w:r>
          </w:p>
        </w:tc>
      </w:tr>
      <w:tr w:rsidR="00E10B67" w:rsidRPr="000D2343" w14:paraId="48781094" w14:textId="77777777" w:rsidTr="5DE8305C">
        <w:tc>
          <w:tcPr>
            <w:tcW w:w="5845" w:type="dxa"/>
          </w:tcPr>
          <w:p w14:paraId="6A97507E" w14:textId="3A4AF662" w:rsidR="00E10B67" w:rsidRPr="000D2343" w:rsidRDefault="00E10B67" w:rsidP="00E10B67">
            <w:pPr>
              <w:rPr>
                <w:lang w:val="fr-FR"/>
              </w:rPr>
            </w:pPr>
            <w:r w:rsidRPr="000D2343">
              <w:rPr>
                <w:lang w:val="fr-FR"/>
              </w:rPr>
              <w:t>Activité non réalisée</w:t>
            </w:r>
          </w:p>
        </w:tc>
        <w:tc>
          <w:tcPr>
            <w:tcW w:w="2056" w:type="dxa"/>
          </w:tcPr>
          <w:p w14:paraId="727B4F35" w14:textId="1034599F" w:rsidR="00E10B67" w:rsidRPr="000D2343" w:rsidRDefault="002F2E77" w:rsidP="00E10B67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2048" w:type="dxa"/>
          </w:tcPr>
          <w:p w14:paraId="49F7F4D3" w14:textId="6058F887" w:rsidR="00E10B67" w:rsidRPr="000D2343" w:rsidRDefault="00C041A6" w:rsidP="00E10B67">
            <w:pPr>
              <w:rPr>
                <w:lang w:val="fr-FR"/>
              </w:rPr>
            </w:pPr>
            <w:r>
              <w:rPr>
                <w:lang w:val="fr-FR"/>
              </w:rPr>
              <w:t>22</w:t>
            </w:r>
            <w:r w:rsidR="00E10B67" w:rsidRPr="000D2343">
              <w:rPr>
                <w:lang w:val="fr-FR"/>
              </w:rPr>
              <w:t>,</w:t>
            </w:r>
            <w:r>
              <w:rPr>
                <w:lang w:val="fr-FR"/>
              </w:rPr>
              <w:t>2</w:t>
            </w:r>
            <w:r w:rsidR="00E10B67" w:rsidRPr="000D2343">
              <w:rPr>
                <w:lang w:val="fr-FR"/>
              </w:rPr>
              <w:t>%</w:t>
            </w:r>
            <w:r w:rsidR="00E10B67" w:rsidRPr="000D2343">
              <w:t> </w:t>
            </w:r>
          </w:p>
        </w:tc>
      </w:tr>
    </w:tbl>
    <w:p w14:paraId="797E1E5F" w14:textId="77777777" w:rsidR="00D72452" w:rsidRPr="000D2343" w:rsidRDefault="00D72452" w:rsidP="00D72452"/>
    <w:p w14:paraId="0C15D578" w14:textId="3F57CC0F" w:rsidR="00D72452" w:rsidRPr="000D2343" w:rsidRDefault="00D72452" w:rsidP="007873F8">
      <w:pPr>
        <w:jc w:val="both"/>
        <w:rPr>
          <w:lang w:val="fr-FR"/>
        </w:rPr>
        <w:sectPr w:rsidR="00D72452" w:rsidRPr="000D2343" w:rsidSect="00244A10">
          <w:headerReference w:type="default" r:id="rId21"/>
          <w:foot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D2343">
        <w:rPr>
          <w:lang w:val="fr-FR"/>
        </w:rPr>
        <w:t xml:space="preserve">Au regard </w:t>
      </w:r>
      <w:r w:rsidR="00A06EB2" w:rsidRPr="000D2343">
        <w:rPr>
          <w:lang w:val="fr-FR"/>
        </w:rPr>
        <w:t>de ce</w:t>
      </w:r>
      <w:r w:rsidRPr="000D2343">
        <w:rPr>
          <w:lang w:val="fr-FR"/>
        </w:rPr>
        <w:t xml:space="preserve"> </w:t>
      </w:r>
      <w:r w:rsidR="00A06EB2" w:rsidRPr="000D2343">
        <w:rPr>
          <w:lang w:val="fr-FR"/>
        </w:rPr>
        <w:t xml:space="preserve">tableau, </w:t>
      </w:r>
      <w:r w:rsidR="00C041A6">
        <w:rPr>
          <w:lang w:val="fr-FR"/>
        </w:rPr>
        <w:t>9</w:t>
      </w:r>
      <w:r w:rsidRPr="000D2343">
        <w:rPr>
          <w:lang w:val="fr-FR"/>
        </w:rPr>
        <w:t xml:space="preserve"> activités ont été planifiées au mois de </w:t>
      </w:r>
      <w:r w:rsidR="00867AC1">
        <w:rPr>
          <w:lang w:val="fr-FR"/>
        </w:rPr>
        <w:t>juin</w:t>
      </w:r>
      <w:r w:rsidRPr="000D2343">
        <w:rPr>
          <w:lang w:val="fr-FR"/>
        </w:rPr>
        <w:t xml:space="preserve"> 2026. Parmi elles, </w:t>
      </w:r>
      <w:r w:rsidR="00867AC1">
        <w:rPr>
          <w:lang w:val="fr-FR"/>
        </w:rPr>
        <w:t>7</w:t>
      </w:r>
      <w:r w:rsidRPr="000D2343">
        <w:rPr>
          <w:lang w:val="fr-FR"/>
        </w:rPr>
        <w:t xml:space="preserve"> ont été finalisées (</w:t>
      </w:r>
      <w:r w:rsidR="00867AC1">
        <w:rPr>
          <w:lang w:val="fr-FR"/>
        </w:rPr>
        <w:t>77</w:t>
      </w:r>
      <w:r w:rsidR="00867AC1" w:rsidRPr="000D2343">
        <w:rPr>
          <w:lang w:val="fr-FR"/>
        </w:rPr>
        <w:t>,</w:t>
      </w:r>
      <w:r w:rsidR="00867AC1">
        <w:rPr>
          <w:lang w:val="fr-FR"/>
        </w:rPr>
        <w:t>8</w:t>
      </w:r>
      <w:r w:rsidR="005E61B1" w:rsidRPr="000D2343">
        <w:rPr>
          <w:lang w:val="fr-FR"/>
        </w:rPr>
        <w:t>%</w:t>
      </w:r>
      <w:r w:rsidR="005E61B1" w:rsidRPr="00867AC1">
        <w:rPr>
          <w:lang w:val="fr-FR"/>
        </w:rPr>
        <w:t>)</w:t>
      </w:r>
      <w:r w:rsidRPr="000D2343">
        <w:rPr>
          <w:lang w:val="fr-FR"/>
        </w:rPr>
        <w:t xml:space="preserve">, </w:t>
      </w:r>
      <w:r w:rsidR="00CF4CD0">
        <w:rPr>
          <w:lang w:val="fr-FR"/>
        </w:rPr>
        <w:t>Toutes les activités ont des rapports validés</w:t>
      </w:r>
      <w:r w:rsidRPr="000D2343">
        <w:rPr>
          <w:lang w:val="fr-FR"/>
        </w:rPr>
        <w:t xml:space="preserve"> (</w:t>
      </w:r>
      <w:r w:rsidR="00CF4CD0">
        <w:rPr>
          <w:lang w:val="fr-FR"/>
        </w:rPr>
        <w:t>100</w:t>
      </w:r>
      <w:r w:rsidRPr="000D2343">
        <w:rPr>
          <w:lang w:val="fr-FR"/>
        </w:rPr>
        <w:t>%</w:t>
      </w:r>
      <w:r w:rsidR="00863FE4">
        <w:rPr>
          <w:lang w:val="fr-FR"/>
        </w:rPr>
        <w:t xml:space="preserve"> d’activités</w:t>
      </w:r>
      <w:r w:rsidRPr="000D2343">
        <w:rPr>
          <w:lang w:val="fr-FR"/>
        </w:rPr>
        <w:t xml:space="preserve">), </w:t>
      </w:r>
      <w:r w:rsidR="00863FE4">
        <w:rPr>
          <w:lang w:val="fr-FR"/>
        </w:rPr>
        <w:t>2</w:t>
      </w:r>
      <w:r w:rsidR="00A06EB2" w:rsidRPr="000D2343">
        <w:rPr>
          <w:lang w:val="fr-FR"/>
        </w:rPr>
        <w:t xml:space="preserve"> (</w:t>
      </w:r>
      <w:r w:rsidR="00B411D2">
        <w:rPr>
          <w:lang w:val="fr-FR"/>
        </w:rPr>
        <w:t xml:space="preserve">sur </w:t>
      </w:r>
      <w:r w:rsidR="00A06EB2" w:rsidRPr="000D2343">
        <w:rPr>
          <w:lang w:val="fr-FR"/>
        </w:rPr>
        <w:t>9 non réalisées (</w:t>
      </w:r>
      <w:r w:rsidR="005B7E38">
        <w:rPr>
          <w:lang w:val="fr-FR"/>
        </w:rPr>
        <w:t>22</w:t>
      </w:r>
      <w:r w:rsidR="005B7E38" w:rsidRPr="000D2343">
        <w:rPr>
          <w:lang w:val="fr-FR"/>
        </w:rPr>
        <w:t>,</w:t>
      </w:r>
      <w:r w:rsidR="005B7E38">
        <w:rPr>
          <w:lang w:val="fr-FR"/>
        </w:rPr>
        <w:t>2</w:t>
      </w:r>
      <w:r w:rsidR="005E61B1" w:rsidRPr="000D2343">
        <w:rPr>
          <w:lang w:val="fr-FR"/>
        </w:rPr>
        <w:t>%</w:t>
      </w:r>
      <w:r w:rsidR="005E61B1" w:rsidRPr="005B7E38">
        <w:rPr>
          <w:lang w:val="fr-FR"/>
        </w:rPr>
        <w:t>)</w:t>
      </w:r>
      <w:r w:rsidR="00A06EB2" w:rsidRPr="000D2343">
        <w:rPr>
          <w:lang w:val="fr-FR"/>
        </w:rPr>
        <w:t xml:space="preserve">.  Les causes principales de </w:t>
      </w:r>
      <w:r w:rsidR="00E10B67" w:rsidRPr="000D2343">
        <w:rPr>
          <w:lang w:val="fr-FR"/>
        </w:rPr>
        <w:t>non-réalisations</w:t>
      </w:r>
      <w:r w:rsidR="00A06EB2" w:rsidRPr="000D2343">
        <w:rPr>
          <w:lang w:val="fr-FR"/>
        </w:rPr>
        <w:t xml:space="preserve"> sont</w:t>
      </w:r>
      <w:r w:rsidR="005B7E38">
        <w:rPr>
          <w:lang w:val="fr-FR"/>
        </w:rPr>
        <w:t xml:space="preserve">, le fait qu’une </w:t>
      </w:r>
      <w:r w:rsidR="005B7E38">
        <w:rPr>
          <w:lang w:val="fr-FR"/>
        </w:rPr>
        <w:lastRenderedPageBreak/>
        <w:t xml:space="preserve">activité dépendait </w:t>
      </w:r>
      <w:r w:rsidR="00E715F7">
        <w:rPr>
          <w:lang w:val="fr-FR"/>
        </w:rPr>
        <w:t>de la planification du niveau central et la deuxième activité était lié</w:t>
      </w:r>
      <w:r w:rsidR="00F237A1">
        <w:rPr>
          <w:lang w:val="fr-FR"/>
        </w:rPr>
        <w:t xml:space="preserve"> au temps que les Collaborateurs ont mis pour identifier les SSC à revitaliser au niveau de la Province</w:t>
      </w:r>
      <w:r w:rsidR="005E61B1">
        <w:rPr>
          <w:lang w:val="fr-FR"/>
        </w:rPr>
        <w:t> </w:t>
      </w:r>
      <w:r w:rsidR="007873F8" w:rsidRPr="000D2343">
        <w:rPr>
          <w:lang w:val="fr-FR"/>
        </w:rPr>
        <w:t>et</w:t>
      </w:r>
      <w:r w:rsidR="00A06EB2" w:rsidRPr="000D2343">
        <w:rPr>
          <w:lang w:val="fr-FR"/>
        </w:rPr>
        <w:t xml:space="preserve"> le conflit d’agenda, </w:t>
      </w:r>
      <w:r w:rsidR="005E61B1">
        <w:rPr>
          <w:lang w:val="fr-FR"/>
        </w:rPr>
        <w:t>lié à la sollicitation des Cadres du PNLP à fournir une cartographie des SSC actualisée fiable.</w:t>
      </w:r>
      <w:r w:rsidR="00A06EB2" w:rsidRPr="000D2343">
        <w:rPr>
          <w:lang w:val="fr-FR"/>
        </w:rPr>
        <w:t xml:space="preserve"> </w:t>
      </w:r>
    </w:p>
    <w:p w14:paraId="25761786" w14:textId="7E9DB829" w:rsidR="00963F3D" w:rsidRPr="000D2343" w:rsidRDefault="00963F3D" w:rsidP="00963F3D">
      <w:pPr>
        <w:rPr>
          <w:lang w:val="fr-FR"/>
        </w:rPr>
      </w:pPr>
      <w:r w:rsidRPr="000D2343">
        <w:rPr>
          <w:b/>
          <w:bCs/>
          <w:lang w:val="fr-FR"/>
        </w:rPr>
        <w:lastRenderedPageBreak/>
        <w:t xml:space="preserve">I. Résultats clés par objectif </w:t>
      </w:r>
      <w:r w:rsidR="00463E22">
        <w:rPr>
          <w:b/>
          <w:bCs/>
          <w:lang w:val="fr-FR"/>
        </w:rPr>
        <w:t xml:space="preserve">Domaine de </w:t>
      </w:r>
      <w:proofErr w:type="spellStart"/>
      <w:r w:rsidR="00463E22">
        <w:rPr>
          <w:b/>
          <w:bCs/>
          <w:lang w:val="fr-FR"/>
        </w:rPr>
        <w:t>Plaudisme</w:t>
      </w:r>
      <w:proofErr w:type="spellEnd"/>
      <w:r w:rsidRPr="000D2343">
        <w:rPr>
          <w:b/>
          <w:bCs/>
          <w:lang w:val="fr-FR"/>
        </w:rPr>
        <w:t xml:space="preserve"> </w:t>
      </w:r>
    </w:p>
    <w:tbl>
      <w:tblPr>
        <w:tblStyle w:val="TableGrid"/>
        <w:tblW w:w="18165" w:type="dxa"/>
        <w:tblInd w:w="-365" w:type="dxa"/>
        <w:tblLook w:val="04E0" w:firstRow="1" w:lastRow="1" w:firstColumn="1" w:lastColumn="0" w:noHBand="0" w:noVBand="1"/>
      </w:tblPr>
      <w:tblGrid>
        <w:gridCol w:w="1159"/>
        <w:gridCol w:w="1881"/>
        <w:gridCol w:w="4820"/>
        <w:gridCol w:w="2438"/>
        <w:gridCol w:w="2751"/>
        <w:gridCol w:w="2498"/>
        <w:gridCol w:w="2618"/>
      </w:tblGrid>
      <w:tr w:rsidR="00CC21B2" w:rsidRPr="001C184A" w14:paraId="53F156C7" w14:textId="77777777" w:rsidTr="00841D08">
        <w:trPr>
          <w:trHeight w:val="880"/>
        </w:trPr>
        <w:tc>
          <w:tcPr>
            <w:tcW w:w="1159" w:type="dxa"/>
            <w:vAlign w:val="bottom"/>
            <w:hideMark/>
          </w:tcPr>
          <w:p w14:paraId="2B39A870" w14:textId="77777777" w:rsidR="00CC21B2" w:rsidRPr="000D2343" w:rsidRDefault="00CC21B2" w:rsidP="00CC21B2">
            <w:pPr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0D234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Code de </w:t>
            </w:r>
            <w:proofErr w:type="spellStart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>l'activité</w:t>
            </w:r>
            <w:proofErr w:type="spellEnd"/>
          </w:p>
        </w:tc>
        <w:tc>
          <w:tcPr>
            <w:tcW w:w="1881" w:type="dxa"/>
            <w:vAlign w:val="bottom"/>
            <w:hideMark/>
          </w:tcPr>
          <w:p w14:paraId="5DFFA654" w14:textId="77777777" w:rsidR="00CC21B2" w:rsidRPr="000D2343" w:rsidRDefault="00CC21B2" w:rsidP="00CC21B2">
            <w:pPr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0D234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>Activités</w:t>
            </w:r>
            <w:proofErr w:type="spellEnd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>réalisées</w:t>
            </w:r>
            <w:proofErr w:type="spellEnd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4820" w:type="dxa"/>
            <w:vAlign w:val="bottom"/>
            <w:hideMark/>
          </w:tcPr>
          <w:p w14:paraId="339CD5F5" w14:textId="35719131" w:rsidR="00CC21B2" w:rsidRPr="000D2343" w:rsidRDefault="457F1E17" w:rsidP="00CC21B2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2E0B7DDF"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é</w:t>
            </w:r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alisations</w:t>
            </w:r>
            <w:proofErr w:type="spellEnd"/>
            <w:r w:rsidR="0072184D" w:rsidRPr="000D2343" w:rsidDel="0072184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438" w:type="dxa"/>
            <w:vAlign w:val="bottom"/>
            <w:hideMark/>
          </w:tcPr>
          <w:p w14:paraId="22C8F1FF" w14:textId="77777777" w:rsidR="00CC21B2" w:rsidRPr="000D2343" w:rsidRDefault="00CC21B2" w:rsidP="00CC21B2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Défis</w:t>
            </w:r>
            <w:proofErr w:type="spellEnd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rencontrés</w:t>
            </w:r>
            <w:proofErr w:type="spellEnd"/>
          </w:p>
        </w:tc>
        <w:tc>
          <w:tcPr>
            <w:tcW w:w="2751" w:type="dxa"/>
            <w:vAlign w:val="bottom"/>
            <w:hideMark/>
          </w:tcPr>
          <w:p w14:paraId="11F87CE3" w14:textId="77777777" w:rsidR="00CC21B2" w:rsidRPr="000D2343" w:rsidRDefault="00CC21B2" w:rsidP="00CC21B2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Solutions et adaptations </w:t>
            </w:r>
            <w:proofErr w:type="spellStart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apportées</w:t>
            </w:r>
            <w:proofErr w:type="spellEnd"/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498" w:type="dxa"/>
            <w:vAlign w:val="bottom"/>
            <w:hideMark/>
          </w:tcPr>
          <w:p w14:paraId="04DBBB41" w14:textId="77777777" w:rsidR="00CC21B2" w:rsidRPr="000D2343" w:rsidRDefault="00CC21B2" w:rsidP="00CC21B2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Priorités de suivi/Actions pour le mois prochain</w:t>
            </w:r>
          </w:p>
        </w:tc>
        <w:tc>
          <w:tcPr>
            <w:tcW w:w="2618" w:type="dxa"/>
            <w:vAlign w:val="bottom"/>
            <w:hideMark/>
          </w:tcPr>
          <w:p w14:paraId="7CAB5539" w14:textId="77777777" w:rsidR="00CC21B2" w:rsidRPr="000D2343" w:rsidRDefault="00CC21B2" w:rsidP="00CC21B2">
            <w:p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Contributions des partenaires/Facteurs facilitateurs</w:t>
            </w:r>
          </w:p>
        </w:tc>
      </w:tr>
      <w:tr w:rsidR="00841D08" w:rsidRPr="000D2343" w14:paraId="75B9B472" w14:textId="77777777" w:rsidTr="00841D08">
        <w:trPr>
          <w:trHeight w:val="600"/>
        </w:trPr>
        <w:tc>
          <w:tcPr>
            <w:tcW w:w="18165" w:type="dxa"/>
            <w:gridSpan w:val="7"/>
            <w:vAlign w:val="bottom"/>
            <w:hideMark/>
          </w:tcPr>
          <w:p w14:paraId="0301C39B" w14:textId="0315A1F5" w:rsidR="00841D08" w:rsidRPr="000D2343" w:rsidRDefault="00841D08" w:rsidP="00841D08">
            <w:pPr>
              <w:rPr>
                <w:rFonts w:eastAsia="Times New Roman" w:cs="Calibri"/>
                <w:b/>
                <w:bCs/>
                <w:color w:val="0E2841"/>
                <w:kern w:val="0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b/>
                <w:bCs/>
                <w:color w:val="0E2841"/>
                <w:kern w:val="0"/>
                <w:lang w:val="fr-FR"/>
                <w14:ligatures w14:val="none"/>
              </w:rPr>
              <w:t>Objectif 2 : Renforcer la qualité des services vitaux de santé maternelle, néonatale et infantile, de nutrition et de lutte contre le paludisme aux points de prestation de services</w:t>
            </w:r>
          </w:p>
          <w:p w14:paraId="659772FF" w14:textId="373722D8" w:rsidR="00841D08" w:rsidRPr="000D2343" w:rsidRDefault="00841D08" w:rsidP="00841D08">
            <w:pPr>
              <w:jc w:val="right"/>
              <w:rPr>
                <w:lang w:val="fr-FR"/>
              </w:rPr>
            </w:pPr>
            <w:r w:rsidRPr="000D2343">
              <w:rPr>
                <w:rFonts w:eastAsia="Gill Sans MT" w:cs="Gill Sans MT"/>
                <w:sz w:val="20"/>
                <w:szCs w:val="20"/>
                <w:lang w:val="fr-FR"/>
              </w:rPr>
              <w:t>10</w:t>
            </w:r>
          </w:p>
        </w:tc>
      </w:tr>
      <w:tr w:rsidR="00841D08" w:rsidRPr="001C184A" w14:paraId="0EE339B3" w14:textId="77777777" w:rsidTr="00841D08">
        <w:trPr>
          <w:trHeight w:val="290"/>
        </w:trPr>
        <w:tc>
          <w:tcPr>
            <w:tcW w:w="18165" w:type="dxa"/>
            <w:gridSpan w:val="7"/>
            <w:vAlign w:val="bottom"/>
            <w:hideMark/>
          </w:tcPr>
          <w:p w14:paraId="65587DE9" w14:textId="77777777" w:rsidR="00841D08" w:rsidRPr="000D2343" w:rsidRDefault="00841D08" w:rsidP="00841D08">
            <w:pPr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Activité 2.2 Renforcer les capacités du personnel de santé en matière de services vitaux de santé maternelle, néonatale et infantile</w:t>
            </w:r>
          </w:p>
        </w:tc>
      </w:tr>
      <w:tr w:rsidR="00841D08" w:rsidRPr="001C184A" w14:paraId="06184136" w14:textId="77777777" w:rsidTr="00E75D24">
        <w:trPr>
          <w:trHeight w:val="290"/>
        </w:trPr>
        <w:tc>
          <w:tcPr>
            <w:tcW w:w="1159" w:type="dxa"/>
            <w:noWrap/>
            <w:hideMark/>
          </w:tcPr>
          <w:p w14:paraId="3B1EF3DB" w14:textId="41CA0F07" w:rsidR="00841D08" w:rsidRPr="000D2343" w:rsidRDefault="00841D08" w:rsidP="00841D08">
            <w:pPr>
              <w:rPr>
                <w:rFonts w:eastAsia="Times New Roman" w:cs="Calibri"/>
                <w:color w:val="0E2841" w:themeColor="text2"/>
                <w:kern w:val="0"/>
                <w:sz w:val="22"/>
                <w:szCs w:val="22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2.2.</w:t>
            </w:r>
            <w:r w:rsidR="004C296E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7</w:t>
            </w:r>
          </w:p>
        </w:tc>
        <w:tc>
          <w:tcPr>
            <w:tcW w:w="1881" w:type="dxa"/>
            <w:noWrap/>
            <w:hideMark/>
          </w:tcPr>
          <w:p w14:paraId="2D7DE92F" w14:textId="687D9F3F" w:rsidR="00841D08" w:rsidRPr="00DE609D" w:rsidRDefault="004C296E" w:rsidP="00841D08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fr-FR"/>
                <w14:ligatures w14:val="none"/>
              </w:rPr>
            </w:pPr>
            <w:r w:rsidRPr="00DE609D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>Organiser des séances d'information et de formation à l'intention des prestataires de soins pour la présentation des nouveaux médicaments</w:t>
            </w:r>
            <w:r w:rsidR="00562753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 xml:space="preserve">/ </w:t>
            </w:r>
            <w:r w:rsidR="00562753" w:rsidRPr="008B0EB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fr-FR"/>
                <w14:ligatures w14:val="none"/>
              </w:rPr>
              <w:t>Formation des Formateurs des Cadres DP-PNLP&amp; 7 ZS</w:t>
            </w:r>
            <w:r w:rsidR="008B0EB3" w:rsidRPr="008B0EB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fr-FR"/>
                <w14:ligatures w14:val="none"/>
              </w:rPr>
              <w:t xml:space="preserve"> Périurbaines</w:t>
            </w:r>
          </w:p>
        </w:tc>
        <w:tc>
          <w:tcPr>
            <w:tcW w:w="4820" w:type="dxa"/>
            <w:noWrap/>
          </w:tcPr>
          <w:p w14:paraId="3AD8E30D" w14:textId="47DB7429" w:rsidR="00841D08" w:rsidRDefault="004B5BCF" w:rsidP="006D0DA1">
            <w:pPr>
              <w:rPr>
                <w:lang w:val="fr-FR"/>
              </w:rPr>
            </w:pPr>
            <w:r w:rsidRPr="000D2343">
              <w:rPr>
                <w:rFonts w:eastAsia="Gill Sans MT" w:cs="Gill Sans MT"/>
                <w:sz w:val="22"/>
                <w:szCs w:val="22"/>
                <w:lang w:val="fr-FR"/>
              </w:rPr>
              <w:t xml:space="preserve">Au cours du mois de </w:t>
            </w:r>
            <w:r w:rsidR="002E55FF">
              <w:rPr>
                <w:rFonts w:eastAsia="Gill Sans MT" w:cs="Gill Sans MT"/>
                <w:sz w:val="22"/>
                <w:szCs w:val="22"/>
                <w:lang w:val="fr-FR"/>
              </w:rPr>
              <w:t>juin</w:t>
            </w:r>
            <w:r w:rsidRPr="000D2343">
              <w:rPr>
                <w:rFonts w:eastAsia="Gill Sans MT" w:cs="Gill Sans MT"/>
                <w:sz w:val="22"/>
                <w:szCs w:val="22"/>
                <w:lang w:val="fr-FR"/>
              </w:rPr>
              <w:t xml:space="preserve"> 2026, </w:t>
            </w:r>
            <w:proofErr w:type="spellStart"/>
            <w:r w:rsidRPr="000D2343">
              <w:rPr>
                <w:rFonts w:eastAsia="Gill Sans MT" w:cs="Gill Sans MT"/>
                <w:sz w:val="22"/>
                <w:szCs w:val="22"/>
                <w:lang w:val="fr-FR"/>
              </w:rPr>
              <w:t>EpiC</w:t>
            </w:r>
            <w:proofErr w:type="spellEnd"/>
            <w:r w:rsidRPr="000D2343">
              <w:rPr>
                <w:rFonts w:eastAsia="Gill Sans MT" w:cs="Gill Sans MT"/>
                <w:sz w:val="22"/>
                <w:szCs w:val="22"/>
                <w:lang w:val="fr-FR"/>
              </w:rPr>
              <w:t xml:space="preserve"> a apporté un appui technique et financier à l’organisation des activités</w:t>
            </w:r>
            <w:r>
              <w:rPr>
                <w:lang w:val="fr-FR"/>
              </w:rPr>
              <w:t xml:space="preserve"> de</w:t>
            </w:r>
            <w:r w:rsidR="00E11F5A">
              <w:rPr>
                <w:lang w:val="fr-FR"/>
              </w:rPr>
              <w:t xml:space="preserve"> renforcement des capacités </w:t>
            </w:r>
            <w:r w:rsidR="00E75BBA">
              <w:rPr>
                <w:lang w:val="fr-FR"/>
              </w:rPr>
              <w:t xml:space="preserve">des 10 Cadres de de la DPS/ PNLP dont </w:t>
            </w:r>
            <w:r w:rsidR="0037194C">
              <w:rPr>
                <w:lang w:val="fr-FR"/>
              </w:rPr>
              <w:t>4</w:t>
            </w:r>
            <w:r w:rsidR="00A35291">
              <w:rPr>
                <w:lang w:val="fr-FR"/>
              </w:rPr>
              <w:t xml:space="preserve"> Femmes et 3 Hommes</w:t>
            </w:r>
            <w:r w:rsidR="000C74C0">
              <w:rPr>
                <w:lang w:val="fr-FR"/>
              </w:rPr>
              <w:t xml:space="preserve"> et 21 Cadres des ZS </w:t>
            </w:r>
            <w:r w:rsidR="00B66DA3">
              <w:rPr>
                <w:lang w:val="fr-FR"/>
              </w:rPr>
              <w:t>dont les MCZS, MDH, et IS Paludisme de ces Zones de Santé respectives</w:t>
            </w:r>
            <w:r w:rsidR="007668D9">
              <w:rPr>
                <w:lang w:val="fr-FR"/>
              </w:rPr>
              <w:t xml:space="preserve">, </w:t>
            </w:r>
            <w:r w:rsidR="00E67AE8">
              <w:rPr>
                <w:lang w:val="fr-FR"/>
              </w:rPr>
              <w:t>dont 4 Femmes</w:t>
            </w:r>
            <w:r w:rsidR="00DB2F16">
              <w:rPr>
                <w:lang w:val="fr-FR"/>
              </w:rPr>
              <w:t xml:space="preserve"> issues du niveau opérationnel</w:t>
            </w:r>
          </w:p>
          <w:p w14:paraId="77FDBD64" w14:textId="77777777" w:rsidR="00FA1937" w:rsidRDefault="00BC5924" w:rsidP="00FA1937">
            <w:pPr>
              <w:rPr>
                <w:lang w:val="fr-FR"/>
              </w:rPr>
            </w:pPr>
            <w:r>
              <w:rPr>
                <w:lang w:val="fr-FR"/>
              </w:rPr>
              <w:t>Cet atelier avait pour objectifs</w:t>
            </w:r>
            <w:r w:rsidR="00FA1937">
              <w:rPr>
                <w:lang w:val="fr-FR"/>
              </w:rPr>
              <w:t xml:space="preserve"> </w:t>
            </w:r>
          </w:p>
          <w:p w14:paraId="27C7BF2A" w14:textId="7E3955FE" w:rsidR="00BC5924" w:rsidRPr="003735E7" w:rsidRDefault="00FA1937" w:rsidP="00FA1937">
            <w:pPr>
              <w:rPr>
                <w:lang w:val="fr-FR"/>
              </w:rPr>
            </w:pPr>
            <w:r>
              <w:rPr>
                <w:spacing w:val="-2"/>
                <w:sz w:val="22"/>
                <w:lang w:val="fr-FR"/>
              </w:rPr>
              <w:t>-</w:t>
            </w:r>
            <w:r w:rsidR="00BC5924" w:rsidRPr="003735E7">
              <w:rPr>
                <w:spacing w:val="-2"/>
                <w:sz w:val="22"/>
                <w:lang w:val="fr-FR"/>
              </w:rPr>
              <w:t>Suivre</w:t>
            </w:r>
            <w:r w:rsidR="00BC5924" w:rsidRPr="003735E7">
              <w:rPr>
                <w:sz w:val="22"/>
                <w:lang w:val="fr-FR"/>
              </w:rPr>
              <w:tab/>
            </w:r>
            <w:r w:rsidR="00BC5924" w:rsidRPr="003735E7">
              <w:rPr>
                <w:spacing w:val="-6"/>
                <w:sz w:val="22"/>
                <w:lang w:val="fr-FR"/>
              </w:rPr>
              <w:t>la</w:t>
            </w:r>
            <w:r>
              <w:rPr>
                <w:spacing w:val="-6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mise en</w:t>
            </w:r>
            <w:r>
              <w:rPr>
                <w:sz w:val="22"/>
                <w:lang w:val="fr-FR"/>
              </w:rPr>
              <w:t xml:space="preserve"> </w:t>
            </w:r>
            <w:r w:rsidR="00BC5924" w:rsidRPr="003735E7">
              <w:rPr>
                <w:spacing w:val="-4"/>
                <w:sz w:val="22"/>
                <w:lang w:val="fr-FR"/>
              </w:rPr>
              <w:t>œuvre</w:t>
            </w:r>
            <w:r>
              <w:rPr>
                <w:spacing w:val="-4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de l'introduction</w:t>
            </w:r>
            <w:r>
              <w:rPr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de</w:t>
            </w:r>
            <w:r w:rsidR="00B3618B">
              <w:rPr>
                <w:sz w:val="22"/>
                <w:lang w:val="fr-FR"/>
              </w:rPr>
              <w:t xml:space="preserve"> l’</w:t>
            </w:r>
            <w:proofErr w:type="spellStart"/>
            <w:r w:rsidR="00B3618B">
              <w:rPr>
                <w:sz w:val="22"/>
                <w:lang w:val="fr-FR"/>
              </w:rPr>
              <w:t>A</w:t>
            </w:r>
            <w:r w:rsidR="00BC5924" w:rsidRPr="003735E7">
              <w:rPr>
                <w:sz w:val="22"/>
                <w:lang w:val="fr-FR"/>
              </w:rPr>
              <w:t>rtesunate-Pyronaridine</w:t>
            </w:r>
            <w:proofErr w:type="spellEnd"/>
            <w:r w:rsidR="00BC5924" w:rsidRPr="003735E7">
              <w:rPr>
                <w:spacing w:val="-14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(AP)</w:t>
            </w:r>
            <w:r w:rsidR="00BC5924" w:rsidRPr="003735E7">
              <w:rPr>
                <w:spacing w:val="-14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 xml:space="preserve">dans les formations sanitaires (surtout ceux non encore </w:t>
            </w:r>
            <w:r w:rsidR="00400672" w:rsidRPr="003735E7">
              <w:rPr>
                <w:sz w:val="22"/>
                <w:lang w:val="fr-FR"/>
              </w:rPr>
              <w:t>briefé</w:t>
            </w:r>
            <w:r w:rsidR="00BC5924" w:rsidRPr="003735E7">
              <w:rPr>
                <w:sz w:val="22"/>
                <w:lang w:val="fr-FR"/>
              </w:rPr>
              <w:t xml:space="preserve"> sur cette nouvelle molécule).</w:t>
            </w:r>
          </w:p>
          <w:p w14:paraId="34FD7750" w14:textId="265E9D54" w:rsidR="00BC5924" w:rsidRPr="003735E7" w:rsidRDefault="003735E7" w:rsidP="006D0DA1">
            <w:pPr>
              <w:widowControl w:val="0"/>
              <w:tabs>
                <w:tab w:val="left" w:pos="1459"/>
              </w:tabs>
              <w:autoSpaceDE w:val="0"/>
              <w:autoSpaceDN w:val="0"/>
              <w:spacing w:line="264" w:lineRule="auto"/>
              <w:ind w:right="747"/>
              <w:rPr>
                <w:lang w:val="fr-FR"/>
              </w:rPr>
            </w:pPr>
            <w:r>
              <w:rPr>
                <w:sz w:val="22"/>
                <w:lang w:val="fr-FR"/>
              </w:rPr>
              <w:t>-</w:t>
            </w:r>
            <w:r w:rsidR="00BC5924" w:rsidRPr="003735E7">
              <w:rPr>
                <w:sz w:val="22"/>
                <w:lang w:val="fr-FR"/>
              </w:rPr>
              <w:t>Analyser</w:t>
            </w:r>
            <w:r w:rsidR="00BC5924" w:rsidRPr="003735E7">
              <w:rPr>
                <w:spacing w:val="-4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les</w:t>
            </w:r>
            <w:r w:rsidR="00BC5924" w:rsidRPr="003735E7">
              <w:rPr>
                <w:spacing w:val="-8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problématiques</w:t>
            </w:r>
            <w:r w:rsidR="00BC5924" w:rsidRPr="003735E7">
              <w:rPr>
                <w:spacing w:val="-8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liées</w:t>
            </w:r>
            <w:r w:rsidR="00BC5924" w:rsidRPr="003735E7">
              <w:rPr>
                <w:spacing w:val="-8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aux</w:t>
            </w:r>
            <w:r w:rsidR="00BC5924" w:rsidRPr="003735E7">
              <w:rPr>
                <w:spacing w:val="-3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approvisionnements</w:t>
            </w:r>
            <w:r w:rsidR="00BC5924" w:rsidRPr="003735E7">
              <w:rPr>
                <w:spacing w:val="-8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en</w:t>
            </w:r>
            <w:r w:rsidR="00BC5924" w:rsidRPr="003735E7">
              <w:rPr>
                <w:spacing w:val="-3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médicaments</w:t>
            </w:r>
            <w:r w:rsidR="00BC5924" w:rsidRPr="003735E7">
              <w:rPr>
                <w:spacing w:val="-5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et</w:t>
            </w:r>
            <w:r w:rsidR="00BC5924" w:rsidRPr="003735E7">
              <w:rPr>
                <w:spacing w:val="-7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produits</w:t>
            </w:r>
            <w:r w:rsidR="00BC5924" w:rsidRPr="003735E7">
              <w:rPr>
                <w:spacing w:val="-2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de</w:t>
            </w:r>
            <w:r w:rsidR="00BC5924" w:rsidRPr="003735E7">
              <w:rPr>
                <w:spacing w:val="-6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santé,</w:t>
            </w:r>
            <w:r w:rsidR="00BC5924" w:rsidRPr="003735E7">
              <w:rPr>
                <w:spacing w:val="-10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y compris l'estimation des besoins pour les ESS.</w:t>
            </w:r>
          </w:p>
          <w:p w14:paraId="7AD715B8" w14:textId="013E7D9D" w:rsidR="00BC5924" w:rsidRPr="003735E7" w:rsidRDefault="006D0DA1" w:rsidP="006D0DA1">
            <w:pPr>
              <w:widowControl w:val="0"/>
              <w:tabs>
                <w:tab w:val="left" w:pos="1459"/>
              </w:tabs>
              <w:autoSpaceDE w:val="0"/>
              <w:autoSpaceDN w:val="0"/>
              <w:spacing w:line="261" w:lineRule="auto"/>
              <w:ind w:right="748"/>
              <w:rPr>
                <w:lang w:val="fr-FR"/>
              </w:rPr>
            </w:pPr>
            <w:r>
              <w:rPr>
                <w:sz w:val="22"/>
                <w:lang w:val="fr-FR"/>
              </w:rPr>
              <w:t>-</w:t>
            </w:r>
            <w:r w:rsidR="00BC5924" w:rsidRPr="003735E7">
              <w:rPr>
                <w:sz w:val="22"/>
                <w:lang w:val="fr-FR"/>
              </w:rPr>
              <w:t>Échanger</w:t>
            </w:r>
            <w:r w:rsidR="00BC5924" w:rsidRPr="003735E7">
              <w:rPr>
                <w:spacing w:val="-7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sur</w:t>
            </w:r>
            <w:r w:rsidR="00BC5924" w:rsidRPr="003735E7">
              <w:rPr>
                <w:spacing w:val="-5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la</w:t>
            </w:r>
            <w:r w:rsidR="00BC5924" w:rsidRPr="003735E7">
              <w:rPr>
                <w:spacing w:val="-7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qualité</w:t>
            </w:r>
            <w:r w:rsidR="00BC5924" w:rsidRPr="003735E7">
              <w:rPr>
                <w:spacing w:val="-9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des</w:t>
            </w:r>
            <w:r w:rsidR="00BC5924" w:rsidRPr="003735E7">
              <w:rPr>
                <w:spacing w:val="-6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données</w:t>
            </w:r>
            <w:r w:rsidR="00BC5924" w:rsidRPr="003735E7">
              <w:rPr>
                <w:spacing w:val="-2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du</w:t>
            </w:r>
            <w:r w:rsidR="00BC5924" w:rsidRPr="003735E7">
              <w:rPr>
                <w:spacing w:val="-8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SIGL</w:t>
            </w:r>
            <w:r w:rsidR="00BC5924" w:rsidRPr="003735E7">
              <w:rPr>
                <w:spacing w:val="-7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ainsi</w:t>
            </w:r>
            <w:r w:rsidR="00BC5924" w:rsidRPr="003735E7">
              <w:rPr>
                <w:spacing w:val="-2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que</w:t>
            </w:r>
            <w:r w:rsidR="00BC5924" w:rsidRPr="003735E7">
              <w:rPr>
                <w:spacing w:val="-7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des</w:t>
            </w:r>
            <w:r w:rsidR="00BC5924" w:rsidRPr="003735E7">
              <w:rPr>
                <w:spacing w:val="-6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autres</w:t>
            </w:r>
            <w:r w:rsidR="00BC5924" w:rsidRPr="003735E7">
              <w:rPr>
                <w:spacing w:val="-8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systèmes d'information</w:t>
            </w:r>
            <w:r w:rsidR="00BC5924" w:rsidRPr="003735E7">
              <w:rPr>
                <w:spacing w:val="-10"/>
                <w:sz w:val="22"/>
                <w:lang w:val="fr-FR"/>
              </w:rPr>
              <w:t xml:space="preserve"> </w:t>
            </w:r>
            <w:r w:rsidR="00BC5924" w:rsidRPr="003735E7">
              <w:rPr>
                <w:sz w:val="22"/>
                <w:lang w:val="fr-FR"/>
              </w:rPr>
              <w:t>sanitaire utilisés dont les résultats de triangulation alarmants.</w:t>
            </w:r>
          </w:p>
          <w:p w14:paraId="286935FF" w14:textId="35D6F7B1" w:rsidR="00BC5924" w:rsidRPr="006D0DA1" w:rsidRDefault="006D0DA1" w:rsidP="006D0DA1">
            <w:pPr>
              <w:widowControl w:val="0"/>
              <w:tabs>
                <w:tab w:val="left" w:pos="1459"/>
              </w:tabs>
              <w:autoSpaceDE w:val="0"/>
              <w:autoSpaceDN w:val="0"/>
              <w:spacing w:line="261" w:lineRule="auto"/>
              <w:ind w:right="746"/>
              <w:rPr>
                <w:lang w:val="fr-FR"/>
              </w:rPr>
            </w:pPr>
            <w:r>
              <w:rPr>
                <w:sz w:val="22"/>
                <w:lang w:val="fr-FR"/>
              </w:rPr>
              <w:t>-</w:t>
            </w:r>
            <w:r w:rsidR="00BC5924" w:rsidRPr="006D0DA1">
              <w:rPr>
                <w:sz w:val="22"/>
                <w:lang w:val="fr-FR"/>
              </w:rPr>
              <w:t>Appuyer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et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participer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aux</w:t>
            </w:r>
            <w:r w:rsidR="00BC5924" w:rsidRPr="006D0DA1">
              <w:rPr>
                <w:spacing w:val="39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réunions</w:t>
            </w:r>
            <w:r w:rsidR="00BC5924" w:rsidRPr="006D0DA1">
              <w:rPr>
                <w:spacing w:val="-2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de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monitorage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des</w:t>
            </w:r>
            <w:r w:rsidR="00BC5924" w:rsidRPr="006D0DA1">
              <w:rPr>
                <w:spacing w:val="-4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Zones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de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Santé</w:t>
            </w:r>
            <w:r w:rsidR="00BC5924" w:rsidRPr="006D0DA1">
              <w:rPr>
                <w:spacing w:val="-3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ainsi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qu'aux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revues</w:t>
            </w:r>
            <w:r w:rsidR="00BC5924" w:rsidRPr="006D0DA1">
              <w:rPr>
                <w:spacing w:val="-2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 xml:space="preserve">de Gestion des </w:t>
            </w:r>
            <w:r w:rsidR="00BC5924" w:rsidRPr="006D0DA1">
              <w:rPr>
                <w:sz w:val="22"/>
                <w:lang w:val="fr-FR"/>
              </w:rPr>
              <w:lastRenderedPageBreak/>
              <w:t>Approvisionnements et des Stocks GAS.</w:t>
            </w:r>
          </w:p>
          <w:p w14:paraId="67493EBE" w14:textId="1E80AF51" w:rsidR="00BC5924" w:rsidRPr="006D0DA1" w:rsidRDefault="006D0DA1" w:rsidP="006D0DA1">
            <w:pPr>
              <w:widowControl w:val="0"/>
              <w:tabs>
                <w:tab w:val="left" w:pos="1459"/>
              </w:tabs>
              <w:autoSpaceDE w:val="0"/>
              <w:autoSpaceDN w:val="0"/>
              <w:spacing w:line="261" w:lineRule="auto"/>
              <w:ind w:right="745"/>
              <w:rPr>
                <w:lang w:val="fr-FR"/>
              </w:rPr>
            </w:pPr>
            <w:r>
              <w:rPr>
                <w:sz w:val="22"/>
                <w:lang w:val="fr-FR"/>
              </w:rPr>
              <w:t>-</w:t>
            </w:r>
            <w:r w:rsidR="00BC5924" w:rsidRPr="006D0DA1">
              <w:rPr>
                <w:sz w:val="22"/>
                <w:lang w:val="fr-FR"/>
              </w:rPr>
              <w:t>Discuter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avec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les</w:t>
            </w:r>
            <w:r w:rsidR="00BC5924" w:rsidRPr="006D0DA1">
              <w:rPr>
                <w:spacing w:val="-3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équipes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provinciales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des</w:t>
            </w:r>
            <w:r w:rsidR="00BC5924" w:rsidRPr="006D0DA1">
              <w:rPr>
                <w:spacing w:val="-1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appuis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techniques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prévus</w:t>
            </w:r>
            <w:r w:rsidR="00BC5924" w:rsidRPr="006D0DA1">
              <w:rPr>
                <w:spacing w:val="-8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dans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le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>cadre du</w:t>
            </w:r>
            <w:r w:rsidR="00BC5924" w:rsidRPr="006D0DA1">
              <w:rPr>
                <w:spacing w:val="40"/>
                <w:sz w:val="22"/>
                <w:lang w:val="fr-FR"/>
              </w:rPr>
              <w:t xml:space="preserve"> </w:t>
            </w:r>
            <w:r w:rsidR="00BC5924" w:rsidRPr="006D0DA1">
              <w:rPr>
                <w:sz w:val="22"/>
                <w:lang w:val="fr-FR"/>
              </w:rPr>
              <w:t xml:space="preserve">projet </w:t>
            </w:r>
            <w:proofErr w:type="spellStart"/>
            <w:r w:rsidR="00BC5924" w:rsidRPr="006D0DA1">
              <w:rPr>
                <w:sz w:val="22"/>
                <w:lang w:val="fr-FR"/>
              </w:rPr>
              <w:t>EpiC</w:t>
            </w:r>
            <w:proofErr w:type="spellEnd"/>
            <w:r w:rsidR="00BC5924" w:rsidRPr="006D0DA1">
              <w:rPr>
                <w:sz w:val="22"/>
                <w:lang w:val="fr-FR"/>
              </w:rPr>
              <w:t xml:space="preserve"> Intégré.</w:t>
            </w:r>
          </w:p>
          <w:p w14:paraId="7B76394A" w14:textId="77777777" w:rsidR="00BC5924" w:rsidRDefault="00BC5924" w:rsidP="006D0DA1">
            <w:pPr>
              <w:rPr>
                <w:sz w:val="22"/>
                <w:lang w:val="fr-FR"/>
              </w:rPr>
            </w:pPr>
            <w:r w:rsidRPr="003735E7">
              <w:rPr>
                <w:sz w:val="22"/>
                <w:lang w:val="fr-FR"/>
              </w:rPr>
              <w:t>Organiser</w:t>
            </w:r>
            <w:r w:rsidRPr="003735E7">
              <w:rPr>
                <w:spacing w:val="-7"/>
                <w:sz w:val="22"/>
                <w:lang w:val="fr-FR"/>
              </w:rPr>
              <w:t xml:space="preserve"> </w:t>
            </w:r>
            <w:proofErr w:type="gramStart"/>
            <w:r w:rsidRPr="003735E7">
              <w:rPr>
                <w:sz w:val="22"/>
                <w:lang w:val="fr-FR"/>
              </w:rPr>
              <w:t>un</w:t>
            </w:r>
            <w:r w:rsidRPr="003735E7">
              <w:rPr>
                <w:spacing w:val="-7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briefing</w:t>
            </w:r>
            <w:proofErr w:type="gramEnd"/>
            <w:r w:rsidRPr="003735E7">
              <w:rPr>
                <w:spacing w:val="-9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sur</w:t>
            </w:r>
            <w:r w:rsidRPr="003735E7">
              <w:rPr>
                <w:spacing w:val="-6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les</w:t>
            </w:r>
            <w:r w:rsidRPr="003735E7">
              <w:rPr>
                <w:spacing w:val="-9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activités</w:t>
            </w:r>
            <w:r w:rsidRPr="003735E7">
              <w:rPr>
                <w:spacing w:val="-6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communautaires</w:t>
            </w:r>
            <w:r w:rsidRPr="003735E7">
              <w:rPr>
                <w:spacing w:val="-9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soutenues</w:t>
            </w:r>
            <w:r w:rsidRPr="003735E7">
              <w:rPr>
                <w:spacing w:val="-9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par</w:t>
            </w:r>
            <w:r w:rsidRPr="003735E7">
              <w:rPr>
                <w:spacing w:val="-7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le</w:t>
            </w:r>
            <w:r w:rsidRPr="003735E7">
              <w:rPr>
                <w:spacing w:val="-10"/>
                <w:sz w:val="22"/>
                <w:lang w:val="fr-FR"/>
              </w:rPr>
              <w:t xml:space="preserve"> </w:t>
            </w:r>
            <w:r w:rsidRPr="003735E7">
              <w:rPr>
                <w:sz w:val="22"/>
                <w:lang w:val="fr-FR"/>
              </w:rPr>
              <w:t>projet</w:t>
            </w:r>
          </w:p>
          <w:p w14:paraId="1C025E9A" w14:textId="6DCE1295" w:rsidR="00EF6F81" w:rsidRDefault="00EF6F81" w:rsidP="006D0DA1">
            <w:pPr>
              <w:rPr>
                <w:lang w:val="fr-FR"/>
              </w:rPr>
            </w:pPr>
            <w:r>
              <w:rPr>
                <w:lang w:val="fr-FR"/>
              </w:rPr>
              <w:t xml:space="preserve">Avec comme résultat </w:t>
            </w:r>
            <w:r w:rsidR="00D4233E">
              <w:rPr>
                <w:lang w:val="fr-FR"/>
              </w:rPr>
              <w:t>atteint</w:t>
            </w:r>
            <w:r w:rsidR="00C83032">
              <w:rPr>
                <w:lang w:val="fr-FR"/>
              </w:rPr>
              <w:t xml:space="preserve">, le </w:t>
            </w:r>
            <w:r w:rsidR="00D4233E">
              <w:rPr>
                <w:lang w:val="fr-FR"/>
              </w:rPr>
              <w:t>renforcement</w:t>
            </w:r>
            <w:r w:rsidR="00C83032">
              <w:rPr>
                <w:lang w:val="fr-FR"/>
              </w:rPr>
              <w:t xml:space="preserve"> des capacités de tous les Prestataires dans la prise en charge du Paludisme en général et de l’AP en particulier, </w:t>
            </w:r>
          </w:p>
          <w:p w14:paraId="3E175198" w14:textId="645BA7CC" w:rsidR="00400672" w:rsidRPr="003735E7" w:rsidRDefault="00400672" w:rsidP="006D0DA1">
            <w:pPr>
              <w:rPr>
                <w:lang w:val="fr-FR"/>
              </w:rPr>
            </w:pPr>
            <w:r>
              <w:rPr>
                <w:lang w:val="fr-FR"/>
              </w:rPr>
              <w:t>Les Séances pratiques de terrain ont sanctionné les séances théoriques</w:t>
            </w:r>
          </w:p>
        </w:tc>
        <w:tc>
          <w:tcPr>
            <w:tcW w:w="2438" w:type="dxa"/>
            <w:noWrap/>
          </w:tcPr>
          <w:p w14:paraId="5D812E53" w14:textId="1EE3B34E" w:rsidR="00841D08" w:rsidRPr="000D2343" w:rsidRDefault="00515901" w:rsidP="00841D08">
            <w:pPr>
              <w:spacing w:after="160" w:line="276" w:lineRule="auto"/>
              <w:rPr>
                <w:lang w:val="fr-FR"/>
              </w:rPr>
            </w:pPr>
            <w:r>
              <w:rPr>
                <w:lang w:val="fr-FR"/>
              </w:rPr>
              <w:lastRenderedPageBreak/>
              <w:t>R</w:t>
            </w:r>
            <w:r w:rsidR="002A78EF">
              <w:rPr>
                <w:lang w:val="fr-FR"/>
              </w:rPr>
              <w:t xml:space="preserve">uptures des ASAQ tant dans les ZS </w:t>
            </w:r>
            <w:r w:rsidR="00A36182">
              <w:rPr>
                <w:lang w:val="fr-FR"/>
              </w:rPr>
              <w:t>rurale</w:t>
            </w:r>
            <w:r w:rsidR="002A78EF">
              <w:rPr>
                <w:lang w:val="fr-FR"/>
              </w:rPr>
              <w:t xml:space="preserve"> que </w:t>
            </w:r>
            <w:r w:rsidR="00A36182">
              <w:rPr>
                <w:lang w:val="fr-FR"/>
              </w:rPr>
              <w:t xml:space="preserve">Urbaines </w:t>
            </w:r>
            <w:r w:rsidR="008903C7">
              <w:rPr>
                <w:lang w:val="fr-FR"/>
              </w:rPr>
              <w:t>dans toutes les formations sanitaires de la Province</w:t>
            </w:r>
            <w:r w:rsidR="009C518F">
              <w:rPr>
                <w:lang w:val="fr-FR"/>
              </w:rPr>
              <w:t xml:space="preserve">, </w:t>
            </w:r>
          </w:p>
        </w:tc>
        <w:tc>
          <w:tcPr>
            <w:tcW w:w="2751" w:type="dxa"/>
            <w:noWrap/>
          </w:tcPr>
          <w:p w14:paraId="34A6479F" w14:textId="14E0A707" w:rsidR="00841D08" w:rsidRPr="000D2343" w:rsidRDefault="00033361" w:rsidP="00841D08">
            <w:pPr>
              <w:spacing w:after="160" w:line="276" w:lineRule="auto"/>
              <w:rPr>
                <w:lang w:val="fr-FR"/>
              </w:rPr>
            </w:pPr>
            <w:r>
              <w:rPr>
                <w:lang w:val="fr-FR"/>
              </w:rPr>
              <w:t xml:space="preserve">Approvisionnement dans les ESS des 26 ZS de la Province, et capacitation </w:t>
            </w:r>
            <w:r w:rsidR="00CE2B81">
              <w:rPr>
                <w:lang w:val="fr-FR"/>
              </w:rPr>
              <w:t xml:space="preserve">des Formateurs </w:t>
            </w:r>
            <w:r w:rsidR="00224773">
              <w:rPr>
                <w:lang w:val="fr-FR"/>
              </w:rPr>
              <w:t xml:space="preserve">de 10 Cadres PNLP/ </w:t>
            </w:r>
            <w:r w:rsidR="00A96385">
              <w:rPr>
                <w:lang w:val="fr-FR"/>
              </w:rPr>
              <w:t>DPS et</w:t>
            </w:r>
            <w:r w:rsidR="00224773">
              <w:rPr>
                <w:lang w:val="fr-FR"/>
              </w:rPr>
              <w:t xml:space="preserve"> </w:t>
            </w:r>
            <w:r>
              <w:rPr>
                <w:lang w:val="fr-FR"/>
              </w:rPr>
              <w:t>de</w:t>
            </w:r>
            <w:r w:rsidR="00953D3B">
              <w:rPr>
                <w:lang w:val="fr-FR"/>
              </w:rPr>
              <w:t xml:space="preserve"> trois Cadres </w:t>
            </w:r>
            <w:r w:rsidR="00E410BF">
              <w:rPr>
                <w:lang w:val="fr-FR"/>
              </w:rPr>
              <w:t xml:space="preserve">par ZS (MCZ, </w:t>
            </w:r>
            <w:r w:rsidR="00CE2B81">
              <w:rPr>
                <w:lang w:val="fr-FR"/>
              </w:rPr>
              <w:t>MDH IS</w:t>
            </w:r>
            <w:r w:rsidR="00500FEB">
              <w:rPr>
                <w:lang w:val="fr-FR"/>
              </w:rPr>
              <w:t xml:space="preserve">) </w:t>
            </w:r>
            <w:proofErr w:type="spellStart"/>
            <w:r w:rsidR="00500FEB">
              <w:rPr>
                <w:lang w:val="fr-FR"/>
              </w:rPr>
              <w:t>envue</w:t>
            </w:r>
            <w:proofErr w:type="spellEnd"/>
            <w:r w:rsidR="00500FEB">
              <w:rPr>
                <w:lang w:val="fr-FR"/>
              </w:rPr>
              <w:t xml:space="preserve"> de former en cascade les Autres Prestataires du niveau Opérationnel</w:t>
            </w:r>
            <w:r w:rsidR="00CE2B81">
              <w:rPr>
                <w:lang w:val="fr-FR"/>
              </w:rPr>
              <w:t xml:space="preserve"> PALUDISME</w:t>
            </w:r>
            <w:r w:rsidR="00E410BF">
              <w:rPr>
                <w:lang w:val="fr-FR"/>
              </w:rPr>
              <w:t>)</w:t>
            </w:r>
            <w:r>
              <w:rPr>
                <w:lang w:val="fr-FR"/>
              </w:rPr>
              <w:t xml:space="preserve"> </w:t>
            </w:r>
            <w:r w:rsidR="00953D3B">
              <w:rPr>
                <w:lang w:val="fr-FR"/>
              </w:rPr>
              <w:t xml:space="preserve">Cadres de PNLP, </w:t>
            </w:r>
            <w:r>
              <w:rPr>
                <w:lang w:val="fr-FR"/>
              </w:rPr>
              <w:t xml:space="preserve">IT, ITA des </w:t>
            </w:r>
          </w:p>
        </w:tc>
        <w:tc>
          <w:tcPr>
            <w:tcW w:w="2498" w:type="dxa"/>
            <w:noWrap/>
          </w:tcPr>
          <w:p w14:paraId="43EAA894" w14:textId="773D1EA0" w:rsidR="00841D08" w:rsidRPr="000D2343" w:rsidRDefault="00500FEB" w:rsidP="00841D08">
            <w:pPr>
              <w:rPr>
                <w:lang w:val="fr-FR"/>
              </w:rPr>
            </w:pPr>
            <w:r>
              <w:rPr>
                <w:lang w:val="fr-FR"/>
              </w:rPr>
              <w:t>Assurer le suivi Post Formation dans les ZS, assurer le suivi de stock par des réunions d’analyse des données avec l’UTGL</w:t>
            </w:r>
          </w:p>
        </w:tc>
        <w:tc>
          <w:tcPr>
            <w:tcW w:w="2618" w:type="dxa"/>
            <w:noWrap/>
            <w:hideMark/>
          </w:tcPr>
          <w:p w14:paraId="4EF21117" w14:textId="266BC241" w:rsidR="00841D08" w:rsidRPr="000D2343" w:rsidRDefault="00841D08" w:rsidP="00841D08">
            <w:pPr>
              <w:rPr>
                <w:rFonts w:eastAsia="Gill Sans MT" w:cs="Gill Sans MT"/>
                <w:color w:val="000000" w:themeColor="text1"/>
                <w:sz w:val="20"/>
                <w:szCs w:val="20"/>
                <w:lang w:val="fr"/>
              </w:rPr>
            </w:pPr>
            <w:r w:rsidRPr="000D2343">
              <w:rPr>
                <w:rFonts w:eastAsia="Gill Sans MT" w:cs="Gill Sans MT"/>
                <w:color w:val="000000" w:themeColor="text1"/>
                <w:sz w:val="20"/>
                <w:szCs w:val="20"/>
                <w:lang w:val="fr"/>
              </w:rPr>
              <w:t>FPS (fond de Promotion de la Santé du Gouvernement Central).</w:t>
            </w:r>
          </w:p>
        </w:tc>
      </w:tr>
      <w:tr w:rsidR="00841D08" w:rsidRPr="001C184A" w14:paraId="46558CEB" w14:textId="77777777" w:rsidTr="00E75D24">
        <w:trPr>
          <w:trHeight w:val="290"/>
        </w:trPr>
        <w:tc>
          <w:tcPr>
            <w:tcW w:w="1159" w:type="dxa"/>
            <w:noWrap/>
            <w:hideMark/>
          </w:tcPr>
          <w:p w14:paraId="6B8A743B" w14:textId="7D5B805A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2.2.</w:t>
            </w:r>
            <w:r w:rsidR="00A51F0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7</w:t>
            </w:r>
          </w:p>
        </w:tc>
        <w:tc>
          <w:tcPr>
            <w:tcW w:w="1881" w:type="dxa"/>
            <w:noWrap/>
          </w:tcPr>
          <w:p w14:paraId="0034909E" w14:textId="5BEEFD70" w:rsidR="00841D08" w:rsidRPr="00AC581B" w:rsidRDefault="00AC581B" w:rsidP="00841D08">
            <w:pPr>
              <w:rPr>
                <w:lang w:val="fr-FR"/>
              </w:rPr>
            </w:pPr>
            <w:r w:rsidRPr="00DE609D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>Organiser des séances d'information et de formation à l'intention des prestataires de soins pour la présentation des nouveaux médicaments</w:t>
            </w:r>
            <w:r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 xml:space="preserve">/ </w:t>
            </w:r>
            <w:r w:rsidRPr="008B0EB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fr-FR"/>
                <w14:ligatures w14:val="none"/>
              </w:rPr>
              <w:t xml:space="preserve">Formation des </w:t>
            </w: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fr-FR"/>
                <w14:ligatures w14:val="none"/>
              </w:rPr>
              <w:t>Prestataires et PF Paludisme des 19 ZS Rurales</w:t>
            </w:r>
          </w:p>
        </w:tc>
        <w:tc>
          <w:tcPr>
            <w:tcW w:w="4820" w:type="dxa"/>
            <w:noWrap/>
          </w:tcPr>
          <w:p w14:paraId="134FCD7E" w14:textId="52043C7D" w:rsidR="005C3605" w:rsidRDefault="005C3605" w:rsidP="005C3605">
            <w:pPr>
              <w:rPr>
                <w:lang w:val="fr-FR"/>
              </w:rPr>
            </w:pPr>
            <w:r w:rsidRPr="000D2343">
              <w:rPr>
                <w:rFonts w:eastAsia="Gill Sans MT" w:cs="Gill Sans MT"/>
                <w:sz w:val="22"/>
                <w:szCs w:val="22"/>
                <w:lang w:val="fr-FR"/>
              </w:rPr>
              <w:t xml:space="preserve">Au cours du mois de </w:t>
            </w:r>
            <w:r>
              <w:rPr>
                <w:rFonts w:eastAsia="Gill Sans MT" w:cs="Gill Sans MT"/>
                <w:sz w:val="22"/>
                <w:szCs w:val="22"/>
                <w:lang w:val="fr-FR"/>
              </w:rPr>
              <w:t>juin</w:t>
            </w:r>
            <w:r w:rsidRPr="000D2343">
              <w:rPr>
                <w:rFonts w:eastAsia="Gill Sans MT" w:cs="Gill Sans MT"/>
                <w:sz w:val="22"/>
                <w:szCs w:val="22"/>
                <w:lang w:val="fr-FR"/>
              </w:rPr>
              <w:t xml:space="preserve"> 2026, </w:t>
            </w:r>
            <w:proofErr w:type="spellStart"/>
            <w:r w:rsidRPr="000D2343">
              <w:rPr>
                <w:rFonts w:eastAsia="Gill Sans MT" w:cs="Gill Sans MT"/>
                <w:sz w:val="22"/>
                <w:szCs w:val="22"/>
                <w:lang w:val="fr-FR"/>
              </w:rPr>
              <w:t>EpiC</w:t>
            </w:r>
            <w:proofErr w:type="spellEnd"/>
            <w:r w:rsidRPr="000D2343">
              <w:rPr>
                <w:rFonts w:eastAsia="Gill Sans MT" w:cs="Gill Sans MT"/>
                <w:sz w:val="22"/>
                <w:szCs w:val="22"/>
                <w:lang w:val="fr-FR"/>
              </w:rPr>
              <w:t xml:space="preserve"> a apporté un appui technique et financier à l’organisation des activités</w:t>
            </w:r>
            <w:r>
              <w:rPr>
                <w:lang w:val="fr-FR"/>
              </w:rPr>
              <w:t xml:space="preserve"> de renforcement des capacités de</w:t>
            </w:r>
            <w:r w:rsidR="00AC1DA6">
              <w:rPr>
                <w:lang w:val="fr-FR"/>
              </w:rPr>
              <w:t xml:space="preserve"> 260 Participants des ZS et de 19 </w:t>
            </w:r>
            <w:r w:rsidR="009E771E">
              <w:rPr>
                <w:lang w:val="fr-FR"/>
              </w:rPr>
              <w:t xml:space="preserve">Points FOCAUX des ZS non formés à la 1ere vague, </w:t>
            </w:r>
            <w:r w:rsidR="00736B2D">
              <w:rPr>
                <w:lang w:val="fr-FR"/>
              </w:rPr>
              <w:t>en vue</w:t>
            </w:r>
            <w:r w:rsidR="009E771E">
              <w:rPr>
                <w:lang w:val="fr-FR"/>
              </w:rPr>
              <w:t xml:space="preserve"> d’assurer la suite de cascade de formation dans toutes les Z</w:t>
            </w:r>
            <w:r w:rsidR="00736B2D">
              <w:rPr>
                <w:lang w:val="fr-FR"/>
              </w:rPr>
              <w:t xml:space="preserve">S concernées par le déploiement de la nouvelle molécule AP dans les ZS au niveau opérationnel </w:t>
            </w:r>
            <w:r w:rsidR="00940352">
              <w:rPr>
                <w:lang w:val="fr-FR"/>
              </w:rPr>
              <w:t>(ESS)</w:t>
            </w:r>
            <w:r w:rsidR="00736B2D">
              <w:rPr>
                <w:lang w:val="fr-FR"/>
              </w:rPr>
              <w:t xml:space="preserve"> </w:t>
            </w:r>
            <w:r w:rsidR="00940352">
              <w:rPr>
                <w:lang w:val="fr-FR"/>
              </w:rPr>
              <w:t>Cette vague de formation a atteint</w:t>
            </w:r>
            <w:r w:rsidR="002175D9">
              <w:rPr>
                <w:lang w:val="fr-FR"/>
              </w:rPr>
              <w:t xml:space="preserve"> 22</w:t>
            </w:r>
            <w:r w:rsidR="0029209F">
              <w:rPr>
                <w:lang w:val="fr-FR"/>
              </w:rPr>
              <w:t>0</w:t>
            </w:r>
            <w:r w:rsidR="002175D9">
              <w:rPr>
                <w:lang w:val="fr-FR"/>
              </w:rPr>
              <w:t xml:space="preserve"> </w:t>
            </w:r>
            <w:r w:rsidR="00A3027D">
              <w:rPr>
                <w:lang w:val="fr-FR"/>
              </w:rPr>
              <w:t xml:space="preserve">+ (19 </w:t>
            </w:r>
            <w:r w:rsidR="00A3027D" w:rsidRPr="00A3027D">
              <w:rPr>
                <w:lang w:val="fr-FR"/>
              </w:rPr>
              <w:t xml:space="preserve">IS Paludisme) </w:t>
            </w:r>
            <w:r w:rsidR="002175D9" w:rsidRPr="00A3027D">
              <w:rPr>
                <w:lang w:val="fr-FR"/>
              </w:rPr>
              <w:t>Prestataires</w:t>
            </w:r>
            <w:r w:rsidR="005D630A" w:rsidRPr="00A3027D">
              <w:rPr>
                <w:lang w:val="fr-FR"/>
              </w:rPr>
              <w:t xml:space="preserve"> des ESS</w:t>
            </w:r>
            <w:r w:rsidR="0029209F" w:rsidRPr="00A3027D">
              <w:rPr>
                <w:lang w:val="fr-FR"/>
              </w:rPr>
              <w:t xml:space="preserve"> </w:t>
            </w:r>
            <w:r w:rsidR="00DF0068" w:rsidRPr="00A3027D">
              <w:rPr>
                <w:lang w:val="fr-FR"/>
              </w:rPr>
              <w:t>(IT, ITA)</w:t>
            </w:r>
            <w:r w:rsidR="00940352" w:rsidRPr="00A3027D">
              <w:rPr>
                <w:lang w:val="fr-FR"/>
              </w:rPr>
              <w:t xml:space="preserve"> </w:t>
            </w:r>
            <w:r w:rsidRPr="00A3027D">
              <w:rPr>
                <w:lang w:val="fr-FR"/>
              </w:rPr>
              <w:t xml:space="preserve">dont </w:t>
            </w:r>
            <w:r w:rsidR="00DF0068" w:rsidRPr="00A3027D">
              <w:rPr>
                <w:lang w:val="fr-FR"/>
              </w:rPr>
              <w:t>52</w:t>
            </w:r>
            <w:r w:rsidRPr="00A3027D">
              <w:rPr>
                <w:lang w:val="fr-FR"/>
              </w:rPr>
              <w:t xml:space="preserve"> Femmes et </w:t>
            </w:r>
            <w:r w:rsidR="005D630A" w:rsidRPr="00A3027D">
              <w:rPr>
                <w:lang w:val="fr-FR"/>
              </w:rPr>
              <w:t xml:space="preserve">19 IS </w:t>
            </w:r>
            <w:r w:rsidR="00DF0068" w:rsidRPr="00A3027D">
              <w:rPr>
                <w:lang w:val="fr-FR"/>
              </w:rPr>
              <w:t xml:space="preserve">Paludisme </w:t>
            </w:r>
            <w:r w:rsidR="00A3027D" w:rsidRPr="00A3027D">
              <w:rPr>
                <w:lang w:val="fr-FR"/>
              </w:rPr>
              <w:t xml:space="preserve">(Tous des Hommes) </w:t>
            </w:r>
            <w:r w:rsidR="005D630A" w:rsidRPr="00A3027D">
              <w:rPr>
                <w:lang w:val="fr-FR"/>
              </w:rPr>
              <w:t>des Autres ZS rurales, Tous</w:t>
            </w:r>
            <w:r w:rsidR="005D630A">
              <w:rPr>
                <w:lang w:val="fr-FR"/>
              </w:rPr>
              <w:t xml:space="preserve"> des Hommes</w:t>
            </w:r>
            <w:r>
              <w:rPr>
                <w:lang w:val="fr-FR"/>
              </w:rPr>
              <w:t xml:space="preserve"> </w:t>
            </w:r>
          </w:p>
          <w:p w14:paraId="084D0A2A" w14:textId="63EACCBC" w:rsidR="008E5B87" w:rsidRDefault="008E5B87" w:rsidP="005C3605">
            <w:pPr>
              <w:rPr>
                <w:lang w:val="fr-FR"/>
              </w:rPr>
            </w:pPr>
            <w:r>
              <w:rPr>
                <w:lang w:val="fr-FR"/>
              </w:rPr>
              <w:t>Cet atelier de restitution avait pour but :</w:t>
            </w:r>
          </w:p>
          <w:p w14:paraId="0B655444" w14:textId="079F5DE6" w:rsidR="008E5B87" w:rsidRPr="008E5B87" w:rsidRDefault="0039131D" w:rsidP="008E5B87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8E5B87" w:rsidRPr="007276EF">
              <w:rPr>
                <w:lang w:val="fr-FR"/>
              </w:rPr>
              <w:t xml:space="preserve">Décrire la politique nationale de lutte contre le paludisme </w:t>
            </w:r>
          </w:p>
          <w:p w14:paraId="495E6050" w14:textId="697D73D9" w:rsidR="008E5B87" w:rsidRPr="008E5B87" w:rsidRDefault="008E5B87" w:rsidP="008E5B87">
            <w:pPr>
              <w:autoSpaceDE w:val="0"/>
              <w:autoSpaceDN w:val="0"/>
              <w:adjustRightInd w:val="0"/>
              <w:jc w:val="both"/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Pr="008E5B87">
              <w:rPr>
                <w:lang w:val="fr-FR"/>
              </w:rPr>
              <w:t xml:space="preserve">Maitriser les nouvelles directives nationales (Février 2022) de prise en charge du </w:t>
            </w:r>
            <w:r w:rsidRPr="008E5B87">
              <w:rPr>
                <w:lang w:val="fr-FR"/>
              </w:rPr>
              <w:lastRenderedPageBreak/>
              <w:t xml:space="preserve">paludisme avec la nouvelle molécule </w:t>
            </w:r>
            <w:proofErr w:type="gramStart"/>
            <w:r w:rsidRPr="008E5B87">
              <w:rPr>
                <w:lang w:val="fr-FR"/>
              </w:rPr>
              <w:t>( AP</w:t>
            </w:r>
            <w:proofErr w:type="gramEnd"/>
            <w:r w:rsidRPr="008E5B87">
              <w:rPr>
                <w:lang w:val="fr-FR"/>
              </w:rPr>
              <w:t>)</w:t>
            </w:r>
            <w:r w:rsidR="00DF32DC">
              <w:rPr>
                <w:lang w:val="fr-FR"/>
              </w:rPr>
              <w:t xml:space="preserve"> </w:t>
            </w:r>
            <w:r w:rsidRPr="008E5B87">
              <w:rPr>
                <w:lang w:val="fr-FR"/>
              </w:rPr>
              <w:t xml:space="preserve">Artisanat </w:t>
            </w:r>
            <w:proofErr w:type="spellStart"/>
            <w:proofErr w:type="gramStart"/>
            <w:r w:rsidRPr="008E5B87">
              <w:rPr>
                <w:lang w:val="fr-FR"/>
              </w:rPr>
              <w:t>pyronaridine</w:t>
            </w:r>
            <w:proofErr w:type="spellEnd"/>
            <w:r w:rsidRPr="008E5B87">
              <w:rPr>
                <w:lang w:val="fr-FR"/>
              </w:rPr>
              <w:t xml:space="preserve">  ;</w:t>
            </w:r>
            <w:proofErr w:type="gramEnd"/>
          </w:p>
          <w:p w14:paraId="44A1ABF6" w14:textId="123C74D0" w:rsidR="008E5B87" w:rsidRPr="008E5B87" w:rsidRDefault="008E5B87" w:rsidP="008E5B87">
            <w:pPr>
              <w:autoSpaceDE w:val="0"/>
              <w:autoSpaceDN w:val="0"/>
              <w:adjustRightInd w:val="0"/>
              <w:jc w:val="both"/>
              <w:rPr>
                <w:ins w:id="2" w:author="Alex Ntentebe" w:date="2020-03-04T17:19:00Z"/>
                <w:lang w:val="fr-FR"/>
              </w:rPr>
            </w:pPr>
            <w:r>
              <w:rPr>
                <w:rFonts w:cs="Arial"/>
                <w:lang w:val="fr-FR"/>
              </w:rPr>
              <w:t>-</w:t>
            </w:r>
            <w:r w:rsidRPr="008E5B87">
              <w:rPr>
                <w:rFonts w:cs="Arial"/>
                <w:lang w:val="fr-FR"/>
              </w:rPr>
              <w:t xml:space="preserve"> Prévenir, diagnostiquer et prendre en charge précocement et correctement le paludisme simple   et les échecs thérapeutiques</w:t>
            </w:r>
          </w:p>
          <w:p w14:paraId="0FF02919" w14:textId="77777777" w:rsidR="008E5B87" w:rsidRDefault="008E5B87" w:rsidP="005C3605">
            <w:pPr>
              <w:rPr>
                <w:lang w:val="fr-FR"/>
              </w:rPr>
            </w:pPr>
          </w:p>
          <w:p w14:paraId="6649EB63" w14:textId="6550CB95" w:rsidR="00841D08" w:rsidRPr="000D2343" w:rsidRDefault="00841D08" w:rsidP="00841D08">
            <w:pPr>
              <w:rPr>
                <w:lang w:val="fr-FR"/>
              </w:rPr>
            </w:pPr>
          </w:p>
        </w:tc>
        <w:tc>
          <w:tcPr>
            <w:tcW w:w="2438" w:type="dxa"/>
            <w:noWrap/>
          </w:tcPr>
          <w:p w14:paraId="71480AFD" w14:textId="789C2C3E" w:rsidR="00841D08" w:rsidRPr="000D2343" w:rsidRDefault="004E51A8" w:rsidP="00841D08">
            <w:pPr>
              <w:spacing w:after="200" w:line="276" w:lineRule="auto"/>
              <w:rPr>
                <w:lang w:val="fr-FR"/>
              </w:rPr>
            </w:pPr>
            <w:r>
              <w:rPr>
                <w:lang w:val="fr-FR"/>
              </w:rPr>
              <w:lastRenderedPageBreak/>
              <w:t>Commen</w:t>
            </w:r>
            <w:r w:rsidR="00F63827">
              <w:rPr>
                <w:lang w:val="fr-FR"/>
              </w:rPr>
              <w:t xml:space="preserve">t assurer l’utilisation de la nouvelle molécule AP dans toutes les structures </w:t>
            </w:r>
            <w:r w:rsidR="00D21227">
              <w:rPr>
                <w:lang w:val="fr-FR"/>
              </w:rPr>
              <w:t xml:space="preserve">et Etablissements de soin de Santé étant donné que les AP sont </w:t>
            </w:r>
            <w:r w:rsidR="008B1F9A">
              <w:rPr>
                <w:lang w:val="fr-FR"/>
              </w:rPr>
              <w:t xml:space="preserve">approvisionnés dans tous les ESS </w:t>
            </w:r>
            <w:r w:rsidR="005939B4">
              <w:rPr>
                <w:lang w:val="fr-FR"/>
              </w:rPr>
              <w:t xml:space="preserve">ruraux qu’urbains </w:t>
            </w:r>
            <w:r w:rsidR="008B1F9A">
              <w:rPr>
                <w:lang w:val="fr-FR"/>
              </w:rPr>
              <w:t xml:space="preserve">sans </w:t>
            </w:r>
            <w:r w:rsidR="005939B4">
              <w:rPr>
                <w:lang w:val="fr-FR"/>
              </w:rPr>
              <w:t>formation préalable</w:t>
            </w:r>
            <w:r w:rsidR="00F23716">
              <w:rPr>
                <w:lang w:val="fr-FR"/>
              </w:rPr>
              <w:t> !</w:t>
            </w:r>
          </w:p>
        </w:tc>
        <w:tc>
          <w:tcPr>
            <w:tcW w:w="2751" w:type="dxa"/>
            <w:noWrap/>
          </w:tcPr>
          <w:p w14:paraId="087D38AE" w14:textId="77777777" w:rsidR="00841D08" w:rsidRDefault="00F23716" w:rsidP="00841D08">
            <w:pPr>
              <w:spacing w:after="200" w:line="276" w:lineRule="auto"/>
              <w:rPr>
                <w:lang w:val="fr-FR"/>
              </w:rPr>
            </w:pPr>
            <w:r>
              <w:rPr>
                <w:lang w:val="fr-FR"/>
              </w:rPr>
              <w:t xml:space="preserve">Formation par le noyau des Formateurs des </w:t>
            </w:r>
            <w:r w:rsidR="00CD2CA9">
              <w:rPr>
                <w:lang w:val="fr-FR"/>
              </w:rPr>
              <w:t xml:space="preserve">7 ZS Urbaines et Péri urbaines sur l’utilisation de l’AP, </w:t>
            </w:r>
          </w:p>
          <w:p w14:paraId="68BEB9B5" w14:textId="29568CD0" w:rsidR="00CD2CA9" w:rsidRPr="000D2343" w:rsidRDefault="00E47AEA" w:rsidP="00841D08">
            <w:pPr>
              <w:spacing w:after="200" w:line="276" w:lineRule="auto"/>
              <w:rPr>
                <w:lang w:val="fr-FR"/>
              </w:rPr>
            </w:pPr>
            <w:r>
              <w:rPr>
                <w:lang w:val="fr-FR"/>
              </w:rPr>
              <w:t xml:space="preserve">Invitation et formation des 19 Points Focaux de lutte contre le Paludisme des 19 ZS </w:t>
            </w:r>
            <w:r w:rsidR="00FA264B">
              <w:rPr>
                <w:lang w:val="fr-FR"/>
              </w:rPr>
              <w:t xml:space="preserve">non concernées au </w:t>
            </w:r>
            <w:r w:rsidR="00D35402">
              <w:rPr>
                <w:lang w:val="fr-FR"/>
              </w:rPr>
              <w:t>départ</w:t>
            </w:r>
            <w:r w:rsidR="00FA264B">
              <w:rPr>
                <w:lang w:val="fr-FR"/>
              </w:rPr>
              <w:t xml:space="preserve"> par la formation, </w:t>
            </w:r>
            <w:r w:rsidR="00D35402">
              <w:rPr>
                <w:lang w:val="fr-FR"/>
              </w:rPr>
              <w:t>en vue</w:t>
            </w:r>
            <w:r w:rsidR="00FA264B">
              <w:rPr>
                <w:lang w:val="fr-FR"/>
              </w:rPr>
              <w:t xml:space="preserve"> d’assurer la restitution lors des revues dans leurs ZS res</w:t>
            </w:r>
            <w:r w:rsidR="00D35402">
              <w:rPr>
                <w:lang w:val="fr-FR"/>
              </w:rPr>
              <w:t>pectives</w:t>
            </w:r>
          </w:p>
        </w:tc>
        <w:tc>
          <w:tcPr>
            <w:tcW w:w="2498" w:type="dxa"/>
            <w:noWrap/>
          </w:tcPr>
          <w:p w14:paraId="231727C2" w14:textId="7B52403E" w:rsidR="00841D08" w:rsidRPr="000D2343" w:rsidRDefault="00E45DD9" w:rsidP="00841D08">
            <w:pPr>
              <w:spacing w:after="200" w:line="276" w:lineRule="auto"/>
              <w:rPr>
                <w:lang w:val="fr-FR"/>
              </w:rPr>
            </w:pPr>
            <w:r>
              <w:rPr>
                <w:lang w:val="fr-FR"/>
              </w:rPr>
              <w:t>Assurer le suivi post formation, et le suivi de stocks dans les ZS</w:t>
            </w:r>
          </w:p>
        </w:tc>
        <w:tc>
          <w:tcPr>
            <w:tcW w:w="2618" w:type="dxa"/>
            <w:noWrap/>
            <w:hideMark/>
          </w:tcPr>
          <w:p w14:paraId="14024D97" w14:textId="6623D2B5" w:rsidR="00841D08" w:rsidRPr="000D2343" w:rsidRDefault="00841D08" w:rsidP="00841D08">
            <w:pPr>
              <w:rPr>
                <w:lang w:val="fr-FR"/>
              </w:rPr>
            </w:pPr>
            <w:r w:rsidRPr="000D2343">
              <w:rPr>
                <w:rFonts w:eastAsia="Gill Sans MT" w:cs="Gill Sans MT"/>
                <w:color w:val="000000" w:themeColor="text1"/>
                <w:sz w:val="20"/>
                <w:szCs w:val="20"/>
                <w:lang w:val="fr"/>
              </w:rPr>
              <w:t>FPS (fond de Promotion de la Santé du Gouvernement Central).</w:t>
            </w:r>
          </w:p>
        </w:tc>
      </w:tr>
      <w:tr w:rsidR="00841D08" w:rsidRPr="001C184A" w14:paraId="2575D2AC" w14:textId="77777777" w:rsidTr="00841D08">
        <w:trPr>
          <w:trHeight w:val="420"/>
        </w:trPr>
        <w:tc>
          <w:tcPr>
            <w:tcW w:w="18165" w:type="dxa"/>
            <w:gridSpan w:val="7"/>
            <w:vAlign w:val="bottom"/>
            <w:hideMark/>
          </w:tcPr>
          <w:p w14:paraId="18919E62" w14:textId="77777777" w:rsidR="00841D08" w:rsidRPr="000D2343" w:rsidRDefault="00841D08" w:rsidP="00841D08">
            <w:pPr>
              <w:rPr>
                <w:rFonts w:eastAsia="Times New Roman" w:cs="Calibri"/>
                <w:b/>
                <w:bCs/>
                <w:color w:val="0E2841"/>
                <w:kern w:val="0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b/>
                <w:bCs/>
                <w:color w:val="0E2841"/>
                <w:kern w:val="0"/>
                <w:lang w:val="fr-FR"/>
                <w14:ligatures w14:val="none"/>
              </w:rPr>
              <w:t>Objectif 3 : Renforcer les systèmes de santé pour accroître l’autonomie</w:t>
            </w:r>
          </w:p>
        </w:tc>
      </w:tr>
      <w:tr w:rsidR="00841D08" w:rsidRPr="001C184A" w14:paraId="41E42395" w14:textId="77777777" w:rsidTr="00841D08">
        <w:trPr>
          <w:trHeight w:val="290"/>
        </w:trPr>
        <w:tc>
          <w:tcPr>
            <w:tcW w:w="18165" w:type="dxa"/>
            <w:gridSpan w:val="7"/>
            <w:vAlign w:val="bottom"/>
            <w:hideMark/>
          </w:tcPr>
          <w:p w14:paraId="341FC563" w14:textId="77777777" w:rsidR="00841D08" w:rsidRPr="000D2343" w:rsidRDefault="00841D08" w:rsidP="00841D08">
            <w:pPr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Activité 3.1 Renforcer les systèmes de données sur la santé maternelle, néonatale et infantile, la nutrition et le paludisme afin d’améliorer la prise de décision programmatique</w:t>
            </w:r>
          </w:p>
        </w:tc>
      </w:tr>
      <w:tr w:rsidR="00841D08" w:rsidRPr="001C184A" w14:paraId="34284716" w14:textId="77777777" w:rsidTr="00841D08">
        <w:trPr>
          <w:trHeight w:val="290"/>
        </w:trPr>
        <w:tc>
          <w:tcPr>
            <w:tcW w:w="1159" w:type="dxa"/>
            <w:noWrap/>
            <w:vAlign w:val="bottom"/>
            <w:hideMark/>
          </w:tcPr>
          <w:p w14:paraId="1C46753D" w14:textId="78A75AB9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3.1.</w:t>
            </w:r>
            <w:r w:rsidR="00510474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3</w:t>
            </w:r>
          </w:p>
        </w:tc>
        <w:tc>
          <w:tcPr>
            <w:tcW w:w="1881" w:type="dxa"/>
            <w:noWrap/>
            <w:vAlign w:val="bottom"/>
            <w:hideMark/>
          </w:tcPr>
          <w:p w14:paraId="560C6B84" w14:textId="60B87055" w:rsidR="00841D08" w:rsidRPr="008571CD" w:rsidRDefault="008571CD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 w:rsidRPr="008571CD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Élaborer un plan ciblé de renforcement des données</w:t>
            </w:r>
            <w:r w:rsidR="00510474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/ </w:t>
            </w:r>
            <w:r w:rsidR="00510474" w:rsidRPr="00510474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>appui au MONITOTAGE DE 5 ZS</w:t>
            </w:r>
          </w:p>
        </w:tc>
        <w:tc>
          <w:tcPr>
            <w:tcW w:w="4820" w:type="dxa"/>
            <w:noWrap/>
            <w:vAlign w:val="bottom"/>
            <w:hideMark/>
          </w:tcPr>
          <w:p w14:paraId="17C2A689" w14:textId="15048275" w:rsidR="00841D08" w:rsidRDefault="000665AF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Durant la période </w:t>
            </w:r>
            <w:r w:rsidR="00C57B68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EPIC a appuyé </w:t>
            </w:r>
            <w:r w:rsidR="00BA7C2B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le monitorage des BCZS dans 5 ZS de la ville,</w:t>
            </w:r>
            <w:r w:rsidR="00196E4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à </w:t>
            </w:r>
            <w:r w:rsidR="0013504A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savoir la ZS de KANANGA, la ZS de BOBOZO ; la ZS de </w:t>
            </w:r>
            <w:r w:rsidR="00AA3893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KATOKA</w:t>
            </w:r>
            <w:r w:rsidR="0013504A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, la ZS de NDESHA et la ZS de LUKO</w:t>
            </w:r>
            <w:r w:rsidR="00072AA4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NGA.</w:t>
            </w:r>
            <w:r w:rsidR="00BA7C2B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</w:t>
            </w:r>
          </w:p>
          <w:p w14:paraId="0B7A2C7B" w14:textId="77777777" w:rsidR="00BA7C2B" w:rsidRDefault="00BA7C2B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Ce monitorage </w:t>
            </w:r>
            <w:r w:rsidR="00F569D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a été appuyé par le duo PNLP et /ou I</w:t>
            </w:r>
            <w:r w:rsidR="00196E4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NFOSAN ou ATZS</w:t>
            </w:r>
          </w:p>
          <w:p w14:paraId="3D20ACED" w14:textId="76DC9C9F" w:rsidR="00F42C54" w:rsidRDefault="00F42C54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Cette activité avait pour but de r</w:t>
            </w:r>
            <w:r w:rsidRPr="00F42C54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enforcer la qualité des données et améliorer les performances des indicateurs prioritaires </w:t>
            </w:r>
            <w:proofErr w:type="spellStart"/>
            <w:r w:rsidRPr="00F42C54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EpiC</w:t>
            </w:r>
            <w:proofErr w:type="spellEnd"/>
            <w:r w:rsidRPr="00F42C54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dans la Zone de Santé à travers un appui technique rapproché aux équipes cadres et aux formations sanitaires soutenues</w:t>
            </w:r>
          </w:p>
          <w:p w14:paraId="5AAC1AE6" w14:textId="77777777" w:rsidR="00072AA4" w:rsidRDefault="00072AA4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Plusieurs défis ont été relevés au cours de ces revues</w:t>
            </w:r>
            <w:r w:rsidR="00AA3893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 ;</w:t>
            </w:r>
          </w:p>
          <w:p w14:paraId="3585964C" w14:textId="10BDA028" w:rsidR="007A6F07" w:rsidRPr="000D2343" w:rsidRDefault="007A6F07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-Absence de tenue des réunions de validation des données, pas de contrôle qualité </w:t>
            </w:r>
            <w:r w:rsidR="000056EB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sur les données saisies, faibles performances observées sur certains indicateurs notamment la SP2</w:t>
            </w:r>
          </w:p>
        </w:tc>
        <w:tc>
          <w:tcPr>
            <w:tcW w:w="2438" w:type="dxa"/>
            <w:noWrap/>
            <w:vAlign w:val="bottom"/>
            <w:hideMark/>
          </w:tcPr>
          <w:p w14:paraId="60E3B84D" w14:textId="68631051" w:rsidR="00841D08" w:rsidRPr="000D2343" w:rsidRDefault="000056EB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Le grand défi rencontré d’une façon générale, c’est la faible qualité des données liée </w:t>
            </w:r>
            <w:r w:rsidR="0090749A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à l’inexistence des analyses ou à des</w:t>
            </w:r>
            <w:r w:rsidR="007360B7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analyses des faible qualité pour la majorité des ZS</w:t>
            </w:r>
          </w:p>
        </w:tc>
        <w:tc>
          <w:tcPr>
            <w:tcW w:w="2751" w:type="dxa"/>
            <w:noWrap/>
            <w:vAlign w:val="bottom"/>
            <w:hideMark/>
          </w:tcPr>
          <w:p w14:paraId="1B2241E2" w14:textId="3C43BE0C" w:rsidR="00841D08" w:rsidRPr="000D2343" w:rsidRDefault="007360B7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Continuer à appuyer le monitorage des ZS</w:t>
            </w:r>
            <w:r w:rsidR="00272041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et en assurer la qualité au travers l</w:t>
            </w:r>
            <w:r w:rsidR="003C0D91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’</w:t>
            </w:r>
            <w:r w:rsidR="00272041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appui des Cadres du niveau Intermédiaire</w:t>
            </w:r>
          </w:p>
        </w:tc>
        <w:tc>
          <w:tcPr>
            <w:tcW w:w="2498" w:type="dxa"/>
            <w:noWrap/>
            <w:vAlign w:val="bottom"/>
            <w:hideMark/>
          </w:tcPr>
          <w:p w14:paraId="0C4641C3" w14:textId="054924C5" w:rsidR="00841D08" w:rsidRPr="000D2343" w:rsidRDefault="003C0D91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Soumettre la demande des activités pour la tenue des monitorages de prochains Mois</w:t>
            </w:r>
          </w:p>
        </w:tc>
        <w:tc>
          <w:tcPr>
            <w:tcW w:w="2618" w:type="dxa"/>
            <w:noWrap/>
            <w:vAlign w:val="bottom"/>
            <w:hideMark/>
          </w:tcPr>
          <w:p w14:paraId="7E559454" w14:textId="77777777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841D08" w:rsidRPr="001C184A" w14:paraId="7C8C6767" w14:textId="77777777" w:rsidTr="00841D08">
        <w:trPr>
          <w:trHeight w:val="290"/>
        </w:trPr>
        <w:tc>
          <w:tcPr>
            <w:tcW w:w="1159" w:type="dxa"/>
            <w:noWrap/>
            <w:vAlign w:val="bottom"/>
            <w:hideMark/>
          </w:tcPr>
          <w:p w14:paraId="083BF87A" w14:textId="72103A14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3.1.</w:t>
            </w:r>
            <w:r w:rsidR="00510474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3</w:t>
            </w:r>
          </w:p>
        </w:tc>
        <w:tc>
          <w:tcPr>
            <w:tcW w:w="1881" w:type="dxa"/>
            <w:noWrap/>
            <w:vAlign w:val="bottom"/>
            <w:hideMark/>
          </w:tcPr>
          <w:p w14:paraId="7FB81FDB" w14:textId="31E2C580" w:rsidR="00841D08" w:rsidRPr="000D2343" w:rsidRDefault="00510474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 w:rsidRPr="008571CD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Élaborer un plan ciblé de renforcement des données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/ </w:t>
            </w:r>
            <w:r w:rsidRPr="00510474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 xml:space="preserve">appui </w:t>
            </w:r>
            <w:proofErr w:type="spellStart"/>
            <w:r w:rsidRPr="00510474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>a</w:t>
            </w:r>
            <w:proofErr w:type="spellEnd"/>
            <w:r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 xml:space="preserve"> la dotation en </w:t>
            </w:r>
            <w:r w:rsidR="00217E62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>Mégabytes dans les 26</w:t>
            </w:r>
            <w:r w:rsidRPr="00510474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 xml:space="preserve"> ZS</w:t>
            </w:r>
          </w:p>
        </w:tc>
        <w:tc>
          <w:tcPr>
            <w:tcW w:w="4820" w:type="dxa"/>
            <w:noWrap/>
            <w:vAlign w:val="bottom"/>
            <w:hideMark/>
          </w:tcPr>
          <w:p w14:paraId="55AB15F5" w14:textId="1F6B8010" w:rsidR="00841D08" w:rsidRPr="000D2343" w:rsidRDefault="00AB4EF9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Au cours de la période, EPIC a assuré la dotation en MEGABYTES </w:t>
            </w:r>
            <w:r w:rsidR="00411D63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dans les 26 ZS de la Province y compris le Bureau </w:t>
            </w:r>
            <w:r w:rsidR="003418AB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INFOSAN,</w:t>
            </w:r>
            <w:r w:rsidR="00411D63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Cette dotation s’inscrit dans le cadre d’amélioration de</w:t>
            </w:r>
            <w:r w:rsidR="0008456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la connectivité dans les ZS et assurer également celle du bureau INFOSAN </w:t>
            </w:r>
            <w:r w:rsidR="00EF238A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dans l’analyse des données de la Province</w:t>
            </w:r>
            <w:r w:rsidR="0037740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.</w:t>
            </w:r>
          </w:p>
        </w:tc>
        <w:tc>
          <w:tcPr>
            <w:tcW w:w="2438" w:type="dxa"/>
            <w:noWrap/>
            <w:vAlign w:val="bottom"/>
            <w:hideMark/>
          </w:tcPr>
          <w:p w14:paraId="54B208D2" w14:textId="61D60644" w:rsidR="00841D08" w:rsidRDefault="0037740C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Le seul défi rencontré c’est la qualité des livrables remontée des ZS </w:t>
            </w:r>
            <w:r w:rsidR="004C62F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qui a posé des problèmes liés aux </w:t>
            </w:r>
            <w:proofErr w:type="spellStart"/>
            <w:r w:rsidR="006E43A9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Scanns</w:t>
            </w:r>
            <w:proofErr w:type="spellEnd"/>
            <w:r w:rsidR="004C62F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</w:t>
            </w:r>
            <w:r w:rsidR="006E43A9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des documents parfois non normés</w:t>
            </w:r>
            <w:r w:rsidR="004C62F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et cela a pris temp</w:t>
            </w:r>
            <w:r w:rsidR="002653C8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s pour assurer la correction et feedback</w:t>
            </w:r>
          </w:p>
          <w:p w14:paraId="1F764C85" w14:textId="730DA5A8" w:rsidR="002653C8" w:rsidRPr="000D2343" w:rsidRDefault="002653C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lastRenderedPageBreak/>
              <w:t xml:space="preserve">Et enfin le défi lié au </w:t>
            </w:r>
            <w:r w:rsidR="006E43A9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paiement prenant plus du temps que prévu</w:t>
            </w:r>
          </w:p>
        </w:tc>
        <w:tc>
          <w:tcPr>
            <w:tcW w:w="2751" w:type="dxa"/>
            <w:noWrap/>
            <w:vAlign w:val="bottom"/>
            <w:hideMark/>
          </w:tcPr>
          <w:p w14:paraId="18624F1A" w14:textId="5289D257" w:rsidR="009267BC" w:rsidRPr="000D2343" w:rsidRDefault="004259C3" w:rsidP="009267BC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lastRenderedPageBreak/>
              <w:t xml:space="preserve">Etant à la 1ere expérience avec les ZS de la province avec les Gestionnaires des ZS, un accompagnement était effectué avec le CB INFONSAN dans la correction des </w:t>
            </w:r>
            <w:r w:rsidR="009267BC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livrables, et Suivi pour assurer le paiement promptement</w:t>
            </w:r>
          </w:p>
        </w:tc>
        <w:tc>
          <w:tcPr>
            <w:tcW w:w="2498" w:type="dxa"/>
            <w:noWrap/>
            <w:vAlign w:val="bottom"/>
            <w:hideMark/>
          </w:tcPr>
          <w:p w14:paraId="0E81688C" w14:textId="62144DA4" w:rsidR="00841D08" w:rsidRPr="000D2343" w:rsidRDefault="009267BC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Assurer la dota</w:t>
            </w:r>
            <w:r w:rsidR="003C0D91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t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ion des </w:t>
            </w:r>
            <w:proofErr w:type="spellStart"/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Megabytes</w:t>
            </w:r>
            <w:proofErr w:type="spellEnd"/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aux Mois</w:t>
            </w:r>
            <w:r w:rsidR="00E0025E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/ Trimestres prochains</w:t>
            </w:r>
          </w:p>
        </w:tc>
        <w:tc>
          <w:tcPr>
            <w:tcW w:w="2618" w:type="dxa"/>
            <w:noWrap/>
            <w:vAlign w:val="bottom"/>
            <w:hideMark/>
          </w:tcPr>
          <w:p w14:paraId="15947D02" w14:textId="77777777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841D08" w:rsidRPr="001C184A" w14:paraId="4803EE89" w14:textId="77777777" w:rsidTr="00841D08">
        <w:trPr>
          <w:trHeight w:val="290"/>
        </w:trPr>
        <w:tc>
          <w:tcPr>
            <w:tcW w:w="18165" w:type="dxa"/>
            <w:gridSpan w:val="7"/>
            <w:vAlign w:val="bottom"/>
            <w:hideMark/>
          </w:tcPr>
          <w:p w14:paraId="0A99C414" w14:textId="77777777" w:rsidR="00841D08" w:rsidRPr="000D2343" w:rsidRDefault="00841D08" w:rsidP="00841D08">
            <w:pPr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Activité 3.3 Améliorer la chaîne d'approvisionnement des produits essentiels de santé maternelle, néonatale et infantile, de lutte contre le paludisme et de nutrition</w:t>
            </w:r>
          </w:p>
        </w:tc>
      </w:tr>
      <w:tr w:rsidR="00841D08" w:rsidRPr="000D2343" w14:paraId="22FA8CE5" w14:textId="77777777" w:rsidTr="00841D08">
        <w:trPr>
          <w:trHeight w:val="290"/>
        </w:trPr>
        <w:tc>
          <w:tcPr>
            <w:tcW w:w="1159" w:type="dxa"/>
            <w:noWrap/>
            <w:hideMark/>
          </w:tcPr>
          <w:p w14:paraId="59E2CB3E" w14:textId="6649528D" w:rsidR="00841D08" w:rsidRPr="000D2343" w:rsidRDefault="00841D08" w:rsidP="00841D08">
            <w:pPr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3.3.1</w:t>
            </w:r>
          </w:p>
        </w:tc>
        <w:tc>
          <w:tcPr>
            <w:tcW w:w="1881" w:type="dxa"/>
            <w:noWrap/>
            <w:hideMark/>
          </w:tcPr>
          <w:p w14:paraId="6C9C02AE" w14:textId="73395CE5" w:rsidR="00841D08" w:rsidRPr="00DE609D" w:rsidRDefault="00DE609D" w:rsidP="00841D08">
            <w:pPr>
              <w:rPr>
                <w:rFonts w:eastAsia="Times New Roman" w:cs="Times New Roman"/>
                <w:b/>
                <w:bCs/>
                <w:color w:val="FF0000"/>
                <w:kern w:val="0"/>
                <w:sz w:val="20"/>
                <w:szCs w:val="20"/>
                <w:lang w:val="fr-FR"/>
                <w14:ligatures w14:val="none"/>
              </w:rPr>
            </w:pPr>
            <w:r w:rsidRPr="00DE609D">
              <w:rPr>
                <w:rFonts w:eastAsia="Times New Roman" w:cs="Times New Roman"/>
                <w:b/>
                <w:bCs/>
                <w:color w:val="0070C0"/>
                <w:sz w:val="20"/>
                <w:szCs w:val="20"/>
                <w:lang w:val="fr-FR"/>
              </w:rPr>
              <w:t>Appuyer la mission de triangulation des données SIGL dans les ZS/ESS T1 2026</w:t>
            </w:r>
          </w:p>
        </w:tc>
        <w:tc>
          <w:tcPr>
            <w:tcW w:w="4820" w:type="dxa"/>
            <w:noWrap/>
            <w:hideMark/>
          </w:tcPr>
          <w:p w14:paraId="0C9DA2C0" w14:textId="439699D0" w:rsidR="00023F64" w:rsidRPr="005F606F" w:rsidRDefault="00841D08" w:rsidP="00023F64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Au cours du mois de </w:t>
            </w:r>
            <w:r w:rsidR="00AA3893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juin</w:t>
            </w: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2026, Epic a appuyé financièrement et techniquement la </w:t>
            </w:r>
            <w:r w:rsidR="00023F64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mission de vérification de la qualité des données SIGL par triangulation </w:t>
            </w:r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dont</w:t>
            </w:r>
            <w:r w:rsidR="00023F64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</w:t>
            </w:r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5 ZS </w:t>
            </w:r>
            <w:r w:rsidR="00D67255">
              <w:rPr>
                <w:rFonts w:eastAsia="Times New Roman" w:cs="Times New Roman"/>
                <w:sz w:val="20"/>
                <w:szCs w:val="20"/>
                <w:lang w:val="fr-FR"/>
              </w:rPr>
              <w:t>sont</w:t>
            </w:r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</w:t>
            </w:r>
            <w:r w:rsidR="00472F8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visit</w:t>
            </w:r>
            <w:r w:rsidR="00472F8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ées </w:t>
            </w:r>
            <w:r w:rsidR="00472F8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en</w:t>
            </w:r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respectant les quotas ci-après : 2 ZS les plus performantes (</w:t>
            </w:r>
            <w:proofErr w:type="spellStart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Bilomba</w:t>
            </w:r>
            <w:proofErr w:type="spellEnd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et </w:t>
            </w:r>
            <w:proofErr w:type="spellStart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Bunkonde</w:t>
            </w:r>
            <w:proofErr w:type="spellEnd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) une ZS en moyenne performance (Mutoto) et 2 ZS moins performantes (</w:t>
            </w:r>
            <w:proofErr w:type="spellStart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Mikalayi</w:t>
            </w:r>
            <w:proofErr w:type="spellEnd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et </w:t>
            </w:r>
            <w:proofErr w:type="spellStart"/>
            <w:proofErr w:type="gramStart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Tshibala</w:t>
            </w:r>
            <w:proofErr w:type="spellEnd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)  en</w:t>
            </w:r>
            <w:proofErr w:type="gramEnd"/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SIGL</w:t>
            </w:r>
            <w:r w:rsidR="00023F64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</w:t>
            </w:r>
          </w:p>
          <w:p w14:paraId="4B9E150A" w14:textId="309D0F5F" w:rsidR="00841D08" w:rsidRPr="005F606F" w:rsidRDefault="00B4165E" w:rsidP="00841D08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Mission</w:t>
            </w:r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</w:t>
            </w: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effective pendant 5 jours </w:t>
            </w:r>
            <w:r w:rsidR="00472F8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dans les</w:t>
            </w:r>
            <w:r w:rsidR="005508A5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HGR </w:t>
            </w:r>
            <w:r w:rsidR="00472F8F">
              <w:rPr>
                <w:rFonts w:eastAsia="Times New Roman" w:cs="Times New Roman"/>
                <w:sz w:val="20"/>
                <w:szCs w:val="20"/>
                <w:lang w:val="fr-FR"/>
              </w:rPr>
              <w:t>respectifs</w:t>
            </w:r>
            <w:r w:rsidR="005508A5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et 9 ESS par ZS et les BCZS </w:t>
            </w:r>
            <w:r w:rsidR="00472F8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de </w:t>
            </w:r>
            <w:r w:rsidR="00841D08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la division provinciale de la santé du </w:t>
            </w:r>
            <w:r w:rsidR="005646F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Kasai Central</w:t>
            </w:r>
            <w:r w:rsidR="00841D08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</w:t>
            </w:r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au</w:t>
            </w:r>
            <w:r w:rsidR="00841D08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travers l’UTGL</w:t>
            </w:r>
            <w:r w:rsidR="005F606F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at appui des équipes locales des ZS vers les ESS</w:t>
            </w:r>
            <w:r w:rsidR="00F30E1D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ciblés</w:t>
            </w:r>
            <w:r w:rsidR="00841D08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.</w:t>
            </w:r>
          </w:p>
          <w:p w14:paraId="4B0EBC96" w14:textId="7103A30E" w:rsidR="002A5F81" w:rsidRPr="005F606F" w:rsidRDefault="00841D08" w:rsidP="002A5F81">
            <w:pPr>
              <w:pStyle w:val="ListParagraph"/>
              <w:numPr>
                <w:ilvl w:val="0"/>
                <w:numId w:val="39"/>
              </w:num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Cet</w:t>
            </w:r>
            <w:r w:rsidR="00B4165E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te mission </w:t>
            </w: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s’est </w:t>
            </w:r>
            <w:proofErr w:type="gramStart"/>
            <w:r w:rsidR="002A5F81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tenu</w:t>
            </w:r>
            <w:proofErr w:type="gramEnd"/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durant </w:t>
            </w:r>
            <w:r w:rsidR="00B4165E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cinq</w:t>
            </w: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jours réunissant </w:t>
            </w:r>
            <w:r w:rsidR="00C25711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5Cadres de l’</w:t>
            </w:r>
            <w:r w:rsidR="00D12DA3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UTGL, </w:t>
            </w:r>
            <w:r w:rsidR="00C25711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et les Responsables des approvisionnements des ZS ciblées</w:t>
            </w:r>
            <w:r w:rsidR="00D12DA3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. </w:t>
            </w:r>
          </w:p>
          <w:p w14:paraId="73DB7488" w14:textId="77777777" w:rsidR="002A5F81" w:rsidRPr="005F606F" w:rsidRDefault="00D12DA3" w:rsidP="002A5F81">
            <w:pPr>
              <w:pStyle w:val="ListParagraph"/>
              <w:numPr>
                <w:ilvl w:val="0"/>
                <w:numId w:val="39"/>
              </w:num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L’objectif était de contribuer</w:t>
            </w:r>
            <w:r w:rsidR="00841D08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à l’amélioration de la qualité des données de gestion de la chaine d’approvisionnement et à la disponibilité des médicaments essentiels </w:t>
            </w: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dans les 19 </w:t>
            </w:r>
            <w:r w:rsidR="002A5F81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zones. </w:t>
            </w:r>
          </w:p>
          <w:p w14:paraId="00F3D1FF" w14:textId="61FC6CF7" w:rsidR="00841D08" w:rsidRPr="005F606F" w:rsidRDefault="002A5F81" w:rsidP="002A5F81">
            <w:pPr>
              <w:pStyle w:val="ListParagraph"/>
              <w:numPr>
                <w:ilvl w:val="0"/>
                <w:numId w:val="39"/>
              </w:num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L’outil </w:t>
            </w:r>
            <w:r w:rsidR="00841D08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d’analyse des données </w:t>
            </w:r>
            <w:proofErr w:type="gramStart"/>
            <w:r w:rsidR="00841D08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DYSMED </w:t>
            </w: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a</w:t>
            </w:r>
            <w:proofErr w:type="gramEnd"/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été utilisé pour l’analyse de 9 indicateurs SIGL.</w:t>
            </w:r>
          </w:p>
          <w:p w14:paraId="437BF662" w14:textId="7900F07C" w:rsidR="002A5F81" w:rsidRPr="005F606F" w:rsidRDefault="002A5F81" w:rsidP="002A5F81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Résultats :</w:t>
            </w:r>
          </w:p>
          <w:p w14:paraId="6EEC7F1E" w14:textId="77777777" w:rsidR="002A5F81" w:rsidRPr="005F606F" w:rsidRDefault="002A5F81" w:rsidP="002A5F81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</w:p>
          <w:p w14:paraId="355594F4" w14:textId="4BB98161" w:rsidR="00841D08" w:rsidRPr="005F606F" w:rsidRDefault="001028F4" w:rsidP="001028F4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- </w:t>
            </w:r>
            <w:r w:rsidR="002A5F81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Données manquantes, retard transmission rapports, incohérences des rapports logistiques et faible exhaustivité des rapports.</w:t>
            </w:r>
          </w:p>
          <w:p w14:paraId="6F4466C3" w14:textId="77777777" w:rsidR="00090429" w:rsidRPr="005F606F" w:rsidRDefault="00090429" w:rsidP="00090429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La disponibilité des intrants a été évaluée dans les ESS,</w:t>
            </w:r>
          </w:p>
          <w:p w14:paraId="2E272912" w14:textId="77777777" w:rsidR="00090429" w:rsidRPr="005F606F" w:rsidRDefault="00090429" w:rsidP="00090429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- La tenue des outils de gestion par les prestataires a été vérifiée,</w:t>
            </w:r>
          </w:p>
          <w:p w14:paraId="2F5F7679" w14:textId="77777777" w:rsidR="00090429" w:rsidRPr="005F606F" w:rsidRDefault="00090429" w:rsidP="00090429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lastRenderedPageBreak/>
              <w:t xml:space="preserve">- Le niveau de </w:t>
            </w:r>
            <w:proofErr w:type="spellStart"/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correctitude</w:t>
            </w:r>
            <w:proofErr w:type="spellEnd"/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des données postées dans </w:t>
            </w:r>
            <w:proofErr w:type="spellStart"/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InfoMED</w:t>
            </w:r>
            <w:proofErr w:type="spellEnd"/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de janvier à mars 2026 a été</w:t>
            </w:r>
          </w:p>
          <w:p w14:paraId="7C50DF1D" w14:textId="6CBB7460" w:rsidR="00090429" w:rsidRPr="005F606F" w:rsidRDefault="0057388B" w:rsidP="00090429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Déterminé</w:t>
            </w:r>
            <w:r w:rsidR="00090429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,</w:t>
            </w:r>
          </w:p>
          <w:p w14:paraId="458C4F99" w14:textId="77777777" w:rsidR="00090429" w:rsidRPr="005F606F" w:rsidRDefault="00090429" w:rsidP="00090429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- Les BCZ et ESS ont été accompagnés à identifier les causes de discordance des données</w:t>
            </w:r>
          </w:p>
          <w:p w14:paraId="32D6885C" w14:textId="49F282CD" w:rsidR="00090429" w:rsidRPr="005F606F" w:rsidRDefault="00060D38" w:rsidP="00090429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Logistiques</w:t>
            </w:r>
            <w:r w:rsidR="00090429" w:rsidRPr="005F606F">
              <w:rPr>
                <w:rFonts w:eastAsia="Times New Roman" w:cs="Times New Roman"/>
                <w:sz w:val="20"/>
                <w:szCs w:val="20"/>
                <w:lang w:val="fr-FR"/>
              </w:rPr>
              <w:t>,</w:t>
            </w:r>
          </w:p>
          <w:p w14:paraId="6B39FAD9" w14:textId="77777777" w:rsidR="00090429" w:rsidRPr="005F606F" w:rsidRDefault="00090429" w:rsidP="00090429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- Le croisement systématique des données logistiques a été réalisé et les écarts dégagés,</w:t>
            </w:r>
          </w:p>
          <w:p w14:paraId="2A595756" w14:textId="77777777" w:rsidR="00090429" w:rsidRPr="005F606F" w:rsidRDefault="00090429" w:rsidP="00090429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- La restitution de la mission a été préparée en faveur des gestionnaires de stock à la revue GAS,</w:t>
            </w:r>
          </w:p>
          <w:p w14:paraId="381FC266" w14:textId="40784580" w:rsidR="00BF1B8E" w:rsidRPr="005F606F" w:rsidRDefault="00090429" w:rsidP="001028F4">
            <w:pPr>
              <w:jc w:val="both"/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5F606F">
              <w:rPr>
                <w:rFonts w:eastAsia="Times New Roman" w:cs="Times New Roman"/>
                <w:sz w:val="20"/>
                <w:szCs w:val="20"/>
                <w:lang w:val="fr-FR"/>
              </w:rPr>
              <w:t>- Les actions correctrices ont été défini et les recommandations formulées</w:t>
            </w:r>
            <w:r w:rsidR="00BF1B8E" w:rsidRPr="005F606F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2438" w:type="dxa"/>
            <w:noWrap/>
            <w:hideMark/>
          </w:tcPr>
          <w:p w14:paraId="581D9E2C" w14:textId="5FA69CE4" w:rsidR="006201EC" w:rsidRPr="00912FEA" w:rsidRDefault="00841D08" w:rsidP="00841D08">
            <w:pPr>
              <w:rPr>
                <w:rFonts w:eastAsiaTheme="minorEastAsia"/>
                <w:sz w:val="20"/>
                <w:szCs w:val="20"/>
                <w:lang w:val="fr-FR"/>
              </w:rPr>
            </w:pPr>
            <w:r w:rsidRPr="00912FEA">
              <w:rPr>
                <w:rFonts w:eastAsiaTheme="minorEastAsia"/>
                <w:sz w:val="20"/>
                <w:szCs w:val="20"/>
                <w:lang w:val="fr-FR"/>
              </w:rPr>
              <w:lastRenderedPageBreak/>
              <w:t xml:space="preserve"> </w:t>
            </w:r>
            <w:r w:rsidR="006201EC" w:rsidRPr="00912FEA">
              <w:rPr>
                <w:rFonts w:eastAsiaTheme="minorEastAsia"/>
                <w:sz w:val="20"/>
                <w:szCs w:val="20"/>
                <w:lang w:val="fr-FR"/>
              </w:rPr>
              <w:t xml:space="preserve">Les outils </w:t>
            </w:r>
            <w:r w:rsidR="0026195A" w:rsidRPr="00912FEA">
              <w:rPr>
                <w:rFonts w:eastAsiaTheme="minorEastAsia"/>
                <w:sz w:val="20"/>
                <w:szCs w:val="20"/>
                <w:lang w:val="fr-FR"/>
              </w:rPr>
              <w:t xml:space="preserve">SIGL </w:t>
            </w:r>
            <w:r w:rsidR="006201EC" w:rsidRPr="00912FEA">
              <w:rPr>
                <w:rFonts w:eastAsiaTheme="minorEastAsia"/>
                <w:sz w:val="20"/>
                <w:szCs w:val="20"/>
                <w:lang w:val="fr-FR"/>
              </w:rPr>
              <w:t>non bien tenus dans les ESS visités</w:t>
            </w:r>
          </w:p>
          <w:p w14:paraId="79BD4904" w14:textId="6084EA48" w:rsidR="0026195A" w:rsidRPr="00912FEA" w:rsidRDefault="00887522" w:rsidP="00841D08">
            <w:pPr>
              <w:rPr>
                <w:rFonts w:eastAsiaTheme="minorEastAsia"/>
                <w:sz w:val="20"/>
                <w:szCs w:val="20"/>
                <w:lang w:val="fr-FR"/>
              </w:rPr>
            </w:pPr>
            <w:r w:rsidRPr="00912FEA">
              <w:rPr>
                <w:rFonts w:eastAsiaTheme="minorEastAsia"/>
                <w:sz w:val="20"/>
                <w:szCs w:val="20"/>
                <w:lang w:val="fr-FR"/>
              </w:rPr>
              <w:t>Utilisations de RUMMER non normées</w:t>
            </w:r>
            <w:r w:rsidR="0026195A" w:rsidRPr="00912FEA">
              <w:rPr>
                <w:rFonts w:eastAsiaTheme="minorEastAsia"/>
                <w:sz w:val="20"/>
                <w:szCs w:val="20"/>
                <w:lang w:val="fr-FR"/>
              </w:rPr>
              <w:t xml:space="preserve"> dans les ESS</w:t>
            </w:r>
          </w:p>
          <w:p w14:paraId="070E61F5" w14:textId="77777777" w:rsidR="00841D08" w:rsidRPr="00912FEA" w:rsidRDefault="00841D08" w:rsidP="00841D08">
            <w:pPr>
              <w:rPr>
                <w:rFonts w:eastAsiaTheme="minorEastAsia"/>
                <w:sz w:val="20"/>
                <w:szCs w:val="20"/>
                <w:lang w:val="fr"/>
              </w:rPr>
            </w:pPr>
            <w:r w:rsidRPr="00912FEA">
              <w:rPr>
                <w:rFonts w:eastAsiaTheme="minorEastAsia"/>
                <w:sz w:val="20"/>
                <w:szCs w:val="20"/>
                <w:lang w:val="fr"/>
              </w:rPr>
              <w:t>Faible qualité des données SIGL</w:t>
            </w:r>
          </w:p>
          <w:p w14:paraId="3571A031" w14:textId="06E0475B" w:rsidR="00565E2E" w:rsidRPr="00912FEA" w:rsidRDefault="00565E2E" w:rsidP="00841D08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912FEA">
              <w:rPr>
                <w:rFonts w:eastAsiaTheme="minorEastAsia"/>
                <w:sz w:val="20"/>
                <w:szCs w:val="20"/>
                <w:lang w:val="fr"/>
              </w:rPr>
              <w:t xml:space="preserve">Les activités de GCA non supervisées par les </w:t>
            </w:r>
            <w:r w:rsidR="00912FEA" w:rsidRPr="00912FEA">
              <w:rPr>
                <w:rFonts w:eastAsiaTheme="minorEastAsia"/>
                <w:sz w:val="20"/>
                <w:szCs w:val="20"/>
                <w:lang w:val="fr"/>
              </w:rPr>
              <w:t>Equipes Cadres des ZS</w:t>
            </w:r>
          </w:p>
        </w:tc>
        <w:tc>
          <w:tcPr>
            <w:tcW w:w="2751" w:type="dxa"/>
            <w:noWrap/>
            <w:hideMark/>
          </w:tcPr>
          <w:p w14:paraId="1D6E240A" w14:textId="58D4C7DE" w:rsidR="00841D08" w:rsidRPr="00912FEA" w:rsidRDefault="00841D08" w:rsidP="00841D08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proofErr w:type="gramStart"/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>Briefing</w:t>
            </w:r>
            <w:proofErr w:type="gramEnd"/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des </w:t>
            </w:r>
            <w:r w:rsidR="00912FEA" w:rsidRPr="00912FEA">
              <w:rPr>
                <w:rFonts w:eastAsia="Times New Roman" w:cs="Times New Roman"/>
                <w:sz w:val="20"/>
                <w:szCs w:val="20"/>
                <w:lang w:val="fr-FR"/>
              </w:rPr>
              <w:t>Prestataires et DATA</w:t>
            </w:r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sur l’utilisation de la </w:t>
            </w:r>
            <w:r w:rsidR="005A60D6" w:rsidRPr="00912FEA">
              <w:rPr>
                <w:rFonts w:eastAsia="Times New Roman" w:cs="Times New Roman"/>
                <w:sz w:val="20"/>
                <w:szCs w:val="20"/>
                <w:lang w:val="fr-FR"/>
              </w:rPr>
              <w:t>plateforme</w:t>
            </w:r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DHIS2 et </w:t>
            </w:r>
            <w:proofErr w:type="spellStart"/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>Infomed</w:t>
            </w:r>
            <w:proofErr w:type="spellEnd"/>
          </w:p>
          <w:p w14:paraId="3D49C78B" w14:textId="77777777" w:rsidR="00841D08" w:rsidRPr="00912FEA" w:rsidRDefault="00841D08" w:rsidP="00841D08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</w:p>
          <w:p w14:paraId="631B492C" w14:textId="2DEA106C" w:rsidR="00841D08" w:rsidRPr="00912FEA" w:rsidRDefault="00912FEA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>Plaidoyer pour dotation de RUMMER normés auprès de PTF</w:t>
            </w:r>
          </w:p>
        </w:tc>
        <w:tc>
          <w:tcPr>
            <w:tcW w:w="2498" w:type="dxa"/>
            <w:noWrap/>
            <w:hideMark/>
          </w:tcPr>
          <w:p w14:paraId="05DE7482" w14:textId="4DE548E2" w:rsidR="00841D08" w:rsidRPr="00912FEA" w:rsidRDefault="00841D08" w:rsidP="00841D08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Organiser </w:t>
            </w:r>
            <w:r w:rsidR="00912FEA" w:rsidRPr="00912FEA">
              <w:rPr>
                <w:rFonts w:eastAsia="Times New Roman" w:cs="Times New Roman"/>
                <w:sz w:val="20"/>
                <w:szCs w:val="20"/>
                <w:lang w:val="fr-FR"/>
              </w:rPr>
              <w:t>des Missions de Coaching</w:t>
            </w:r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 xml:space="preserve"> </w:t>
            </w:r>
          </w:p>
          <w:p w14:paraId="6665FCD1" w14:textId="6B31839C" w:rsidR="00841D08" w:rsidRPr="00912FEA" w:rsidRDefault="00841D08" w:rsidP="00841D08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</w:p>
          <w:p w14:paraId="28D300DE" w14:textId="45E4526A" w:rsidR="00841D08" w:rsidRPr="00912FEA" w:rsidRDefault="00841D08" w:rsidP="00841D08">
            <w:pPr>
              <w:rPr>
                <w:rFonts w:eastAsia="Times New Roman" w:cs="Times New Roman"/>
                <w:sz w:val="20"/>
                <w:szCs w:val="20"/>
                <w:lang w:val="fr-FR"/>
              </w:rPr>
            </w:pPr>
            <w:r w:rsidRPr="00912FEA">
              <w:rPr>
                <w:rFonts w:eastAsia="Times New Roman" w:cs="Times New Roman"/>
                <w:sz w:val="20"/>
                <w:szCs w:val="20"/>
                <w:lang w:val="fr-FR"/>
              </w:rPr>
              <w:t>Organiser la revue Trimestrielle de la chaine d’approvisionnement avec les gestionnaires de la chaine d’approvisionnement des zones de santé</w:t>
            </w:r>
          </w:p>
        </w:tc>
        <w:tc>
          <w:tcPr>
            <w:tcW w:w="2618" w:type="dxa"/>
            <w:noWrap/>
            <w:hideMark/>
          </w:tcPr>
          <w:p w14:paraId="6D9D8A1B" w14:textId="13797DC5" w:rsidR="00841D08" w:rsidRPr="000D2343" w:rsidRDefault="00841D08" w:rsidP="00841D08">
            <w:pPr>
              <w:rPr>
                <w:rFonts w:eastAsia="Times New Roman" w:cs="Times New Roman"/>
                <w:sz w:val="20"/>
                <w:szCs w:val="20"/>
              </w:rPr>
            </w:pPr>
            <w:r w:rsidRPr="000D2343">
              <w:rPr>
                <w:rFonts w:eastAsia="Times New Roman" w:cs="Times New Roman"/>
                <w:sz w:val="20"/>
                <w:szCs w:val="20"/>
              </w:rPr>
              <w:t>Chemonics PSM</w:t>
            </w:r>
          </w:p>
          <w:p w14:paraId="4C6B75D5" w14:textId="2293105D" w:rsidR="00841D08" w:rsidRPr="000D2343" w:rsidRDefault="00841D08" w:rsidP="00841D08">
            <w:pPr>
              <w:rPr>
                <w:rFonts w:eastAsia="Times New Roman" w:cs="Times New Roman"/>
                <w:sz w:val="20"/>
                <w:szCs w:val="20"/>
              </w:rPr>
            </w:pPr>
            <w:r w:rsidRPr="000D2343">
              <w:rPr>
                <w:rFonts w:eastAsia="Times New Roman" w:cs="Times New Roman"/>
                <w:sz w:val="20"/>
                <w:szCs w:val="20"/>
              </w:rPr>
              <w:t>RACOJ</w:t>
            </w:r>
          </w:p>
          <w:p w14:paraId="6DFA7CF2" w14:textId="7EE788D6" w:rsidR="00841D08" w:rsidRPr="000D2343" w:rsidRDefault="00841D08" w:rsidP="00841D08">
            <w:pPr>
              <w:rPr>
                <w:rFonts w:eastAsia="Times New Roman" w:cs="Times New Roman"/>
                <w:sz w:val="20"/>
                <w:szCs w:val="20"/>
              </w:rPr>
            </w:pPr>
            <w:r w:rsidRPr="000D2343">
              <w:rPr>
                <w:rFonts w:eastAsia="Times New Roman" w:cs="Times New Roman"/>
                <w:sz w:val="20"/>
                <w:szCs w:val="20"/>
              </w:rPr>
              <w:t>GINGER</w:t>
            </w:r>
          </w:p>
          <w:p w14:paraId="41D4FCFF" w14:textId="4A1C3591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D2343">
              <w:rPr>
                <w:rFonts w:eastAsia="Times New Roman" w:cs="Times New Roman"/>
                <w:sz w:val="20"/>
                <w:szCs w:val="20"/>
              </w:rPr>
              <w:t>DATA FI</w:t>
            </w:r>
          </w:p>
        </w:tc>
      </w:tr>
      <w:tr w:rsidR="00841D08" w:rsidRPr="001C184A" w14:paraId="198EC00C" w14:textId="77777777" w:rsidTr="00841D08">
        <w:trPr>
          <w:trHeight w:val="290"/>
        </w:trPr>
        <w:tc>
          <w:tcPr>
            <w:tcW w:w="1159" w:type="dxa"/>
            <w:noWrap/>
            <w:vAlign w:val="bottom"/>
            <w:hideMark/>
          </w:tcPr>
          <w:p w14:paraId="70AB060B" w14:textId="586EB3C5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 w:rsidRPr="000D2343">
              <w:rPr>
                <w:rFonts w:eastAsia="Times New Roman" w:cs="Calibri"/>
                <w:color w:val="0E2841"/>
                <w:kern w:val="0"/>
                <w:sz w:val="22"/>
                <w:szCs w:val="22"/>
                <w:lang w:val="fr-FR"/>
                <w14:ligatures w14:val="none"/>
              </w:rPr>
              <w:t>3.3.3</w:t>
            </w:r>
          </w:p>
        </w:tc>
        <w:tc>
          <w:tcPr>
            <w:tcW w:w="1881" w:type="dxa"/>
            <w:noWrap/>
            <w:vAlign w:val="bottom"/>
            <w:hideMark/>
          </w:tcPr>
          <w:p w14:paraId="6C13CD3A" w14:textId="03E6299E" w:rsidR="00841D08" w:rsidRPr="00687448" w:rsidRDefault="005C4A53" w:rsidP="00841D08">
            <w:pP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fr-FR"/>
                <w14:ligatures w14:val="none"/>
              </w:rPr>
            </w:pPr>
            <w:r w:rsidRPr="00687448">
              <w:rPr>
                <w:rFonts w:eastAsia="Times New Roman" w:cs="Times New Roman"/>
                <w:b/>
                <w:bCs/>
                <w:color w:val="0070C0"/>
                <w:kern w:val="0"/>
                <w:sz w:val="20"/>
                <w:szCs w:val="20"/>
                <w:lang w:val="fr-FR"/>
                <w14:ligatures w14:val="none"/>
              </w:rPr>
              <w:t>Appuyer la revue trimestrielle GAS</w:t>
            </w:r>
          </w:p>
        </w:tc>
        <w:tc>
          <w:tcPr>
            <w:tcW w:w="4820" w:type="dxa"/>
            <w:noWrap/>
            <w:vAlign w:val="bottom"/>
            <w:hideMark/>
          </w:tcPr>
          <w:p w14:paraId="4EB52660" w14:textId="1A3FFBA2" w:rsidR="00841D08" w:rsidRPr="000D2343" w:rsidRDefault="009D318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Durant le mois de </w:t>
            </w:r>
            <w:proofErr w:type="gramStart"/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Juin</w:t>
            </w:r>
            <w:proofErr w:type="gramEnd"/>
            <w: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, </w:t>
            </w:r>
            <w:r w:rsidR="004C42E7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EPIC a appuyé techniquement et financièrement la REVUE GAS de la DPS Kasi Central</w:t>
            </w:r>
          </w:p>
        </w:tc>
        <w:tc>
          <w:tcPr>
            <w:tcW w:w="2438" w:type="dxa"/>
            <w:noWrap/>
            <w:vAlign w:val="bottom"/>
            <w:hideMark/>
          </w:tcPr>
          <w:p w14:paraId="168E17E7" w14:textId="77777777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751" w:type="dxa"/>
            <w:noWrap/>
            <w:vAlign w:val="bottom"/>
            <w:hideMark/>
          </w:tcPr>
          <w:p w14:paraId="6437C964" w14:textId="77777777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498" w:type="dxa"/>
            <w:noWrap/>
            <w:vAlign w:val="bottom"/>
            <w:hideMark/>
          </w:tcPr>
          <w:p w14:paraId="4B35DE50" w14:textId="77777777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618" w:type="dxa"/>
            <w:noWrap/>
            <w:vAlign w:val="bottom"/>
            <w:hideMark/>
          </w:tcPr>
          <w:p w14:paraId="6C9E8CDC" w14:textId="77777777" w:rsidR="00841D08" w:rsidRPr="000D2343" w:rsidRDefault="00841D08" w:rsidP="00841D08">
            <w:pPr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</w:tbl>
    <w:p w14:paraId="5BFC71D7" w14:textId="77777777" w:rsidR="009F2DFF" w:rsidRPr="000D2343" w:rsidRDefault="009F2DFF" w:rsidP="00CC21B2">
      <w:pPr>
        <w:rPr>
          <w:lang w:val="fr-FR"/>
        </w:rPr>
        <w:sectPr w:rsidR="009F2DFF" w:rsidRPr="000D2343" w:rsidSect="007873F8">
          <w:headerReference w:type="default" r:id="rId23"/>
          <w:footerReference w:type="default" r:id="rId24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4284294" w14:textId="77777777" w:rsidR="007104A4" w:rsidRPr="000D2343" w:rsidRDefault="007104A4" w:rsidP="007104A4">
      <w:pPr>
        <w:rPr>
          <w:b/>
          <w:bCs/>
          <w:lang w:val="fr-FR"/>
        </w:rPr>
      </w:pPr>
      <w:r w:rsidRPr="000D2343">
        <w:rPr>
          <w:b/>
          <w:bCs/>
          <w:lang w:val="fr-FR"/>
        </w:rPr>
        <w:lastRenderedPageBreak/>
        <w:t xml:space="preserve">II. Coordination du programme et engagement des parties prenantes </w:t>
      </w:r>
    </w:p>
    <w:p w14:paraId="4C056E10" w14:textId="77777777" w:rsidR="00887C1D" w:rsidRPr="000D2343" w:rsidRDefault="00887C1D" w:rsidP="00887C1D">
      <w:r w:rsidRPr="000D2343">
        <w:t>SMNE</w:t>
      </w:r>
    </w:p>
    <w:p w14:paraId="075C3462" w14:textId="77777777" w:rsidR="00887C1D" w:rsidRPr="000D2343" w:rsidRDefault="00887C1D">
      <w:pPr>
        <w:pStyle w:val="ListParagraph"/>
        <w:numPr>
          <w:ilvl w:val="0"/>
          <w:numId w:val="26"/>
        </w:numPr>
        <w:rPr>
          <w:lang w:val="fr-FR"/>
        </w:rPr>
      </w:pPr>
      <w:r w:rsidRPr="000D2343">
        <w:rPr>
          <w:lang w:val="fr-FR"/>
        </w:rPr>
        <w:t>Gouvernement central (FPS) : Achat et approvisionnement en médicaments essentiels</w:t>
      </w:r>
    </w:p>
    <w:p w14:paraId="77523B89" w14:textId="506F9302" w:rsidR="00887C1D" w:rsidRPr="000D2343" w:rsidRDefault="00887C1D">
      <w:pPr>
        <w:pStyle w:val="ListParagraph"/>
        <w:numPr>
          <w:ilvl w:val="0"/>
          <w:numId w:val="26"/>
        </w:numPr>
        <w:rPr>
          <w:lang w:val="fr-FR"/>
        </w:rPr>
      </w:pPr>
      <w:r w:rsidRPr="000D2343">
        <w:rPr>
          <w:lang w:val="fr-FR"/>
        </w:rPr>
        <w:t>)</w:t>
      </w:r>
    </w:p>
    <w:p w14:paraId="28C2EFDB" w14:textId="77777777" w:rsidR="00887C1D" w:rsidRPr="000D2343" w:rsidRDefault="00887C1D" w:rsidP="00887C1D">
      <w:r w:rsidRPr="000D2343">
        <w:t xml:space="preserve">Vaccination </w:t>
      </w:r>
    </w:p>
    <w:p w14:paraId="59786C6A" w14:textId="1C7C7836" w:rsidR="00887C1D" w:rsidRPr="000D2343" w:rsidRDefault="00887C1D">
      <w:pPr>
        <w:pStyle w:val="ListParagraph"/>
        <w:numPr>
          <w:ilvl w:val="0"/>
          <w:numId w:val="23"/>
        </w:numPr>
        <w:rPr>
          <w:lang w:val="fr-FR"/>
        </w:rPr>
      </w:pPr>
      <w:r w:rsidRPr="000D2343">
        <w:rPr>
          <w:b/>
          <w:bCs/>
          <w:lang w:val="fr-FR"/>
        </w:rPr>
        <w:t>Unicef</w:t>
      </w:r>
      <w:r w:rsidRPr="000D2343">
        <w:rPr>
          <w:lang w:val="fr-FR"/>
        </w:rPr>
        <w:t xml:space="preserve"> : transport des vaccins et intrants secs de Kinshasa à la coordination PEV de </w:t>
      </w:r>
      <w:r w:rsidR="00837859">
        <w:rPr>
          <w:lang w:val="fr-FR"/>
        </w:rPr>
        <w:t>Kananga</w:t>
      </w:r>
      <w:r w:rsidRPr="000D2343">
        <w:rPr>
          <w:lang w:val="fr-FR"/>
        </w:rPr>
        <w:t xml:space="preserve">. </w:t>
      </w:r>
    </w:p>
    <w:p w14:paraId="7BE3FFC3" w14:textId="6E1C7440" w:rsidR="00887C1D" w:rsidRPr="000D2343" w:rsidRDefault="00887C1D">
      <w:pPr>
        <w:pStyle w:val="ListParagraph"/>
        <w:numPr>
          <w:ilvl w:val="0"/>
          <w:numId w:val="23"/>
        </w:numPr>
        <w:jc w:val="both"/>
        <w:rPr>
          <w:lang w:val="fr-FR"/>
        </w:rPr>
      </w:pPr>
      <w:r w:rsidRPr="000D2343">
        <w:rPr>
          <w:b/>
          <w:bCs/>
          <w:lang w:val="fr-FR"/>
        </w:rPr>
        <w:t>Gouvernement provincial </w:t>
      </w:r>
      <w:r w:rsidRPr="000D2343">
        <w:rPr>
          <w:lang w:val="fr-FR"/>
        </w:rPr>
        <w:t xml:space="preserve">: </w:t>
      </w:r>
    </w:p>
    <w:p w14:paraId="74D7D333" w14:textId="59C3A1D7" w:rsidR="00887C1D" w:rsidRPr="002A105B" w:rsidRDefault="00887C1D">
      <w:pPr>
        <w:pStyle w:val="ListParagraph"/>
        <w:numPr>
          <w:ilvl w:val="0"/>
          <w:numId w:val="23"/>
        </w:numPr>
        <w:jc w:val="both"/>
        <w:rPr>
          <w:lang w:val="fr-FR"/>
        </w:rPr>
      </w:pPr>
      <w:r w:rsidRPr="000D2343">
        <w:rPr>
          <w:b/>
          <w:bCs/>
          <w:lang w:val="fr-FR"/>
        </w:rPr>
        <w:t>GAVI </w:t>
      </w:r>
      <w:r w:rsidRPr="000D2343">
        <w:rPr>
          <w:lang w:val="fr-FR"/>
        </w:rPr>
        <w:t xml:space="preserve">: </w:t>
      </w:r>
      <w:r w:rsidRPr="002A105B">
        <w:rPr>
          <w:lang w:val="fr-FR"/>
        </w:rPr>
        <w:t>Formation des cadres de la DPS et des zones de santé sur le vaccin antipaludique (VAP) et financement de la mission de suivi post introduction VAP dans</w:t>
      </w:r>
      <w:r w:rsidR="00837859" w:rsidRPr="002A105B">
        <w:rPr>
          <w:lang w:val="fr-FR"/>
        </w:rPr>
        <w:t xml:space="preserve">        ZS</w:t>
      </w:r>
      <w:r w:rsidRPr="002A105B">
        <w:rPr>
          <w:lang w:val="fr-FR"/>
        </w:rPr>
        <w:t>).</w:t>
      </w:r>
    </w:p>
    <w:p w14:paraId="16CE3302" w14:textId="77777777" w:rsidR="00887C1D" w:rsidRPr="000D2343" w:rsidRDefault="00887C1D" w:rsidP="00887C1D">
      <w:r w:rsidRPr="000D2343">
        <w:t xml:space="preserve">Nutrition </w:t>
      </w:r>
    </w:p>
    <w:p w14:paraId="7F87815B" w14:textId="69A6B274" w:rsidR="00887C1D" w:rsidRDefault="00FB5AF8">
      <w:pPr>
        <w:pStyle w:val="ListParagraph"/>
        <w:numPr>
          <w:ilvl w:val="0"/>
          <w:numId w:val="24"/>
        </w:numPr>
        <w:rPr>
          <w:lang w:val="fr-FR"/>
        </w:rPr>
      </w:pPr>
      <w:r w:rsidRPr="004C783F">
        <w:rPr>
          <w:b/>
          <w:bCs/>
          <w:lang w:val="fr-FR"/>
        </w:rPr>
        <w:t>UG-PDSS</w:t>
      </w:r>
      <w:r w:rsidR="00887C1D" w:rsidRPr="004C783F">
        <w:rPr>
          <w:b/>
          <w:bCs/>
          <w:lang w:val="fr-FR"/>
        </w:rPr>
        <w:t> </w:t>
      </w:r>
      <w:r w:rsidR="00887C1D" w:rsidRPr="004C783F">
        <w:rPr>
          <w:lang w:val="fr-FR"/>
        </w:rPr>
        <w:t xml:space="preserve">: </w:t>
      </w:r>
      <w:r w:rsidRPr="004C783F">
        <w:rPr>
          <w:lang w:val="fr-FR"/>
        </w:rPr>
        <w:t>NAC</w:t>
      </w:r>
      <w:r w:rsidR="00887C1D" w:rsidRPr="004C783F">
        <w:rPr>
          <w:lang w:val="fr-FR"/>
        </w:rPr>
        <w:t xml:space="preserve"> ; </w:t>
      </w:r>
      <w:r w:rsidR="004C783F" w:rsidRPr="004C783F">
        <w:rPr>
          <w:lang w:val="fr-FR"/>
        </w:rPr>
        <w:t>et MAS mais fin contrat en attente d’une prolongation</w:t>
      </w:r>
      <w:r w:rsidR="00887C1D" w:rsidRPr="000D2343">
        <w:rPr>
          <w:lang w:val="fr-FR"/>
        </w:rPr>
        <w:t>.</w:t>
      </w:r>
    </w:p>
    <w:p w14:paraId="17426FD5" w14:textId="01807B9F" w:rsidR="00B4771A" w:rsidRDefault="00B4771A">
      <w:pPr>
        <w:pStyle w:val="ListParagraph"/>
        <w:numPr>
          <w:ilvl w:val="0"/>
          <w:numId w:val="24"/>
        </w:numPr>
        <w:rPr>
          <w:lang w:val="fr-FR"/>
        </w:rPr>
      </w:pPr>
      <w:r>
        <w:rPr>
          <w:b/>
          <w:bCs/>
          <w:lang w:val="fr-FR"/>
        </w:rPr>
        <w:t>Unicef </w:t>
      </w:r>
      <w:r w:rsidRPr="00B4771A">
        <w:rPr>
          <w:lang w:val="fr-FR"/>
        </w:rPr>
        <w:t>:</w:t>
      </w:r>
      <w:r>
        <w:rPr>
          <w:lang w:val="fr-FR"/>
        </w:rPr>
        <w:t xml:space="preserve"> Prévention et prise en charge</w:t>
      </w:r>
      <w:r w:rsidR="00AD4BCE">
        <w:rPr>
          <w:lang w:val="fr-FR"/>
        </w:rPr>
        <w:t xml:space="preserve"> : au travers les Fonds </w:t>
      </w:r>
      <w:r w:rsidR="00560209">
        <w:rPr>
          <w:lang w:val="fr-FR"/>
        </w:rPr>
        <w:t>Norvégiens, surveillance</w:t>
      </w:r>
    </w:p>
    <w:p w14:paraId="3059BC3E" w14:textId="278DA1D5" w:rsidR="00560209" w:rsidRPr="000D2343" w:rsidRDefault="00560209">
      <w:pPr>
        <w:pStyle w:val="ListParagraph"/>
        <w:numPr>
          <w:ilvl w:val="0"/>
          <w:numId w:val="24"/>
        </w:numPr>
        <w:rPr>
          <w:lang w:val="fr-FR"/>
        </w:rPr>
      </w:pPr>
      <w:r>
        <w:rPr>
          <w:b/>
          <w:bCs/>
          <w:lang w:val="fr-FR"/>
        </w:rPr>
        <w:t>FONLIV</w:t>
      </w:r>
      <w:r w:rsidR="006242BF">
        <w:rPr>
          <w:b/>
          <w:bCs/>
          <w:lang w:val="fr-FR"/>
        </w:rPr>
        <w:t> </w:t>
      </w:r>
      <w:r w:rsidR="006242BF" w:rsidRPr="006242BF">
        <w:rPr>
          <w:lang w:val="fr-FR"/>
        </w:rPr>
        <w:t>;</w:t>
      </w:r>
      <w:r w:rsidR="006242BF">
        <w:rPr>
          <w:lang w:val="fr-FR"/>
        </w:rPr>
        <w:t xml:space="preserve"> prise en charge et prévention</w:t>
      </w:r>
      <w:r w:rsidR="007A4996">
        <w:rPr>
          <w:lang w:val="fr-FR"/>
        </w:rPr>
        <w:t xml:space="preserve"> fin projet</w:t>
      </w:r>
    </w:p>
    <w:p w14:paraId="5066D53B" w14:textId="0333B71F" w:rsidR="00887C1D" w:rsidRPr="000D2343" w:rsidRDefault="00887C1D" w:rsidP="00887C1D">
      <w:pPr>
        <w:pStyle w:val="ListParagraph"/>
        <w:rPr>
          <w:lang w:val="fr-FR"/>
        </w:rPr>
      </w:pPr>
    </w:p>
    <w:p w14:paraId="140F0FCE" w14:textId="77777777" w:rsidR="00887C1D" w:rsidRPr="000D2343" w:rsidRDefault="00887C1D" w:rsidP="00887C1D">
      <w:r w:rsidRPr="000D2343">
        <w:t>Malaria</w:t>
      </w:r>
    </w:p>
    <w:p w14:paraId="3C97E3FA" w14:textId="49E01F48" w:rsidR="006F5A1A" w:rsidRPr="00094FFA" w:rsidRDefault="00887C1D">
      <w:pPr>
        <w:pStyle w:val="ListParagraph"/>
        <w:numPr>
          <w:ilvl w:val="0"/>
          <w:numId w:val="27"/>
        </w:numPr>
        <w:rPr>
          <w:b/>
          <w:bCs/>
          <w:lang w:val="fr-FR"/>
        </w:rPr>
      </w:pPr>
      <w:r w:rsidRPr="000D2343">
        <w:rPr>
          <w:b/>
          <w:bCs/>
          <w:lang w:val="fr-FR"/>
        </w:rPr>
        <w:t>GHSC-PSM</w:t>
      </w:r>
      <w:r w:rsidRPr="000D2343">
        <w:rPr>
          <w:lang w:val="fr-FR"/>
        </w:rPr>
        <w:t xml:space="preserve"> : Distribution au dernier kilomètre des médicaments, de la CDR aux ESS de </w:t>
      </w:r>
      <w:r w:rsidR="006C57EE">
        <w:rPr>
          <w:lang w:val="fr-FR"/>
        </w:rPr>
        <w:t>26</w:t>
      </w:r>
      <w:r w:rsidRPr="000D2343">
        <w:rPr>
          <w:lang w:val="fr-FR"/>
        </w:rPr>
        <w:t xml:space="preserve"> zones de santé y compris l’appui financier et technique aux réunions de l’UTGL de la province.</w:t>
      </w:r>
    </w:p>
    <w:p w14:paraId="3C037985" w14:textId="5BBC2B36" w:rsidR="00094FFA" w:rsidRPr="000D2343" w:rsidRDefault="00094FFA">
      <w:pPr>
        <w:pStyle w:val="ListParagraph"/>
        <w:numPr>
          <w:ilvl w:val="0"/>
          <w:numId w:val="27"/>
        </w:numPr>
        <w:rPr>
          <w:b/>
          <w:bCs/>
          <w:lang w:val="fr-FR"/>
        </w:rPr>
      </w:pPr>
      <w:r>
        <w:rPr>
          <w:b/>
          <w:bCs/>
          <w:lang w:val="fr-FR"/>
        </w:rPr>
        <w:t xml:space="preserve">PMI EVOLVE, </w:t>
      </w:r>
      <w:r w:rsidRPr="002F1BBB">
        <w:rPr>
          <w:lang w:val="fr-FR"/>
        </w:rPr>
        <w:t xml:space="preserve">appui au monitorage et supervision </w:t>
      </w:r>
      <w:r w:rsidR="002F1BBB" w:rsidRPr="002F1BBB">
        <w:rPr>
          <w:lang w:val="fr-FR"/>
        </w:rPr>
        <w:t>dans les 26 ZS</w:t>
      </w:r>
      <w:r w:rsidRPr="002F1BBB">
        <w:rPr>
          <w:lang w:val="fr-FR"/>
        </w:rPr>
        <w:t>, appui à la lutte larvaire, distribution des MILD et enquêtes post distribution</w:t>
      </w:r>
    </w:p>
    <w:p w14:paraId="4D658EBA" w14:textId="77777777" w:rsidR="00C85402" w:rsidRPr="000D2343" w:rsidRDefault="00C85402" w:rsidP="00C85402">
      <w:pPr>
        <w:rPr>
          <w:b/>
          <w:bCs/>
          <w:lang w:val="fr-FR"/>
        </w:rPr>
      </w:pPr>
      <w:r w:rsidRPr="000D2343">
        <w:rPr>
          <w:b/>
          <w:bCs/>
          <w:lang w:val="fr-FR"/>
        </w:rPr>
        <w:t xml:space="preserve">III. Histoires de succès et leçons apprises  </w:t>
      </w:r>
    </w:p>
    <w:p w14:paraId="5D3CABBA" w14:textId="2D1F3881" w:rsidR="00E10755" w:rsidRDefault="00E10755" w:rsidP="00C85402">
      <w:pPr>
        <w:rPr>
          <w:lang w:val="fr-FR"/>
        </w:rPr>
      </w:pPr>
      <w:r w:rsidRPr="000D2343">
        <w:rPr>
          <w:lang w:val="fr-FR"/>
        </w:rPr>
        <w:t xml:space="preserve">3.1 </w:t>
      </w:r>
      <w:r w:rsidRPr="000D2343">
        <w:rPr>
          <w:b/>
          <w:bCs/>
          <w:lang w:val="fr-FR"/>
        </w:rPr>
        <w:t>Histoire de succès</w:t>
      </w:r>
      <w:r w:rsidRPr="000D2343">
        <w:rPr>
          <w:lang w:val="fr-FR"/>
        </w:rPr>
        <w:t xml:space="preserve"> </w:t>
      </w:r>
    </w:p>
    <w:p w14:paraId="05C927B4" w14:textId="30F367AD" w:rsidR="00ED7DC5" w:rsidRPr="000D2343" w:rsidRDefault="00ED7DC5" w:rsidP="00C85402">
      <w:pPr>
        <w:rPr>
          <w:lang w:val="fr-FR"/>
        </w:rPr>
      </w:pPr>
      <w:r>
        <w:rPr>
          <w:lang w:val="fr-FR"/>
        </w:rPr>
        <w:t xml:space="preserve">Une histoire à succès est en cours de collecte des données sur le succès réalisé après </w:t>
      </w:r>
      <w:r w:rsidR="006953BF">
        <w:rPr>
          <w:lang w:val="fr-FR"/>
        </w:rPr>
        <w:t>renforcement des capacités des Prestataires sur la PEC selon le protocole National</w:t>
      </w:r>
    </w:p>
    <w:p w14:paraId="3E07BEBA" w14:textId="369E52CC" w:rsidR="006E4FB2" w:rsidRPr="000D2343" w:rsidRDefault="00E10755">
      <w:pPr>
        <w:pStyle w:val="ListParagraph"/>
        <w:numPr>
          <w:ilvl w:val="0"/>
          <w:numId w:val="15"/>
        </w:numPr>
        <w:rPr>
          <w:b/>
          <w:bCs/>
          <w:lang w:val="fr-FR"/>
        </w:rPr>
      </w:pPr>
      <w:r w:rsidRPr="000D2343">
        <w:rPr>
          <w:b/>
          <w:bCs/>
          <w:lang w:val="fr-FR"/>
        </w:rPr>
        <w:t xml:space="preserve">Malaria </w:t>
      </w:r>
    </w:p>
    <w:p w14:paraId="31647066" w14:textId="35048B5D" w:rsidR="00E10755" w:rsidRPr="000D2343" w:rsidRDefault="00E10755">
      <w:pPr>
        <w:pStyle w:val="ListParagraph"/>
        <w:numPr>
          <w:ilvl w:val="1"/>
          <w:numId w:val="16"/>
        </w:numPr>
        <w:rPr>
          <w:b/>
          <w:bCs/>
          <w:lang w:val="fr-FR"/>
        </w:rPr>
      </w:pPr>
      <w:r w:rsidRPr="000D2343">
        <w:rPr>
          <w:lang w:val="fr-FR"/>
        </w:rPr>
        <w:t xml:space="preserve">  </w:t>
      </w:r>
      <w:r w:rsidR="001678CA" w:rsidRPr="000D2343">
        <w:rPr>
          <w:b/>
          <w:bCs/>
          <w:lang w:val="fr-FR"/>
        </w:rPr>
        <w:t>Leçons</w:t>
      </w:r>
      <w:r w:rsidRPr="000D2343">
        <w:rPr>
          <w:b/>
          <w:bCs/>
          <w:lang w:val="fr-FR"/>
        </w:rPr>
        <w:t xml:space="preserve"> apprises  </w:t>
      </w:r>
    </w:p>
    <w:p w14:paraId="06136B5A" w14:textId="77777777" w:rsidR="00C320E4" w:rsidRPr="00C320E4" w:rsidRDefault="00C320E4" w:rsidP="00C320E4">
      <w:pPr>
        <w:pStyle w:val="ListParagraph"/>
        <w:numPr>
          <w:ilvl w:val="0"/>
          <w:numId w:val="17"/>
        </w:numPr>
        <w:rPr>
          <w:lang w:val="fr-FR"/>
        </w:rPr>
      </w:pPr>
      <w:r w:rsidRPr="00C320E4">
        <w:rPr>
          <w:lang w:val="fr-FR"/>
        </w:rPr>
        <w:t xml:space="preserve">La flexibilité dans la mise en </w:t>
      </w:r>
      <w:proofErr w:type="spellStart"/>
      <w:r w:rsidRPr="00C320E4">
        <w:rPr>
          <w:lang w:val="fr-FR"/>
        </w:rPr>
        <w:t>oeuvre</w:t>
      </w:r>
      <w:proofErr w:type="spellEnd"/>
      <w:r w:rsidRPr="00C320E4">
        <w:rPr>
          <w:lang w:val="fr-FR"/>
        </w:rPr>
        <w:t xml:space="preserve"> peut améliorer la complétude dans la planification en dépit de chevauchement constaté.</w:t>
      </w:r>
    </w:p>
    <w:p w14:paraId="3209FC5D" w14:textId="77777777" w:rsidR="00C320E4" w:rsidRPr="00C320E4" w:rsidRDefault="00C320E4" w:rsidP="00C320E4">
      <w:pPr>
        <w:pStyle w:val="ListParagraph"/>
        <w:numPr>
          <w:ilvl w:val="0"/>
          <w:numId w:val="17"/>
        </w:numPr>
        <w:rPr>
          <w:lang w:val="fr-FR"/>
        </w:rPr>
      </w:pPr>
      <w:r w:rsidRPr="00C320E4">
        <w:rPr>
          <w:lang w:val="fr-FR"/>
        </w:rPr>
        <w:lastRenderedPageBreak/>
        <w:t>L’</w:t>
      </w:r>
      <w:proofErr w:type="spellStart"/>
      <w:r w:rsidRPr="00C320E4">
        <w:rPr>
          <w:lang w:val="fr-FR"/>
        </w:rPr>
        <w:t>ae</w:t>
      </w:r>
      <w:proofErr w:type="spellEnd"/>
      <w:r w:rsidRPr="00C320E4">
        <w:rPr>
          <w:lang w:val="fr-FR"/>
        </w:rPr>
        <w:t xml:space="preserve"> rapprochement des Cadres du PNLP/ DPS améliore le rendement dans la production des déclencheurs de qualité.</w:t>
      </w:r>
    </w:p>
    <w:p w14:paraId="6AD82481" w14:textId="3E687871" w:rsidR="0055032A" w:rsidRPr="0026195C" w:rsidRDefault="0026195C">
      <w:pPr>
        <w:pStyle w:val="ListParagraph"/>
        <w:numPr>
          <w:ilvl w:val="0"/>
          <w:numId w:val="17"/>
        </w:numPr>
        <w:rPr>
          <w:lang w:val="fr-FR"/>
        </w:rPr>
      </w:pPr>
      <w:r w:rsidRPr="00327BC9">
        <w:rPr>
          <w:lang w:val="fr-FR"/>
        </w:rPr>
        <w:t xml:space="preserve">L’implication de Staff du projet EPIC /FHI 360 aux </w:t>
      </w:r>
      <w:proofErr w:type="spellStart"/>
      <w:r w:rsidRPr="00327BC9">
        <w:rPr>
          <w:lang w:val="fr-FR"/>
        </w:rPr>
        <w:t>reunions</w:t>
      </w:r>
      <w:proofErr w:type="spellEnd"/>
      <w:r w:rsidRPr="00327BC9">
        <w:rPr>
          <w:lang w:val="fr-FR"/>
        </w:rPr>
        <w:t xml:space="preserve"> de coordination de la </w:t>
      </w:r>
      <w:r w:rsidR="000E0EBF" w:rsidRPr="00327BC9">
        <w:rPr>
          <w:lang w:val="fr-FR"/>
        </w:rPr>
        <w:t>Province,</w:t>
      </w:r>
      <w:r w:rsidRPr="00327BC9">
        <w:rPr>
          <w:lang w:val="fr-FR"/>
        </w:rPr>
        <w:t xml:space="preserve"> permet une bonne attention </w:t>
      </w:r>
      <w:proofErr w:type="spellStart"/>
      <w:r w:rsidRPr="00327BC9">
        <w:rPr>
          <w:lang w:val="fr-FR"/>
        </w:rPr>
        <w:t>particuliere</w:t>
      </w:r>
      <w:proofErr w:type="spellEnd"/>
      <w:r w:rsidRPr="00327BC9">
        <w:rPr>
          <w:lang w:val="fr-FR"/>
        </w:rPr>
        <w:t xml:space="preserve"> aux activités du Projet et l’</w:t>
      </w:r>
      <w:proofErr w:type="spellStart"/>
      <w:r w:rsidRPr="00327BC9">
        <w:rPr>
          <w:lang w:val="fr-FR"/>
        </w:rPr>
        <w:t>integration</w:t>
      </w:r>
      <w:proofErr w:type="spellEnd"/>
      <w:r w:rsidRPr="00327BC9">
        <w:rPr>
          <w:lang w:val="fr-FR"/>
        </w:rPr>
        <w:t xml:space="preserve"> de </w:t>
      </w:r>
      <w:proofErr w:type="spellStart"/>
      <w:r w:rsidRPr="00327BC9">
        <w:rPr>
          <w:lang w:val="fr-FR"/>
        </w:rPr>
        <w:t>celle ci</w:t>
      </w:r>
      <w:proofErr w:type="spellEnd"/>
      <w:r w:rsidRPr="00327BC9">
        <w:rPr>
          <w:lang w:val="fr-FR"/>
        </w:rPr>
        <w:t xml:space="preserve"> au plan d’action Opérationnel recadré</w:t>
      </w:r>
    </w:p>
    <w:p w14:paraId="576BF770" w14:textId="77777777" w:rsidR="00D05BCF" w:rsidRPr="00D05BCF" w:rsidRDefault="00D05BCF" w:rsidP="00D05BCF">
      <w:pPr>
        <w:pStyle w:val="ListParagraph"/>
        <w:numPr>
          <w:ilvl w:val="0"/>
          <w:numId w:val="17"/>
        </w:numPr>
        <w:rPr>
          <w:lang w:val="fr-FR"/>
        </w:rPr>
      </w:pPr>
      <w:r w:rsidRPr="00D05BCF">
        <w:rPr>
          <w:lang w:val="fr-FR"/>
        </w:rPr>
        <w:t xml:space="preserve">L’absence de Partenaire dans la Province et les closes </w:t>
      </w:r>
      <w:proofErr w:type="spellStart"/>
      <w:r w:rsidRPr="00D05BCF">
        <w:rPr>
          <w:lang w:val="fr-FR"/>
        </w:rPr>
        <w:t>outs</w:t>
      </w:r>
      <w:proofErr w:type="spellEnd"/>
      <w:r w:rsidRPr="00D05BCF">
        <w:rPr>
          <w:lang w:val="fr-FR"/>
        </w:rPr>
        <w:t xml:space="preserve"> annoncés attirent toute opportunité d’appui et améliore la collaboration et l’attention aux nouveaux programmes </w:t>
      </w:r>
      <w:proofErr w:type="spellStart"/>
      <w:r w:rsidRPr="00D05BCF">
        <w:rPr>
          <w:lang w:val="fr-FR"/>
        </w:rPr>
        <w:t>annconcés</w:t>
      </w:r>
      <w:proofErr w:type="spellEnd"/>
      <w:r w:rsidRPr="00D05BCF">
        <w:rPr>
          <w:lang w:val="fr-FR"/>
        </w:rPr>
        <w:t>.</w:t>
      </w:r>
    </w:p>
    <w:p w14:paraId="1947B138" w14:textId="7F529989" w:rsidR="00E778D3" w:rsidRPr="006953BF" w:rsidRDefault="00D05BCF" w:rsidP="006953BF">
      <w:pPr>
        <w:pStyle w:val="ListParagraph"/>
        <w:numPr>
          <w:ilvl w:val="0"/>
          <w:numId w:val="17"/>
        </w:numPr>
        <w:rPr>
          <w:lang w:val="fr-FR"/>
        </w:rPr>
      </w:pPr>
      <w:r w:rsidRPr="00327BC9">
        <w:rPr>
          <w:lang w:val="fr-FR"/>
        </w:rPr>
        <w:t xml:space="preserve">La planification étant dynamique, elle a offert une </w:t>
      </w:r>
      <w:proofErr w:type="spellStart"/>
      <w:r w:rsidRPr="00327BC9">
        <w:rPr>
          <w:lang w:val="fr-FR"/>
        </w:rPr>
        <w:t>éventaille</w:t>
      </w:r>
      <w:proofErr w:type="spellEnd"/>
      <w:r w:rsidRPr="00327BC9">
        <w:rPr>
          <w:lang w:val="fr-FR"/>
        </w:rPr>
        <w:t xml:space="preserve"> d’opportunité dans la couverture d’autres sous activités au sein du PTT actuel couvrant ainsi plusieurs sous activités.</w:t>
      </w:r>
    </w:p>
    <w:p w14:paraId="4C214F09" w14:textId="5C5984F9" w:rsidR="00C85402" w:rsidRPr="000D2343" w:rsidRDefault="00C85402" w:rsidP="00C85402">
      <w:pPr>
        <w:rPr>
          <w:b/>
          <w:bCs/>
          <w:lang w:val="fr-FR"/>
        </w:rPr>
      </w:pPr>
      <w:r w:rsidRPr="000D2343">
        <w:rPr>
          <w:b/>
          <w:bCs/>
          <w:lang w:val="fr-FR"/>
        </w:rPr>
        <w:t xml:space="preserve">IV. Défis </w:t>
      </w:r>
    </w:p>
    <w:p w14:paraId="2A38E9D5" w14:textId="06892D8C" w:rsidR="003F26CE" w:rsidRPr="000D2343" w:rsidRDefault="003F26CE" w:rsidP="00C85402">
      <w:pPr>
        <w:rPr>
          <w:lang w:val="fr-FR"/>
        </w:rPr>
      </w:pPr>
      <w:r w:rsidRPr="000D2343">
        <w:rPr>
          <w:lang w:val="fr-FR"/>
        </w:rPr>
        <w:t xml:space="preserve">Au cours du mois de </w:t>
      </w:r>
      <w:proofErr w:type="gramStart"/>
      <w:r w:rsidR="005646FF">
        <w:rPr>
          <w:lang w:val="fr-FR"/>
        </w:rPr>
        <w:t>Juin</w:t>
      </w:r>
      <w:proofErr w:type="gramEnd"/>
      <w:r w:rsidRPr="000D2343">
        <w:rPr>
          <w:lang w:val="fr-FR"/>
        </w:rPr>
        <w:t xml:space="preserve"> 2026, la mise en œuvre des activités a fait face à quelques défis. Les différents défis sont regroupés ci-dessous selon les principaux piliers du système de santé.</w:t>
      </w:r>
    </w:p>
    <w:p w14:paraId="67374E93" w14:textId="77777777" w:rsidR="003F26CE" w:rsidRPr="000D2343" w:rsidRDefault="003F26CE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Arial"/>
        </w:rPr>
      </w:pPr>
      <w:r w:rsidRPr="000D2343">
        <w:rPr>
          <w:rFonts w:cs="Arial"/>
          <w:b/>
          <w:bCs/>
        </w:rPr>
        <w:t>Prestation</w:t>
      </w:r>
      <w:r w:rsidRPr="000D2343">
        <w:rPr>
          <w:rFonts w:cs="Arial"/>
        </w:rPr>
        <w:t> </w:t>
      </w:r>
    </w:p>
    <w:p w14:paraId="4FCE3D4F" w14:textId="6DB07A75" w:rsidR="003F26CE" w:rsidRPr="000D2343" w:rsidRDefault="003F26CE">
      <w:pPr>
        <w:pStyle w:val="ListParagraph"/>
        <w:numPr>
          <w:ilvl w:val="0"/>
          <w:numId w:val="15"/>
        </w:numPr>
        <w:rPr>
          <w:lang w:val="fr-FR"/>
        </w:rPr>
      </w:pPr>
      <w:r w:rsidRPr="000D2343">
        <w:rPr>
          <w:lang w:val="fr-FR"/>
        </w:rPr>
        <w:t>Faible intégration des services (santé maternelle et néonatale, nutrition, VIH, vaccination et Malaria).</w:t>
      </w:r>
    </w:p>
    <w:p w14:paraId="7232B40E" w14:textId="77777777" w:rsidR="00B159DC" w:rsidRDefault="003F26CE">
      <w:pPr>
        <w:pStyle w:val="ListParagraph"/>
        <w:numPr>
          <w:ilvl w:val="0"/>
          <w:numId w:val="15"/>
        </w:numPr>
        <w:rPr>
          <w:lang w:val="fr-FR"/>
        </w:rPr>
      </w:pPr>
      <w:r w:rsidRPr="000D2343">
        <w:rPr>
          <w:lang w:val="fr-FR"/>
        </w:rPr>
        <w:t xml:space="preserve">Faible </w:t>
      </w:r>
      <w:r w:rsidR="009E1EC6">
        <w:rPr>
          <w:lang w:val="fr-FR"/>
        </w:rPr>
        <w:t xml:space="preserve">taux de réalisations des soins curatifs et des cas </w:t>
      </w:r>
      <w:r w:rsidR="00B159DC">
        <w:rPr>
          <w:lang w:val="fr-FR"/>
        </w:rPr>
        <w:t xml:space="preserve">diagnostiqués </w:t>
      </w:r>
      <w:proofErr w:type="gramStart"/>
      <w:r w:rsidR="00B159DC">
        <w:rPr>
          <w:lang w:val="fr-FR"/>
        </w:rPr>
        <w:t>suite à</w:t>
      </w:r>
      <w:proofErr w:type="gramEnd"/>
      <w:r w:rsidR="00B159DC">
        <w:rPr>
          <w:lang w:val="fr-FR"/>
        </w:rPr>
        <w:t xml:space="preserve"> la rupture d’intrants antipaludique</w:t>
      </w:r>
    </w:p>
    <w:p w14:paraId="3612ECB9" w14:textId="5F9006BC" w:rsidR="003F26CE" w:rsidRPr="000D2343" w:rsidRDefault="00B159DC">
      <w:pPr>
        <w:pStyle w:val="ListParagraph"/>
        <w:numPr>
          <w:ilvl w:val="0"/>
          <w:numId w:val="15"/>
        </w:numPr>
        <w:rPr>
          <w:lang w:val="fr-FR"/>
        </w:rPr>
      </w:pPr>
      <w:r>
        <w:rPr>
          <w:lang w:val="fr-FR"/>
        </w:rPr>
        <w:t xml:space="preserve">La nouvelle molécule ARTESUNATE PYRONALDINE distribuée stocké dans différents ESS, </w:t>
      </w:r>
      <w:r w:rsidR="004E2A9E">
        <w:rPr>
          <w:lang w:val="fr-FR"/>
        </w:rPr>
        <w:t xml:space="preserve">faute des prestataires formés dans un contexte de rupture </w:t>
      </w:r>
      <w:r w:rsidR="00CA0775">
        <w:rPr>
          <w:lang w:val="fr-FR"/>
        </w:rPr>
        <w:t>complète</w:t>
      </w:r>
      <w:r w:rsidR="004E2A9E">
        <w:rPr>
          <w:lang w:val="fr-FR"/>
        </w:rPr>
        <w:t xml:space="preserve"> des ASAQ dans toute la Province et toutes les tranches </w:t>
      </w:r>
      <w:r w:rsidR="00CA0775">
        <w:rPr>
          <w:lang w:val="fr-FR"/>
        </w:rPr>
        <w:t>d’âge</w:t>
      </w:r>
      <w:r w:rsidR="003F26CE" w:rsidRPr="000D2343">
        <w:rPr>
          <w:lang w:val="fr-FR"/>
        </w:rPr>
        <w:t>.</w:t>
      </w:r>
    </w:p>
    <w:p w14:paraId="0F1033B3" w14:textId="067A80A9" w:rsidR="003F26CE" w:rsidRPr="000D2343" w:rsidRDefault="003F26CE" w:rsidP="003F26CE">
      <w:pPr>
        <w:ind w:left="360"/>
        <w:jc w:val="both"/>
        <w:rPr>
          <w:lang w:val="fr-FR"/>
        </w:rPr>
      </w:pPr>
      <w:r w:rsidRPr="000D2343">
        <w:rPr>
          <w:rFonts w:cs="Arial"/>
          <w:b/>
          <w:bCs/>
          <w:u w:val="single"/>
          <w:lang w:val="fr-FR"/>
        </w:rPr>
        <w:t>Réponse</w:t>
      </w:r>
      <w:r w:rsidRPr="000D2343">
        <w:rPr>
          <w:rFonts w:cs="Arial"/>
          <w:lang w:val="fr-FR"/>
        </w:rPr>
        <w:t xml:space="preserve"> : (i) </w:t>
      </w:r>
      <w:r w:rsidR="008331C1" w:rsidRPr="000D2343">
        <w:rPr>
          <w:rFonts w:cs="Arial"/>
          <w:lang w:val="fr-FR"/>
        </w:rPr>
        <w:t xml:space="preserve">Poursuite des </w:t>
      </w:r>
      <w:r w:rsidRPr="000D2343">
        <w:rPr>
          <w:rFonts w:cs="Arial"/>
          <w:lang w:val="fr-FR"/>
        </w:rPr>
        <w:t>accompagnement</w:t>
      </w:r>
      <w:r w:rsidR="008331C1" w:rsidRPr="000D2343">
        <w:rPr>
          <w:rFonts w:cs="Arial"/>
          <w:lang w:val="fr-FR"/>
        </w:rPr>
        <w:t>s</w:t>
      </w:r>
      <w:r w:rsidRPr="000D2343">
        <w:rPr>
          <w:rFonts w:cs="Arial"/>
          <w:lang w:val="fr-FR"/>
        </w:rPr>
        <w:t xml:space="preserve"> des ZS et ESS dans l’intégration des</w:t>
      </w:r>
      <w:r w:rsidRPr="000D2343">
        <w:rPr>
          <w:lang w:val="fr-FR"/>
        </w:rPr>
        <w:t xml:space="preserve"> </w:t>
      </w:r>
      <w:r w:rsidR="008331C1" w:rsidRPr="000D2343">
        <w:rPr>
          <w:lang w:val="fr-FR"/>
        </w:rPr>
        <w:t xml:space="preserve">interventions </w:t>
      </w:r>
      <w:r w:rsidRPr="000D2343">
        <w:rPr>
          <w:lang w:val="fr-FR"/>
        </w:rPr>
        <w:t xml:space="preserve">au niveau des </w:t>
      </w:r>
      <w:r w:rsidR="008331C1" w:rsidRPr="000D2343">
        <w:rPr>
          <w:lang w:val="fr-FR"/>
        </w:rPr>
        <w:t>établissements de soins</w:t>
      </w:r>
      <w:r w:rsidRPr="000D2343">
        <w:rPr>
          <w:lang w:val="fr-FR"/>
        </w:rPr>
        <w:t xml:space="preserve"> et les activités communautaires ; (ii) actions correctrices </w:t>
      </w:r>
      <w:r w:rsidR="001A64EC">
        <w:rPr>
          <w:lang w:val="fr-FR"/>
        </w:rPr>
        <w:t>en formant tous les Prestataires des AS dans la prise en charge à l’AP et l</w:t>
      </w:r>
      <w:r w:rsidR="00E37C06">
        <w:rPr>
          <w:lang w:val="fr-FR"/>
        </w:rPr>
        <w:t>e paludisme en général selon la politique National</w:t>
      </w:r>
      <w:r w:rsidRPr="000D2343">
        <w:rPr>
          <w:lang w:val="fr-FR"/>
        </w:rPr>
        <w:t>.</w:t>
      </w:r>
    </w:p>
    <w:p w14:paraId="7B9C203B" w14:textId="4CFB2401" w:rsidR="003F26CE" w:rsidRPr="000D2343" w:rsidRDefault="00E37C06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Arial"/>
        </w:rPr>
      </w:pPr>
      <w:r w:rsidRPr="000D2343">
        <w:rPr>
          <w:rFonts w:cs="Arial"/>
          <w:b/>
          <w:bCs/>
        </w:rPr>
        <w:t>Resources</w:t>
      </w:r>
      <w:r w:rsidR="003F26CE" w:rsidRPr="000D2343">
        <w:rPr>
          <w:rFonts w:cs="Arial"/>
          <w:b/>
          <w:bCs/>
        </w:rPr>
        <w:t xml:space="preserve"> </w:t>
      </w:r>
      <w:proofErr w:type="spellStart"/>
      <w:r w:rsidR="003F26CE" w:rsidRPr="000D2343">
        <w:rPr>
          <w:rFonts w:cs="Arial"/>
          <w:b/>
          <w:bCs/>
        </w:rPr>
        <w:t>Hu</w:t>
      </w:r>
      <w:r>
        <w:rPr>
          <w:rFonts w:cs="Arial"/>
          <w:b/>
          <w:bCs/>
        </w:rPr>
        <w:t>mai</w:t>
      </w:r>
      <w:r w:rsidR="003F26CE" w:rsidRPr="000D2343">
        <w:rPr>
          <w:rFonts w:cs="Arial"/>
          <w:b/>
          <w:bCs/>
        </w:rPr>
        <w:t>nes</w:t>
      </w:r>
      <w:proofErr w:type="spellEnd"/>
    </w:p>
    <w:p w14:paraId="2F8D7F34" w14:textId="7E0429A5" w:rsidR="003F26CE" w:rsidRPr="000D2343" w:rsidRDefault="003F26CE">
      <w:pPr>
        <w:pStyle w:val="ListParagraph"/>
        <w:numPr>
          <w:ilvl w:val="0"/>
          <w:numId w:val="19"/>
        </w:numPr>
        <w:jc w:val="both"/>
        <w:rPr>
          <w:lang w:val="fr-FR"/>
        </w:rPr>
      </w:pPr>
      <w:r w:rsidRPr="000D2343">
        <w:rPr>
          <w:lang w:val="fr-FR"/>
        </w:rPr>
        <w:t xml:space="preserve">La </w:t>
      </w:r>
      <w:r w:rsidR="009156FB">
        <w:rPr>
          <w:lang w:val="fr-FR"/>
        </w:rPr>
        <w:t>multiplicité des</w:t>
      </w:r>
      <w:r w:rsidR="001B4940">
        <w:rPr>
          <w:lang w:val="fr-FR"/>
        </w:rPr>
        <w:t xml:space="preserve"> Personnels non formés dans les </w:t>
      </w:r>
      <w:r w:rsidR="00766AD0">
        <w:rPr>
          <w:lang w:val="fr-FR"/>
        </w:rPr>
        <w:t xml:space="preserve">ESS Privés intégrés et non Intégrés </w:t>
      </w:r>
      <w:r w:rsidR="001B4940">
        <w:rPr>
          <w:lang w:val="fr-FR"/>
        </w:rPr>
        <w:t>dans la prise en charge selon le protocole National de PEC</w:t>
      </w:r>
      <w:r w:rsidRPr="000D2343">
        <w:rPr>
          <w:lang w:val="fr-FR"/>
        </w:rPr>
        <w:t xml:space="preserve">. </w:t>
      </w:r>
    </w:p>
    <w:p w14:paraId="6255CCD3" w14:textId="6ED28889" w:rsidR="003F26CE" w:rsidRPr="000D2343" w:rsidRDefault="003F26CE" w:rsidP="003F26CE">
      <w:pPr>
        <w:ind w:left="360"/>
        <w:jc w:val="both"/>
        <w:rPr>
          <w:lang w:val="fr-FR"/>
        </w:rPr>
      </w:pPr>
      <w:r w:rsidRPr="000D2343">
        <w:rPr>
          <w:rFonts w:cs="Arial"/>
          <w:b/>
          <w:bCs/>
          <w:u w:val="single"/>
          <w:lang w:val="fr-FR"/>
        </w:rPr>
        <w:t>Réponse</w:t>
      </w:r>
      <w:r w:rsidRPr="000D2343">
        <w:rPr>
          <w:rFonts w:cs="Arial"/>
          <w:lang w:val="fr-FR"/>
        </w:rPr>
        <w:t xml:space="preserve"> : (i) encouragement </w:t>
      </w:r>
      <w:r w:rsidR="00766AD0">
        <w:rPr>
          <w:rFonts w:cs="Arial"/>
          <w:lang w:val="fr-FR"/>
        </w:rPr>
        <w:t>à organ</w:t>
      </w:r>
      <w:r w:rsidR="00443869">
        <w:rPr>
          <w:rFonts w:cs="Arial"/>
          <w:lang w:val="fr-FR"/>
        </w:rPr>
        <w:t xml:space="preserve">iser les séances de coaching et </w:t>
      </w:r>
      <w:proofErr w:type="gramStart"/>
      <w:r w:rsidR="00443869">
        <w:rPr>
          <w:rFonts w:cs="Arial"/>
          <w:lang w:val="fr-FR"/>
        </w:rPr>
        <w:t>briefing</w:t>
      </w:r>
      <w:proofErr w:type="gramEnd"/>
      <w:r w:rsidR="00443869">
        <w:rPr>
          <w:rFonts w:cs="Arial"/>
          <w:lang w:val="fr-FR"/>
        </w:rPr>
        <w:t xml:space="preserve"> lors de réunion de monitorage des thématiques PEC et Prévention du PALUDISME avec les ECZS </w:t>
      </w:r>
      <w:proofErr w:type="gramStart"/>
      <w:r w:rsidR="00443869">
        <w:rPr>
          <w:rFonts w:cs="Arial"/>
          <w:lang w:val="fr-FR"/>
        </w:rPr>
        <w:t>form</w:t>
      </w:r>
      <w:r w:rsidR="00064EEE">
        <w:rPr>
          <w:rFonts w:cs="Arial"/>
          <w:lang w:val="fr-FR"/>
        </w:rPr>
        <w:t>é</w:t>
      </w:r>
      <w:r w:rsidR="00443869">
        <w:rPr>
          <w:rFonts w:cs="Arial"/>
          <w:lang w:val="fr-FR"/>
        </w:rPr>
        <w:t>s</w:t>
      </w:r>
      <w:r w:rsidR="00064EEE">
        <w:rPr>
          <w:rFonts w:cs="Arial"/>
          <w:lang w:val="fr-FR"/>
        </w:rPr>
        <w:t xml:space="preserve">  </w:t>
      </w:r>
      <w:r w:rsidRPr="000D2343">
        <w:rPr>
          <w:rFonts w:cs="Arial"/>
          <w:lang w:val="fr-FR"/>
        </w:rPr>
        <w:t>et</w:t>
      </w:r>
      <w:proofErr w:type="gramEnd"/>
      <w:r w:rsidRPr="000D2343">
        <w:rPr>
          <w:rFonts w:cs="Arial"/>
          <w:lang w:val="fr-FR"/>
        </w:rPr>
        <w:t xml:space="preserve"> sensibilisation des ZS à planifier les restitutions des formations reçues par les prestataires formés à l’intention des équipes des ESS</w:t>
      </w:r>
      <w:r w:rsidR="008331C1" w:rsidRPr="000D2343">
        <w:rPr>
          <w:rFonts w:cs="Arial"/>
          <w:lang w:val="fr-FR"/>
        </w:rPr>
        <w:t xml:space="preserve"> et des ECZ</w:t>
      </w:r>
      <w:r w:rsidRPr="000D2343">
        <w:rPr>
          <w:rFonts w:cs="Arial"/>
          <w:lang w:val="fr-FR"/>
        </w:rPr>
        <w:t> ; (ii) supervision intégrée.</w:t>
      </w:r>
    </w:p>
    <w:p w14:paraId="109F99D1" w14:textId="086BD7BD" w:rsidR="003F26CE" w:rsidRPr="000D2343" w:rsidRDefault="003F26CE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Arial"/>
        </w:rPr>
      </w:pPr>
      <w:r w:rsidRPr="000D2343">
        <w:rPr>
          <w:rFonts w:cs="Arial"/>
          <w:b/>
          <w:bCs/>
        </w:rPr>
        <w:lastRenderedPageBreak/>
        <w:t xml:space="preserve">Système </w:t>
      </w:r>
      <w:r w:rsidR="008331C1" w:rsidRPr="000D2343">
        <w:rPr>
          <w:rFonts w:cs="Arial"/>
          <w:b/>
          <w:bCs/>
        </w:rPr>
        <w:t>information</w:t>
      </w:r>
      <w:r w:rsidRPr="000D2343">
        <w:rPr>
          <w:rFonts w:cs="Arial"/>
          <w:b/>
          <w:bCs/>
        </w:rPr>
        <w:t xml:space="preserve"> sanitaire</w:t>
      </w:r>
    </w:p>
    <w:p w14:paraId="55DC8E43" w14:textId="77777777" w:rsidR="003F26CE" w:rsidRPr="000D2343" w:rsidRDefault="003F26CE">
      <w:pPr>
        <w:numPr>
          <w:ilvl w:val="0"/>
          <w:numId w:val="20"/>
        </w:numPr>
        <w:rPr>
          <w:lang w:val="fr-FR"/>
        </w:rPr>
      </w:pPr>
      <w:r w:rsidRPr="000D2343">
        <w:rPr>
          <w:lang w:val="fr-FR"/>
        </w:rPr>
        <w:t>Faible qualité des données sanitaires et peu utilisées pour la prise de décision.</w:t>
      </w:r>
    </w:p>
    <w:p w14:paraId="094A880B" w14:textId="52AA9E5A" w:rsidR="003F26CE" w:rsidRPr="000D2343" w:rsidRDefault="003F26CE" w:rsidP="003F26CE">
      <w:pPr>
        <w:ind w:left="360"/>
        <w:jc w:val="both"/>
        <w:rPr>
          <w:lang w:val="fr-FR"/>
        </w:rPr>
      </w:pPr>
      <w:r w:rsidRPr="000D2343">
        <w:rPr>
          <w:rFonts w:cs="Arial"/>
          <w:b/>
          <w:bCs/>
          <w:u w:val="single"/>
          <w:lang w:val="fr-FR"/>
        </w:rPr>
        <w:t>Réponse</w:t>
      </w:r>
      <w:r w:rsidRPr="000D2343">
        <w:rPr>
          <w:rFonts w:cs="Arial"/>
          <w:lang w:val="fr-FR"/>
        </w:rPr>
        <w:t xml:space="preserve"> : (i) Planification à accompagner les zones de santé dans le processus des réunions des monitorages mensuels : </w:t>
      </w:r>
      <w:r w:rsidR="008331C1" w:rsidRPr="000D2343">
        <w:rPr>
          <w:rFonts w:cs="Arial"/>
          <w:lang w:val="fr-FR"/>
        </w:rPr>
        <w:t>réunions d’analyse et validations des données, approvisionnement en crédit pour connexion internet ainsi que la participation au processus de recrutement des fournisseurs de reproduction des outils de gestion SNIS.</w:t>
      </w:r>
      <w:r w:rsidRPr="000D2343">
        <w:rPr>
          <w:rFonts w:cs="Arial"/>
          <w:lang w:val="fr-FR"/>
        </w:rPr>
        <w:t xml:space="preserve"> </w:t>
      </w:r>
    </w:p>
    <w:p w14:paraId="0B51D076" w14:textId="77777777" w:rsidR="003F26CE" w:rsidRPr="000D2343" w:rsidRDefault="003F26CE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Arial"/>
        </w:rPr>
      </w:pPr>
      <w:r w:rsidRPr="000D2343">
        <w:rPr>
          <w:rFonts w:cs="Arial"/>
          <w:b/>
          <w:bCs/>
        </w:rPr>
        <w:t xml:space="preserve">Leadership et </w:t>
      </w:r>
      <w:proofErr w:type="spellStart"/>
      <w:r w:rsidRPr="000D2343">
        <w:rPr>
          <w:rFonts w:cs="Arial"/>
          <w:b/>
          <w:bCs/>
        </w:rPr>
        <w:t>financement</w:t>
      </w:r>
      <w:proofErr w:type="spellEnd"/>
    </w:p>
    <w:p w14:paraId="5CB6F6C3" w14:textId="7F1FBF1E" w:rsidR="003F26CE" w:rsidRPr="000D2343" w:rsidRDefault="003F26CE">
      <w:pPr>
        <w:pStyle w:val="ListParagraph"/>
        <w:numPr>
          <w:ilvl w:val="0"/>
          <w:numId w:val="20"/>
        </w:numPr>
        <w:jc w:val="both"/>
        <w:rPr>
          <w:rFonts w:cs="Arial"/>
          <w:lang w:val="fr-FR"/>
        </w:rPr>
      </w:pPr>
      <w:r w:rsidRPr="000D2343">
        <w:rPr>
          <w:rFonts w:cs="Arial"/>
          <w:lang w:val="fr-FR"/>
        </w:rPr>
        <w:t>Faible coordination entre acteurs à tous les niveaux dans la mise en œuvre des activités (niveau intermédiaire et opérationnel)</w:t>
      </w:r>
      <w:r w:rsidR="00E72F23">
        <w:rPr>
          <w:rFonts w:cs="Arial"/>
          <w:lang w:val="fr-FR"/>
        </w:rPr>
        <w:t xml:space="preserve">, perturbations liées aux campagnes de vaccination de masse plusieurs fois </w:t>
      </w:r>
      <w:r w:rsidR="00931B33">
        <w:rPr>
          <w:rFonts w:cs="Arial"/>
          <w:lang w:val="fr-FR"/>
        </w:rPr>
        <w:t>reportées</w:t>
      </w:r>
      <w:r w:rsidRPr="000D2343">
        <w:rPr>
          <w:rFonts w:cs="Arial"/>
          <w:lang w:val="fr-FR"/>
        </w:rPr>
        <w:t>.</w:t>
      </w:r>
    </w:p>
    <w:p w14:paraId="09BD5315" w14:textId="77777777" w:rsidR="002D19D5" w:rsidRPr="000D2343" w:rsidRDefault="003F26CE" w:rsidP="00C90175">
      <w:pPr>
        <w:ind w:left="360"/>
        <w:jc w:val="both"/>
        <w:rPr>
          <w:rFonts w:cs="Arial"/>
          <w:lang w:val="fr-FR"/>
        </w:rPr>
      </w:pPr>
      <w:r w:rsidRPr="000D2343">
        <w:rPr>
          <w:rFonts w:cs="Arial"/>
          <w:b/>
          <w:bCs/>
          <w:u w:val="single"/>
          <w:lang w:val="fr-FR"/>
        </w:rPr>
        <w:t>Réponse</w:t>
      </w:r>
      <w:r w:rsidRPr="000D2343">
        <w:rPr>
          <w:rFonts w:cs="Arial"/>
          <w:lang w:val="fr-FR"/>
        </w:rPr>
        <w:t> :</w:t>
      </w:r>
    </w:p>
    <w:p w14:paraId="72258402" w14:textId="3E761E8C" w:rsidR="003F26CE" w:rsidRPr="000D2343" w:rsidRDefault="003F26CE">
      <w:pPr>
        <w:pStyle w:val="ListParagraph"/>
        <w:numPr>
          <w:ilvl w:val="0"/>
          <w:numId w:val="21"/>
        </w:numPr>
        <w:jc w:val="both"/>
        <w:rPr>
          <w:rFonts w:cs="Arial"/>
          <w:lang w:val="fr-FR"/>
        </w:rPr>
      </w:pPr>
      <w:r w:rsidRPr="000D2343">
        <w:rPr>
          <w:rFonts w:cs="Arial"/>
          <w:lang w:val="fr-FR"/>
        </w:rPr>
        <w:t>Mise en place</w:t>
      </w:r>
      <w:r w:rsidR="002D19D5" w:rsidRPr="000D2343">
        <w:rPr>
          <w:rFonts w:cs="Arial"/>
          <w:lang w:val="fr-FR"/>
        </w:rPr>
        <w:t xml:space="preserve"> et renforcement</w:t>
      </w:r>
      <w:r w:rsidRPr="000D2343">
        <w:rPr>
          <w:rFonts w:cs="Arial"/>
          <w:lang w:val="fr-FR"/>
        </w:rPr>
        <w:t xml:space="preserve"> des cadres de </w:t>
      </w:r>
      <w:r w:rsidR="002D19D5" w:rsidRPr="000D2343">
        <w:rPr>
          <w:rFonts w:cs="Arial"/>
          <w:lang w:val="fr-FR"/>
        </w:rPr>
        <w:t>collaboration</w:t>
      </w:r>
      <w:r w:rsidRPr="000D2343">
        <w:rPr>
          <w:rFonts w:cs="Arial"/>
          <w:lang w:val="fr-FR"/>
        </w:rPr>
        <w:t xml:space="preserve"> réguliers avec les intervenants ayant en charges les mêmes do</w:t>
      </w:r>
      <w:r w:rsidR="00E72F23">
        <w:rPr>
          <w:rFonts w:cs="Arial"/>
          <w:lang w:val="fr-FR"/>
        </w:rPr>
        <w:t>mai</w:t>
      </w:r>
      <w:r w:rsidRPr="000D2343">
        <w:rPr>
          <w:rFonts w:cs="Arial"/>
          <w:lang w:val="fr-FR"/>
        </w:rPr>
        <w:t xml:space="preserve">nes d’interventions avec le projet Epic Santé intégrée, pour synergie et complémentarité. C’est le cas avec </w:t>
      </w:r>
      <w:r w:rsidR="00E72F23">
        <w:rPr>
          <w:rFonts w:cs="Arial"/>
          <w:lang w:val="fr-FR"/>
        </w:rPr>
        <w:t xml:space="preserve">PMI EVOLVE, </w:t>
      </w:r>
      <w:r w:rsidRPr="000D2343">
        <w:rPr>
          <w:rFonts w:cs="Arial"/>
          <w:lang w:val="fr-FR"/>
        </w:rPr>
        <w:t>GHSC-PSM</w:t>
      </w:r>
      <w:r w:rsidR="00850943">
        <w:rPr>
          <w:rFonts w:cs="Arial"/>
          <w:lang w:val="fr-FR"/>
        </w:rPr>
        <w:t>, OMS, Unicef</w:t>
      </w:r>
      <w:r w:rsidRPr="000D2343">
        <w:rPr>
          <w:rFonts w:cs="Arial"/>
          <w:lang w:val="fr-FR"/>
        </w:rPr>
        <w:t>.</w:t>
      </w:r>
    </w:p>
    <w:p w14:paraId="0CEB3211" w14:textId="0001F38B" w:rsidR="002D19D5" w:rsidRPr="000D2343" w:rsidRDefault="002D19D5">
      <w:pPr>
        <w:pStyle w:val="ListParagraph"/>
        <w:numPr>
          <w:ilvl w:val="0"/>
          <w:numId w:val="21"/>
        </w:numPr>
        <w:jc w:val="both"/>
        <w:rPr>
          <w:rFonts w:cs="Arial"/>
          <w:lang w:val="fr-FR"/>
        </w:rPr>
      </w:pPr>
      <w:r w:rsidRPr="000D2343">
        <w:rPr>
          <w:rFonts w:cs="Arial"/>
          <w:lang w:val="fr-FR"/>
        </w:rPr>
        <w:t>Participation au</w:t>
      </w:r>
      <w:r w:rsidR="008C4DD3">
        <w:rPr>
          <w:rFonts w:cs="Arial"/>
          <w:lang w:val="fr-FR"/>
        </w:rPr>
        <w:t>x Réunions GPEI dans le cadre de la surveillance et riposte POLIO</w:t>
      </w:r>
      <w:r w:rsidR="00850943">
        <w:rPr>
          <w:rFonts w:cs="Arial"/>
          <w:lang w:val="fr-FR"/>
        </w:rPr>
        <w:t xml:space="preserve"> </w:t>
      </w:r>
      <w:r w:rsidRPr="000D2343">
        <w:rPr>
          <w:rFonts w:cs="Arial"/>
          <w:lang w:val="fr-FR"/>
        </w:rPr>
        <w:t xml:space="preserve">dans la province. </w:t>
      </w:r>
    </w:p>
    <w:p w14:paraId="24463385" w14:textId="77777777" w:rsidR="003F26CE" w:rsidRPr="000D2343" w:rsidRDefault="003F26CE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Arial"/>
          <w:color w:val="0070C0"/>
        </w:rPr>
      </w:pPr>
      <w:proofErr w:type="spellStart"/>
      <w:r w:rsidRPr="000D2343">
        <w:rPr>
          <w:rFonts w:cs="Arial"/>
          <w:b/>
          <w:bCs/>
        </w:rPr>
        <w:t>Médicaments</w:t>
      </w:r>
      <w:proofErr w:type="spellEnd"/>
    </w:p>
    <w:p w14:paraId="1FFAB229" w14:textId="2C65CF3A" w:rsidR="002D19D5" w:rsidRPr="000D2343" w:rsidRDefault="002D19D5" w:rsidP="006969A0">
      <w:pPr>
        <w:pStyle w:val="ListParagraph"/>
        <w:jc w:val="both"/>
        <w:rPr>
          <w:rFonts w:cs="Arial"/>
          <w:lang w:val="fr-FR"/>
        </w:rPr>
      </w:pPr>
      <w:r w:rsidRPr="000D2343">
        <w:rPr>
          <w:lang w:val="fr-FR"/>
        </w:rPr>
        <w:t>Les ruptures récurrentes en médicaments essentiels génériques Malaria</w:t>
      </w:r>
      <w:r w:rsidRPr="000D2343">
        <w:rPr>
          <w:rFonts w:cs="Arial"/>
          <w:lang w:val="fr-FR"/>
        </w:rPr>
        <w:t xml:space="preserve"> entravant la qualité des soins dans les ESS et la prise en charge des cas au niveau de sites de soins communautaires (SSC)</w:t>
      </w:r>
      <w:r w:rsidR="00850943">
        <w:rPr>
          <w:rFonts w:cs="Arial"/>
          <w:lang w:val="fr-FR"/>
        </w:rPr>
        <w:t xml:space="preserve"> reste encore </w:t>
      </w:r>
      <w:r w:rsidR="003D438C">
        <w:rPr>
          <w:rFonts w:cs="Arial"/>
          <w:lang w:val="fr-FR"/>
        </w:rPr>
        <w:t>à redynamiser</w:t>
      </w:r>
      <w:r w:rsidRPr="000D2343">
        <w:rPr>
          <w:rFonts w:cs="Arial"/>
          <w:lang w:val="fr-FR"/>
        </w:rPr>
        <w:t>.</w:t>
      </w:r>
    </w:p>
    <w:p w14:paraId="35D9AEF1" w14:textId="77777777" w:rsidR="00252DF9" w:rsidRPr="000D2343" w:rsidRDefault="00252DF9" w:rsidP="002D19D5">
      <w:pPr>
        <w:pStyle w:val="ListParagraph"/>
        <w:spacing w:line="240" w:lineRule="auto"/>
        <w:jc w:val="both"/>
        <w:rPr>
          <w:rFonts w:cs="Arial"/>
          <w:b/>
          <w:bCs/>
          <w:u w:val="single"/>
          <w:lang w:val="fr-FR"/>
        </w:rPr>
      </w:pPr>
    </w:p>
    <w:p w14:paraId="6F919793" w14:textId="67EACD7A" w:rsidR="002D19D5" w:rsidRPr="000D2343" w:rsidRDefault="00252DF9" w:rsidP="002D19D5">
      <w:pPr>
        <w:pStyle w:val="ListParagraph"/>
        <w:spacing w:line="240" w:lineRule="auto"/>
        <w:jc w:val="both"/>
        <w:rPr>
          <w:rFonts w:cs="Arial"/>
        </w:rPr>
      </w:pPr>
      <w:proofErr w:type="spellStart"/>
      <w:r w:rsidRPr="000D2343">
        <w:rPr>
          <w:rFonts w:cs="Arial"/>
          <w:b/>
          <w:bCs/>
          <w:u w:val="single"/>
        </w:rPr>
        <w:t>Réponse</w:t>
      </w:r>
      <w:proofErr w:type="spellEnd"/>
      <w:r w:rsidRPr="000D2343">
        <w:rPr>
          <w:rFonts w:cs="Arial"/>
        </w:rPr>
        <w:t>:</w:t>
      </w:r>
      <w:r w:rsidR="002D19D5" w:rsidRPr="000D2343">
        <w:rPr>
          <w:rFonts w:cs="Arial"/>
        </w:rPr>
        <w:t xml:space="preserve"> </w:t>
      </w:r>
    </w:p>
    <w:p w14:paraId="3F70C396" w14:textId="3A927AE2" w:rsidR="002D19D5" w:rsidRPr="000D2343" w:rsidRDefault="002D19D5">
      <w:pPr>
        <w:pStyle w:val="ListParagraph"/>
        <w:numPr>
          <w:ilvl w:val="1"/>
          <w:numId w:val="18"/>
        </w:numPr>
        <w:spacing w:line="240" w:lineRule="auto"/>
        <w:jc w:val="both"/>
        <w:rPr>
          <w:rFonts w:cs="Arial"/>
          <w:lang w:val="fr-FR"/>
        </w:rPr>
      </w:pPr>
      <w:r w:rsidRPr="000D2343">
        <w:rPr>
          <w:rFonts w:cs="Arial"/>
          <w:lang w:val="fr-FR"/>
        </w:rPr>
        <w:t>Participation et appui technique au</w:t>
      </w:r>
      <w:r w:rsidR="003D438C">
        <w:rPr>
          <w:rFonts w:cs="Arial"/>
          <w:lang w:val="fr-FR"/>
        </w:rPr>
        <w:t xml:space="preserve">x réunions GPEI et celle organisée entre différents PTF impliqués dans </w:t>
      </w:r>
      <w:r w:rsidR="00D97E5E">
        <w:rPr>
          <w:rFonts w:cs="Arial"/>
          <w:lang w:val="fr-FR"/>
        </w:rPr>
        <w:t>la lutte antipaludique</w:t>
      </w:r>
      <w:r w:rsidRPr="000D2343">
        <w:rPr>
          <w:rFonts w:cs="Arial"/>
          <w:lang w:val="fr-FR"/>
        </w:rPr>
        <w:t>.</w:t>
      </w:r>
    </w:p>
    <w:p w14:paraId="640C1B98" w14:textId="65EA1A98" w:rsidR="002D19D5" w:rsidRPr="000D2343" w:rsidRDefault="008F3919">
      <w:pPr>
        <w:pStyle w:val="ListParagraph"/>
        <w:numPr>
          <w:ilvl w:val="1"/>
          <w:numId w:val="18"/>
        </w:numPr>
        <w:spacing w:line="240" w:lineRule="auto"/>
        <w:jc w:val="both"/>
        <w:rPr>
          <w:b/>
          <w:bCs/>
          <w:lang w:val="fr-FR"/>
        </w:rPr>
      </w:pPr>
      <w:r>
        <w:rPr>
          <w:rFonts w:cs="Arial"/>
          <w:lang w:val="fr-FR"/>
        </w:rPr>
        <w:t>Achèvement</w:t>
      </w:r>
      <w:r w:rsidR="00160E3E">
        <w:rPr>
          <w:rFonts w:cs="Arial"/>
          <w:lang w:val="fr-FR"/>
        </w:rPr>
        <w:t xml:space="preserve"> de la cartographie et </w:t>
      </w:r>
      <w:r>
        <w:rPr>
          <w:rFonts w:cs="Arial"/>
          <w:lang w:val="fr-FR"/>
        </w:rPr>
        <w:t>soumission</w:t>
      </w:r>
      <w:r w:rsidR="00160E3E">
        <w:rPr>
          <w:rFonts w:cs="Arial"/>
          <w:lang w:val="fr-FR"/>
        </w:rPr>
        <w:t xml:space="preserve"> de la demande d’activité </w:t>
      </w:r>
      <w:r w:rsidR="005D745A">
        <w:rPr>
          <w:rFonts w:cs="Arial"/>
          <w:lang w:val="fr-FR"/>
        </w:rPr>
        <w:t>des activités de PEC Communautaire des maladies tueuses</w:t>
      </w:r>
      <w:r w:rsidR="002D19D5" w:rsidRPr="000D2343">
        <w:rPr>
          <w:rFonts w:cs="Arial"/>
          <w:lang w:val="fr-FR"/>
        </w:rPr>
        <w:t>.</w:t>
      </w:r>
    </w:p>
    <w:p w14:paraId="2B433350" w14:textId="12C0D4D8" w:rsidR="003F26CE" w:rsidRPr="000D2343" w:rsidRDefault="003F26CE" w:rsidP="003F26CE">
      <w:pPr>
        <w:pStyle w:val="ListParagraph"/>
        <w:spacing w:line="240" w:lineRule="auto"/>
        <w:jc w:val="both"/>
        <w:rPr>
          <w:rFonts w:cs="Arial"/>
          <w:lang w:val="fr-FR"/>
        </w:rPr>
      </w:pPr>
    </w:p>
    <w:p w14:paraId="34E1E177" w14:textId="0E9AEE89" w:rsidR="00C85402" w:rsidRPr="000D2343" w:rsidRDefault="00C85402" w:rsidP="00C85402">
      <w:pPr>
        <w:tabs>
          <w:tab w:val="num" w:pos="720"/>
        </w:tabs>
        <w:rPr>
          <w:b/>
          <w:bCs/>
          <w:lang w:val="fr-FR"/>
        </w:rPr>
      </w:pPr>
      <w:r w:rsidRPr="000D2343">
        <w:rPr>
          <w:b/>
          <w:bCs/>
          <w:lang w:val="fr-FR"/>
        </w:rPr>
        <w:t xml:space="preserve">V. Activités prioritaires pour le prochain mois </w:t>
      </w:r>
    </w:p>
    <w:p w14:paraId="1695891B" w14:textId="582436A4" w:rsidR="007E07C9" w:rsidRPr="000D2343" w:rsidRDefault="007E07C9" w:rsidP="007E07C9">
      <w:pPr>
        <w:spacing w:after="0" w:line="240" w:lineRule="auto"/>
        <w:rPr>
          <w:rFonts w:eastAsia="Times New Roman" w:cs="Calibri"/>
          <w:b/>
          <w:bCs/>
          <w:color w:val="0E2841" w:themeColor="text2"/>
          <w:lang w:val="fr-FR"/>
        </w:rPr>
      </w:pPr>
      <w:r w:rsidRPr="000D2343">
        <w:rPr>
          <w:rFonts w:eastAsiaTheme="minorEastAsia"/>
          <w:b/>
          <w:bCs/>
          <w:color w:val="0E2841" w:themeColor="text2"/>
          <w:lang w:val="fr-FR"/>
        </w:rPr>
        <w:t>Objectif 1</w:t>
      </w:r>
      <w:r w:rsidR="00586B65">
        <w:rPr>
          <w:rFonts w:eastAsiaTheme="minorEastAsia"/>
          <w:b/>
          <w:bCs/>
          <w:color w:val="0E2841" w:themeColor="text2"/>
          <w:lang w:val="fr-FR"/>
        </w:rPr>
        <w:t>, 2 et 3</w:t>
      </w:r>
      <w:r w:rsidRPr="000D2343">
        <w:rPr>
          <w:rFonts w:eastAsiaTheme="minorEastAsia"/>
          <w:b/>
          <w:bCs/>
          <w:color w:val="0E2841" w:themeColor="text2"/>
          <w:lang w:val="fr-FR"/>
        </w:rPr>
        <w:t>. Accroître l'adoption des pratiques et services en matière de santé maternelle, néonatale et infantile, de lutte contre le paludisme, de vaccination et de nutrition</w:t>
      </w:r>
    </w:p>
    <w:p w14:paraId="4B93728F" w14:textId="4E6B8A06" w:rsidR="009058AA" w:rsidRPr="000D2343" w:rsidRDefault="009058AA" w:rsidP="00C85402">
      <w:pPr>
        <w:tabs>
          <w:tab w:val="num" w:pos="720"/>
        </w:tabs>
        <w:rPr>
          <w:b/>
          <w:bCs/>
          <w:lang w:val="fr-FR"/>
        </w:rPr>
      </w:pPr>
    </w:p>
    <w:p w14:paraId="78F9F88E" w14:textId="74B9BAF1" w:rsidR="007E07C9" w:rsidRDefault="007E07C9" w:rsidP="00E71EBA">
      <w:pPr>
        <w:pStyle w:val="ListParagraph"/>
        <w:numPr>
          <w:ilvl w:val="2"/>
          <w:numId w:val="27"/>
        </w:numPr>
        <w:tabs>
          <w:tab w:val="num" w:pos="720"/>
        </w:tabs>
        <w:rPr>
          <w:lang w:val="fr-FR"/>
        </w:rPr>
      </w:pPr>
      <w:r w:rsidRPr="000D2343">
        <w:rPr>
          <w:lang w:val="fr-FR"/>
        </w:rPr>
        <w:t xml:space="preserve">Renforcer les activités communautaires de lutte contre le paludisme grâce à l’intensification de la prise en charge intégrée des maladies de l’enfant (PCIME), </w:t>
      </w:r>
      <w:r w:rsidRPr="000D2343">
        <w:rPr>
          <w:lang w:val="fr-FR"/>
        </w:rPr>
        <w:lastRenderedPageBreak/>
        <w:t>la prise en charge spécifique des cas de paludisme chez les enfants jusqu’à 13 ans</w:t>
      </w:r>
      <w:r w:rsidR="009F75D4">
        <w:rPr>
          <w:lang w:val="fr-FR"/>
        </w:rPr>
        <w:t xml:space="preserve"> au niveau des SSC</w:t>
      </w:r>
      <w:r w:rsidRPr="000D2343">
        <w:rPr>
          <w:lang w:val="fr-FR"/>
        </w:rPr>
        <w:t>.</w:t>
      </w:r>
    </w:p>
    <w:p w14:paraId="39926121" w14:textId="05973FBB" w:rsidR="00D248CC" w:rsidRPr="00D248CC" w:rsidRDefault="00D248CC" w:rsidP="00D248CC">
      <w:pPr>
        <w:tabs>
          <w:tab w:val="num" w:pos="1440"/>
        </w:tabs>
        <w:ind w:left="360"/>
        <w:rPr>
          <w:rFonts w:ascii="Calibri" w:eastAsia="Times New Roman" w:hAnsi="Calibri" w:cs="Calibri"/>
          <w:color w:val="000000"/>
          <w:kern w:val="0"/>
          <w:sz w:val="22"/>
          <w:szCs w:val="22"/>
          <w:lang w:val="fr-FR"/>
          <w14:ligatures w14:val="none"/>
        </w:rPr>
      </w:pPr>
      <w:r w:rsidRPr="00D248CC">
        <w:rPr>
          <w:lang w:val="fr-FR"/>
        </w:rPr>
        <w:t xml:space="preserve">3.5.1 </w:t>
      </w:r>
      <w:r w:rsidRPr="00D248CC">
        <w:rPr>
          <w:rFonts w:ascii="Calibri" w:eastAsia="Times New Roman" w:hAnsi="Calibri" w:cs="Calibri"/>
          <w:color w:val="000000"/>
          <w:kern w:val="0"/>
          <w:sz w:val="22"/>
          <w:szCs w:val="22"/>
          <w:lang w:val="fr-FR"/>
          <w14:ligatures w14:val="none"/>
        </w:rPr>
        <w:t>Évaluation de la préparation aux situations d'urgence du système de santé provincial dans 9 provinces prioritaires.</w:t>
      </w:r>
    </w:p>
    <w:p w14:paraId="7A5C6AB0" w14:textId="2C658739" w:rsidR="00F06341" w:rsidRPr="000D2343" w:rsidRDefault="00252DF9" w:rsidP="00252DF9">
      <w:pPr>
        <w:tabs>
          <w:tab w:val="num" w:pos="720"/>
        </w:tabs>
        <w:ind w:left="360"/>
        <w:rPr>
          <w:lang w:val="fr-FR"/>
        </w:rPr>
      </w:pPr>
      <w:r w:rsidRPr="000D2343">
        <w:rPr>
          <w:lang w:val="fr-FR"/>
        </w:rPr>
        <w:t>.</w:t>
      </w:r>
    </w:p>
    <w:p w14:paraId="303B35D0" w14:textId="33EC3E7E" w:rsidR="00F06341" w:rsidRPr="000D2343" w:rsidRDefault="00252DF9" w:rsidP="00252DF9">
      <w:pPr>
        <w:tabs>
          <w:tab w:val="num" w:pos="720"/>
        </w:tabs>
        <w:ind w:left="360"/>
        <w:rPr>
          <w:lang w:val="fr-FR"/>
        </w:rPr>
      </w:pPr>
      <w:r w:rsidRPr="000D2343">
        <w:rPr>
          <w:lang w:val="fr-FR"/>
        </w:rPr>
        <w:t>3.3.5. Évaluer et contribuer à la mise en place de la chaîne d'approvisionnement pour le vaccin contre le paludisme.</w:t>
      </w:r>
    </w:p>
    <w:p w14:paraId="21D79634" w14:textId="7D3F0643" w:rsidR="00F06341" w:rsidRPr="000D2343" w:rsidRDefault="00252DF9" w:rsidP="00252DF9">
      <w:pPr>
        <w:tabs>
          <w:tab w:val="num" w:pos="720"/>
        </w:tabs>
        <w:ind w:left="360"/>
        <w:rPr>
          <w:lang w:val="fr-FR"/>
        </w:rPr>
      </w:pPr>
      <w:r w:rsidRPr="000D2343">
        <w:rPr>
          <w:lang w:val="fr-FR"/>
        </w:rPr>
        <w:t>3.3.6. Renforcer l’utilisation rationnelle des médicaments et des services pharmaceutiques dans les établissements de santé.</w:t>
      </w:r>
    </w:p>
    <w:p w14:paraId="276AD876" w14:textId="26364C11" w:rsidR="00F06341" w:rsidRPr="000D2343" w:rsidRDefault="00252DF9" w:rsidP="00F06341">
      <w:pPr>
        <w:tabs>
          <w:tab w:val="num" w:pos="720"/>
        </w:tabs>
        <w:ind w:left="360"/>
        <w:rPr>
          <w:lang w:val="fr-FR"/>
        </w:rPr>
      </w:pPr>
      <w:r w:rsidRPr="000D2343">
        <w:rPr>
          <w:lang w:val="fr-FR"/>
        </w:rPr>
        <w:t>3.5.1. Évaluation de la préparation aux situations d'urgence du système de santé provincial dans 9 provinces prioritaires.</w:t>
      </w:r>
    </w:p>
    <w:p w14:paraId="77F66681" w14:textId="44B1A81B" w:rsidR="00F06341" w:rsidRPr="000D2343" w:rsidRDefault="00252DF9" w:rsidP="00F06341">
      <w:pPr>
        <w:tabs>
          <w:tab w:val="num" w:pos="720"/>
        </w:tabs>
        <w:ind w:left="360"/>
        <w:rPr>
          <w:lang w:val="fr-FR"/>
        </w:rPr>
      </w:pPr>
      <w:r w:rsidRPr="000D2343">
        <w:rPr>
          <w:lang w:val="fr-FR"/>
        </w:rPr>
        <w:t>3.5.2. Organiser des séances de recyclage dans les zones à faible couverture réseau.</w:t>
      </w:r>
    </w:p>
    <w:p w14:paraId="03245EC3" w14:textId="77777777" w:rsidR="00DB6FFE" w:rsidRPr="000D2343" w:rsidRDefault="00DB6FFE" w:rsidP="00C85402">
      <w:pPr>
        <w:tabs>
          <w:tab w:val="num" w:pos="720"/>
        </w:tabs>
        <w:rPr>
          <w:lang w:val="fr-FR"/>
        </w:rPr>
      </w:pPr>
    </w:p>
    <w:p w14:paraId="24BEFA97" w14:textId="77777777" w:rsidR="004A52B6" w:rsidRDefault="007A78A6" w:rsidP="00C85402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Redigé</w:t>
      </w:r>
      <w:proofErr w:type="spellEnd"/>
      <w:r>
        <w:rPr>
          <w:b/>
          <w:bCs/>
          <w:lang w:val="fr-FR"/>
        </w:rPr>
        <w:t xml:space="preserve"> </w:t>
      </w:r>
      <w:proofErr w:type="gramStart"/>
      <w:r>
        <w:rPr>
          <w:b/>
          <w:bCs/>
          <w:lang w:val="fr-FR"/>
        </w:rPr>
        <w:t xml:space="preserve">par </w:t>
      </w:r>
      <w:r w:rsidR="00F96DEE">
        <w:rPr>
          <w:b/>
          <w:bCs/>
          <w:lang w:val="fr-FR"/>
        </w:rPr>
        <w:t xml:space="preserve"> FO</w:t>
      </w:r>
      <w:proofErr w:type="gramEnd"/>
      <w:r w:rsidR="00F96DEE">
        <w:rPr>
          <w:b/>
          <w:bCs/>
          <w:lang w:val="fr-FR"/>
        </w:rPr>
        <w:t xml:space="preserve"> Kananga</w:t>
      </w:r>
    </w:p>
    <w:p w14:paraId="2309F113" w14:textId="330EA0BE" w:rsidR="00F96DEE" w:rsidRPr="000D2343" w:rsidRDefault="00F96DEE" w:rsidP="00C85402">
      <w:pPr>
        <w:rPr>
          <w:b/>
          <w:bCs/>
          <w:lang w:val="fr-FR"/>
        </w:rPr>
        <w:sectPr w:rsidR="00F96DEE" w:rsidRPr="000D2343" w:rsidSect="009F2DFF">
          <w:headerReference w:type="default" r:id="rId25"/>
          <w:foot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  <w:lang w:val="fr-FR"/>
        </w:rPr>
        <w:t>LEON MWANZA</w:t>
      </w:r>
    </w:p>
    <w:p w14:paraId="5C221845" w14:textId="77777777" w:rsidR="004A52B6" w:rsidRPr="000D2343" w:rsidRDefault="004A52B6" w:rsidP="00C85402">
      <w:pPr>
        <w:rPr>
          <w:b/>
          <w:bCs/>
          <w:lang w:val="fr-FR"/>
        </w:rPr>
      </w:pPr>
    </w:p>
    <w:p w14:paraId="5F5E55AB" w14:textId="77777777" w:rsidR="004A52B6" w:rsidRPr="000D2343" w:rsidRDefault="004A52B6" w:rsidP="000227DB">
      <w:pPr>
        <w:rPr>
          <w:i/>
          <w:iCs/>
          <w:lang w:val="fr-FR"/>
        </w:rPr>
      </w:pPr>
    </w:p>
    <w:p w14:paraId="2182C38E" w14:textId="77777777" w:rsidR="004A52B6" w:rsidRPr="000D2343" w:rsidRDefault="004A52B6" w:rsidP="000227DB">
      <w:pPr>
        <w:rPr>
          <w:lang w:val="fr-FR"/>
        </w:rPr>
      </w:pPr>
    </w:p>
    <w:p w14:paraId="58E16074" w14:textId="77777777" w:rsidR="004E340B" w:rsidRPr="000D2343" w:rsidRDefault="004E340B" w:rsidP="0EB0F78D">
      <w:pPr>
        <w:rPr>
          <w:b/>
          <w:bCs/>
          <w:lang w:val="fr-FR"/>
        </w:rPr>
      </w:pPr>
    </w:p>
    <w:p w14:paraId="296B210C" w14:textId="77777777" w:rsidR="004E340B" w:rsidRPr="000D2343" w:rsidRDefault="004E340B" w:rsidP="0EB0F78D">
      <w:pPr>
        <w:rPr>
          <w:b/>
          <w:bCs/>
          <w:lang w:val="fr-FR"/>
        </w:rPr>
      </w:pPr>
    </w:p>
    <w:p w14:paraId="56195426" w14:textId="77777777" w:rsidR="004E340B" w:rsidRPr="000D2343" w:rsidRDefault="004E340B" w:rsidP="0EB0F78D">
      <w:pPr>
        <w:rPr>
          <w:b/>
          <w:bCs/>
          <w:lang w:val="fr-FR"/>
        </w:rPr>
      </w:pPr>
    </w:p>
    <w:p w14:paraId="72A98865" w14:textId="77777777" w:rsidR="004E340B" w:rsidRPr="000D2343" w:rsidRDefault="004E340B" w:rsidP="0EB0F78D">
      <w:pPr>
        <w:rPr>
          <w:b/>
          <w:bCs/>
          <w:lang w:val="fr-FR"/>
        </w:rPr>
      </w:pPr>
    </w:p>
    <w:p w14:paraId="356B1BCA" w14:textId="77777777" w:rsidR="004E340B" w:rsidRPr="000D2343" w:rsidRDefault="004E340B" w:rsidP="0EB0F78D">
      <w:pPr>
        <w:rPr>
          <w:b/>
          <w:bCs/>
          <w:lang w:val="fr-FR"/>
        </w:rPr>
      </w:pPr>
    </w:p>
    <w:p w14:paraId="00BC5538" w14:textId="77777777" w:rsidR="004E340B" w:rsidRPr="000D2343" w:rsidRDefault="004E340B" w:rsidP="0EB0F78D">
      <w:pPr>
        <w:rPr>
          <w:b/>
          <w:bCs/>
          <w:lang w:val="fr-FR"/>
        </w:rPr>
      </w:pPr>
    </w:p>
    <w:p w14:paraId="7BE701C9" w14:textId="77777777" w:rsidR="004E340B" w:rsidRPr="000D2343" w:rsidRDefault="004E340B" w:rsidP="0EB0F78D">
      <w:pPr>
        <w:rPr>
          <w:b/>
          <w:bCs/>
          <w:lang w:val="fr-FR"/>
        </w:rPr>
      </w:pPr>
    </w:p>
    <w:p w14:paraId="6117C223" w14:textId="77777777" w:rsidR="00F154CF" w:rsidRPr="000D2343" w:rsidRDefault="00F154CF" w:rsidP="0EB0F78D">
      <w:pPr>
        <w:rPr>
          <w:b/>
          <w:bCs/>
          <w:lang w:val="fr-FR"/>
        </w:rPr>
      </w:pPr>
    </w:p>
    <w:p w14:paraId="6AA2C91C" w14:textId="77777777" w:rsidR="004A52B6" w:rsidRPr="000D2343" w:rsidRDefault="004A52B6" w:rsidP="0EB0F78D">
      <w:pPr>
        <w:rPr>
          <w:b/>
          <w:bCs/>
          <w:lang w:val="fr-FR"/>
        </w:rPr>
      </w:pPr>
    </w:p>
    <w:p w14:paraId="5B9C7F53" w14:textId="77777777" w:rsidR="004A52B6" w:rsidRPr="000D2343" w:rsidRDefault="004A52B6" w:rsidP="0EB0F78D">
      <w:pPr>
        <w:rPr>
          <w:b/>
          <w:bCs/>
          <w:lang w:val="fr-FR"/>
        </w:rPr>
      </w:pPr>
    </w:p>
    <w:p w14:paraId="5558FA76" w14:textId="77777777" w:rsidR="004A52B6" w:rsidRPr="000D2343" w:rsidRDefault="004A52B6" w:rsidP="0EB0F78D">
      <w:pPr>
        <w:rPr>
          <w:b/>
          <w:bCs/>
          <w:lang w:val="fr-FR"/>
        </w:rPr>
        <w:sectPr w:rsidR="004A52B6" w:rsidRPr="000D2343" w:rsidSect="004A52B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4E4B74F" w14:textId="77777777" w:rsidR="004A52B6" w:rsidRPr="000D2343" w:rsidRDefault="004A52B6" w:rsidP="0EB0F78D">
      <w:pPr>
        <w:rPr>
          <w:b/>
          <w:bCs/>
          <w:lang w:val="fr-FR"/>
        </w:rPr>
      </w:pPr>
    </w:p>
    <w:p w14:paraId="536CB572" w14:textId="34CBAE26" w:rsidR="209EA9B6" w:rsidRPr="000D2343" w:rsidRDefault="209EA9B6" w:rsidP="0EB0F78D">
      <w:pPr>
        <w:rPr>
          <w:b/>
          <w:bCs/>
          <w:lang w:val="fr-FR"/>
        </w:rPr>
      </w:pPr>
      <w:r w:rsidRPr="000D2343">
        <w:rPr>
          <w:b/>
          <w:bCs/>
          <w:lang w:val="fr-FR"/>
        </w:rPr>
        <w:t xml:space="preserve">Annexe </w:t>
      </w:r>
      <w:proofErr w:type="gramStart"/>
      <w:r w:rsidRPr="000D2343">
        <w:rPr>
          <w:b/>
          <w:bCs/>
          <w:lang w:val="fr-FR"/>
        </w:rPr>
        <w:t>B:</w:t>
      </w:r>
      <w:proofErr w:type="gramEnd"/>
      <w:r w:rsidRPr="000D2343">
        <w:rPr>
          <w:b/>
          <w:bCs/>
          <w:lang w:val="fr-FR"/>
        </w:rPr>
        <w:t xml:space="preserve">  Photos/images </w:t>
      </w:r>
      <w:r w:rsidR="23E0B7DD" w:rsidRPr="000D2343">
        <w:rPr>
          <w:b/>
          <w:bCs/>
          <w:lang w:val="fr-FR"/>
        </w:rPr>
        <w:t xml:space="preserve">de la </w:t>
      </w:r>
      <w:r w:rsidRPr="000D2343">
        <w:rPr>
          <w:b/>
          <w:bCs/>
          <w:lang w:val="fr-FR"/>
        </w:rPr>
        <w:t>mise en œuvre</w:t>
      </w:r>
      <w:r w:rsidR="6D0084CA" w:rsidRPr="000D2343">
        <w:rPr>
          <w:b/>
          <w:bCs/>
          <w:lang w:val="fr-FR"/>
        </w:rPr>
        <w:t xml:space="preserve"> de l’activité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99"/>
        <w:gridCol w:w="4351"/>
      </w:tblGrid>
      <w:tr w:rsidR="003C0D11" w:rsidRPr="000D2343" w14:paraId="37FC09C5" w14:textId="77777777" w:rsidTr="00296B6A">
        <w:trPr>
          <w:trHeight w:val="300"/>
        </w:trPr>
        <w:tc>
          <w:tcPr>
            <w:tcW w:w="5305" w:type="dxa"/>
          </w:tcPr>
          <w:p w14:paraId="5A474F2B" w14:textId="33ACAC9A" w:rsidR="003C0D11" w:rsidRPr="000D2343" w:rsidRDefault="003C0D11" w:rsidP="0EB0F78D">
            <w:pPr>
              <w:rPr>
                <w:b/>
                <w:bCs/>
                <w:lang w:val="fr-FR"/>
              </w:rPr>
            </w:pPr>
            <w:r w:rsidRPr="007A0488">
              <w:rPr>
                <w:b/>
                <w:bCs/>
                <w:noProof/>
              </w:rPr>
              <w:drawing>
                <wp:inline distT="0" distB="0" distL="0" distR="0" wp14:anchorId="02665795" wp14:editId="19FFB699">
                  <wp:extent cx="2650067" cy="1987550"/>
                  <wp:effectExtent l="0" t="0" r="0" b="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E8958F2-59BD-D89A-5B93-CDA7EFE60F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3E8958F2-59BD-D89A-5B93-CDA7EFE60F3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385" cy="199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5" w:type="dxa"/>
          </w:tcPr>
          <w:p w14:paraId="51A734A2" w14:textId="7B12B0ED" w:rsidR="003C0D11" w:rsidRPr="000D2343" w:rsidRDefault="004E5841" w:rsidP="0EB0F78D">
            <w:pPr>
              <w:rPr>
                <w:b/>
                <w:bCs/>
                <w:lang w:val="fr-FR"/>
              </w:rPr>
            </w:pPr>
            <w:r w:rsidRPr="004E5841">
              <w:rPr>
                <w:b/>
                <w:bCs/>
                <w:noProof/>
              </w:rPr>
              <w:drawing>
                <wp:inline distT="0" distB="0" distL="0" distR="0" wp14:anchorId="171A7D72" wp14:editId="046B0DDE">
                  <wp:extent cx="2150534" cy="1612900"/>
                  <wp:effectExtent l="0" t="0" r="2540" b="6350"/>
                  <wp:docPr id="19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002360-36FC-A055-D444-211C5AA1F7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>
                            <a:extLst>
                              <a:ext uri="{FF2B5EF4-FFF2-40B4-BE49-F238E27FC236}">
                                <a16:creationId xmlns:a16="http://schemas.microsoft.com/office/drawing/2014/main" id="{C1002360-36FC-A055-D444-211C5AA1F7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68" cy="163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D11" w:rsidRPr="001C184A" w14:paraId="3CC6FD34" w14:textId="77777777" w:rsidTr="00296B6A">
        <w:trPr>
          <w:trHeight w:val="300"/>
        </w:trPr>
        <w:tc>
          <w:tcPr>
            <w:tcW w:w="5305" w:type="dxa"/>
          </w:tcPr>
          <w:p w14:paraId="6EF5655B" w14:textId="4418195C" w:rsidR="003C0D11" w:rsidRPr="000D2343" w:rsidRDefault="003C0D11" w:rsidP="0EB0F78D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REUNION UTGL ELARGIE</w:t>
            </w:r>
          </w:p>
        </w:tc>
        <w:tc>
          <w:tcPr>
            <w:tcW w:w="4045" w:type="dxa"/>
          </w:tcPr>
          <w:p w14:paraId="1687AC2D" w14:textId="77777777" w:rsidR="00296B6A" w:rsidRPr="00296B6A" w:rsidRDefault="00296B6A" w:rsidP="00296B6A">
            <w:pPr>
              <w:rPr>
                <w:sz w:val="18"/>
                <w:szCs w:val="18"/>
                <w:lang w:val="fr-FR"/>
              </w:rPr>
            </w:pPr>
            <w:r w:rsidRPr="00296B6A">
              <w:rPr>
                <w:sz w:val="18"/>
                <w:szCs w:val="18"/>
                <w:lang w:val="fr-FR"/>
              </w:rPr>
              <w:t>Lord de l’atelier de formation des IT et IA sur l’introduction de la nouvelle molécule AP</w:t>
            </w:r>
          </w:p>
          <w:p w14:paraId="1BD13155" w14:textId="5660DF74" w:rsidR="003C0D11" w:rsidRPr="000D2343" w:rsidRDefault="003C0D11" w:rsidP="0EB0F78D">
            <w:pPr>
              <w:rPr>
                <w:sz w:val="18"/>
                <w:szCs w:val="18"/>
                <w:lang w:val="fr-FR"/>
              </w:rPr>
            </w:pPr>
          </w:p>
        </w:tc>
      </w:tr>
      <w:tr w:rsidR="003C0D11" w:rsidRPr="00C3131C" w14:paraId="343D8A98" w14:textId="77777777" w:rsidTr="00296B6A">
        <w:trPr>
          <w:trHeight w:val="300"/>
        </w:trPr>
        <w:tc>
          <w:tcPr>
            <w:tcW w:w="5305" w:type="dxa"/>
          </w:tcPr>
          <w:p w14:paraId="2B954469" w14:textId="61A50F6A" w:rsidR="003C0D11" w:rsidRDefault="003C0D11" w:rsidP="0EB0F78D">
            <w:pPr>
              <w:rPr>
                <w:sz w:val="18"/>
                <w:szCs w:val="18"/>
                <w:lang w:val="fr-FR"/>
              </w:rPr>
            </w:pPr>
            <w:r w:rsidRPr="003C0D11">
              <w:rPr>
                <w:noProof/>
                <w:sz w:val="18"/>
                <w:szCs w:val="18"/>
              </w:rPr>
              <w:drawing>
                <wp:inline distT="0" distB="0" distL="0" distR="0" wp14:anchorId="144D3040" wp14:editId="552841A4">
                  <wp:extent cx="3107266" cy="2330450"/>
                  <wp:effectExtent l="0" t="0" r="0" b="0"/>
                  <wp:docPr id="17" name="Pictur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8434324-4758-5142-5D66-EE09B1D79D1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>
                            <a:extLst>
                              <a:ext uri="{FF2B5EF4-FFF2-40B4-BE49-F238E27FC236}">
                                <a16:creationId xmlns:a16="http://schemas.microsoft.com/office/drawing/2014/main" id="{68434324-4758-5142-5D66-EE09B1D79D1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982" cy="2339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5" w:type="dxa"/>
          </w:tcPr>
          <w:p w14:paraId="186E2C9D" w14:textId="4903809C" w:rsidR="003C0D11" w:rsidRPr="000D2343" w:rsidRDefault="00C07C40" w:rsidP="0EB0F78D">
            <w:pPr>
              <w:rPr>
                <w:sz w:val="18"/>
                <w:szCs w:val="18"/>
                <w:lang w:val="fr-FR"/>
              </w:rPr>
            </w:pPr>
            <w:r w:rsidRPr="00C07C40">
              <w:rPr>
                <w:noProof/>
                <w:sz w:val="18"/>
                <w:szCs w:val="18"/>
              </w:rPr>
              <w:drawing>
                <wp:inline distT="0" distB="0" distL="0" distR="0" wp14:anchorId="2669B08C" wp14:editId="696810D9">
                  <wp:extent cx="2685584" cy="2222500"/>
                  <wp:effectExtent l="0" t="0" r="635" b="6350"/>
                  <wp:docPr id="12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60D50D7-3E5F-62DD-01F5-7BE2514A9C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560D50D7-3E5F-62DD-01F5-7BE2514A9C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665" cy="222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D11" w:rsidRPr="001C184A" w14:paraId="7628FA5C" w14:textId="77777777" w:rsidTr="00296B6A">
        <w:trPr>
          <w:trHeight w:val="300"/>
        </w:trPr>
        <w:tc>
          <w:tcPr>
            <w:tcW w:w="5305" w:type="dxa"/>
          </w:tcPr>
          <w:p w14:paraId="0A42F165" w14:textId="77777777" w:rsidR="003C0D11" w:rsidRPr="007A2F27" w:rsidRDefault="003C0D11" w:rsidP="007A2F27">
            <w:pPr>
              <w:rPr>
                <w:sz w:val="18"/>
                <w:szCs w:val="18"/>
                <w:lang w:val="fr-FR"/>
              </w:rPr>
            </w:pPr>
            <w:r w:rsidRPr="007A2F27">
              <w:rPr>
                <w:sz w:val="18"/>
                <w:szCs w:val="18"/>
                <w:lang w:val="fr-FR"/>
              </w:rPr>
              <w:t>Fin de la réunion ECP ayant conduit à la décision d’intégration des activités EPIC dans le PTT T3</w:t>
            </w:r>
          </w:p>
          <w:p w14:paraId="72DAC54E" w14:textId="77777777" w:rsidR="003C0D11" w:rsidRDefault="003C0D11" w:rsidP="0EB0F78D">
            <w:pPr>
              <w:rPr>
                <w:sz w:val="18"/>
                <w:szCs w:val="18"/>
                <w:lang w:val="fr-FR"/>
              </w:rPr>
            </w:pPr>
          </w:p>
        </w:tc>
        <w:tc>
          <w:tcPr>
            <w:tcW w:w="4045" w:type="dxa"/>
          </w:tcPr>
          <w:p w14:paraId="0E35D9F7" w14:textId="77777777" w:rsidR="00AB4DDB" w:rsidRPr="00AB4DDB" w:rsidRDefault="00AB4DDB" w:rsidP="00AB4DDB">
            <w:pPr>
              <w:rPr>
                <w:sz w:val="18"/>
                <w:szCs w:val="18"/>
                <w:lang w:val="fr-FR"/>
              </w:rPr>
            </w:pPr>
            <w:r w:rsidRPr="00AB4DDB">
              <w:rPr>
                <w:sz w:val="18"/>
                <w:szCs w:val="18"/>
                <w:lang w:val="fr-FR"/>
              </w:rPr>
              <w:t>De l’analyse FFOM REVUE GAS, Diagnostic résumé de la Gestion des Approvisionnements</w:t>
            </w:r>
          </w:p>
          <w:p w14:paraId="4DD03938" w14:textId="77777777" w:rsidR="003C0D11" w:rsidRPr="000D2343" w:rsidRDefault="003C0D11" w:rsidP="0EB0F78D">
            <w:pPr>
              <w:rPr>
                <w:sz w:val="18"/>
                <w:szCs w:val="18"/>
                <w:lang w:val="fr-FR"/>
              </w:rPr>
            </w:pPr>
          </w:p>
        </w:tc>
      </w:tr>
      <w:tr w:rsidR="003C0D11" w:rsidRPr="001C184A" w14:paraId="423EDF32" w14:textId="77777777" w:rsidTr="00296B6A">
        <w:trPr>
          <w:trHeight w:val="300"/>
        </w:trPr>
        <w:tc>
          <w:tcPr>
            <w:tcW w:w="5305" w:type="dxa"/>
          </w:tcPr>
          <w:p w14:paraId="0F62A779" w14:textId="77777777" w:rsidR="003C0D11" w:rsidRDefault="003C0D11" w:rsidP="0EB0F78D">
            <w:pPr>
              <w:rPr>
                <w:sz w:val="18"/>
                <w:szCs w:val="18"/>
                <w:lang w:val="fr-FR"/>
              </w:rPr>
            </w:pPr>
          </w:p>
        </w:tc>
        <w:tc>
          <w:tcPr>
            <w:tcW w:w="4045" w:type="dxa"/>
          </w:tcPr>
          <w:p w14:paraId="56BF7977" w14:textId="77777777" w:rsidR="003C0D11" w:rsidRPr="000D2343" w:rsidRDefault="003C0D11" w:rsidP="0EB0F78D">
            <w:pPr>
              <w:rPr>
                <w:sz w:val="18"/>
                <w:szCs w:val="18"/>
                <w:lang w:val="fr-FR"/>
              </w:rPr>
            </w:pPr>
          </w:p>
        </w:tc>
      </w:tr>
    </w:tbl>
    <w:p w14:paraId="533DD240" w14:textId="77777777" w:rsidR="00B6767B" w:rsidRPr="000D2343" w:rsidRDefault="00B6767B" w:rsidP="00C85402">
      <w:pPr>
        <w:rPr>
          <w:b/>
          <w:bCs/>
          <w:lang w:val="fr-FR"/>
        </w:rPr>
      </w:pPr>
    </w:p>
    <w:p w14:paraId="7340E228" w14:textId="77777777" w:rsidR="00B6767B" w:rsidRPr="000D2343" w:rsidRDefault="00B6767B" w:rsidP="00C85402">
      <w:pPr>
        <w:rPr>
          <w:b/>
          <w:bCs/>
          <w:lang w:val="fr-FR"/>
        </w:rPr>
      </w:pPr>
    </w:p>
    <w:p w14:paraId="43023353" w14:textId="77777777" w:rsidR="00B6767B" w:rsidRPr="000D2343" w:rsidRDefault="00B6767B" w:rsidP="00C85402">
      <w:pPr>
        <w:rPr>
          <w:b/>
          <w:bCs/>
          <w:lang w:val="fr-FR"/>
        </w:rPr>
      </w:pPr>
    </w:p>
    <w:p w14:paraId="7FBE793E" w14:textId="77777777" w:rsidR="00B6767B" w:rsidRPr="000D2343" w:rsidRDefault="00B6767B" w:rsidP="00C85402">
      <w:pPr>
        <w:rPr>
          <w:b/>
          <w:bCs/>
          <w:lang w:val="fr-FR"/>
        </w:rPr>
      </w:pPr>
    </w:p>
    <w:p w14:paraId="210C3DCC" w14:textId="77777777" w:rsidR="00B6767B" w:rsidRPr="000D2343" w:rsidRDefault="00B6767B" w:rsidP="00C85402">
      <w:pPr>
        <w:rPr>
          <w:b/>
          <w:bCs/>
          <w:lang w:val="fr-FR"/>
        </w:rPr>
      </w:pPr>
    </w:p>
    <w:p w14:paraId="43A88618" w14:textId="77777777" w:rsidR="00B6767B" w:rsidRPr="000D2343" w:rsidRDefault="00B6767B" w:rsidP="00C85402">
      <w:pPr>
        <w:rPr>
          <w:b/>
          <w:bCs/>
          <w:lang w:val="fr-FR"/>
        </w:rPr>
      </w:pPr>
    </w:p>
    <w:p w14:paraId="35C9AFD8" w14:textId="77777777" w:rsidR="004A52B6" w:rsidRPr="000D2343" w:rsidRDefault="004A52B6" w:rsidP="00C85402">
      <w:pPr>
        <w:rPr>
          <w:b/>
          <w:bCs/>
          <w:lang w:val="fr-FR"/>
        </w:rPr>
      </w:pPr>
    </w:p>
    <w:sectPr w:rsidR="004A52B6" w:rsidRPr="000D2343" w:rsidSect="004A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93C89" w14:textId="77777777" w:rsidR="00146515" w:rsidRDefault="00146515">
      <w:pPr>
        <w:spacing w:after="0" w:line="240" w:lineRule="auto"/>
      </w:pPr>
      <w:r>
        <w:separator/>
      </w:r>
    </w:p>
  </w:endnote>
  <w:endnote w:type="continuationSeparator" w:id="0">
    <w:p w14:paraId="20BE173E" w14:textId="77777777" w:rsidR="00146515" w:rsidRDefault="0014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7A3A74" w14:paraId="3E4B2D2E" w14:textId="77777777" w:rsidTr="627A3A74">
      <w:trPr>
        <w:trHeight w:val="300"/>
      </w:trPr>
      <w:tc>
        <w:tcPr>
          <w:tcW w:w="3120" w:type="dxa"/>
        </w:tcPr>
        <w:p w14:paraId="454C2840" w14:textId="4EC4F691" w:rsidR="627A3A74" w:rsidRDefault="627A3A74" w:rsidP="627A3A74">
          <w:pPr>
            <w:pStyle w:val="Header"/>
            <w:ind w:left="-115"/>
          </w:pPr>
        </w:p>
      </w:tc>
      <w:tc>
        <w:tcPr>
          <w:tcW w:w="3120" w:type="dxa"/>
        </w:tcPr>
        <w:p w14:paraId="3E6ECC89" w14:textId="48E32854" w:rsidR="627A3A74" w:rsidRDefault="627A3A74" w:rsidP="627A3A74">
          <w:pPr>
            <w:pStyle w:val="Header"/>
            <w:jc w:val="center"/>
          </w:pPr>
        </w:p>
      </w:tc>
      <w:tc>
        <w:tcPr>
          <w:tcW w:w="3120" w:type="dxa"/>
        </w:tcPr>
        <w:p w14:paraId="65940BFE" w14:textId="2C3C51BD" w:rsidR="627A3A74" w:rsidRDefault="627A3A74" w:rsidP="627A3A74">
          <w:pPr>
            <w:pStyle w:val="Header"/>
            <w:ind w:right="-115"/>
            <w:jc w:val="right"/>
          </w:pPr>
        </w:p>
      </w:tc>
    </w:tr>
  </w:tbl>
  <w:p w14:paraId="6E75CA46" w14:textId="67A84C59" w:rsidR="627A3A74" w:rsidRDefault="627A3A74" w:rsidP="627A3A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627A3A74" w14:paraId="5A05C0B5" w14:textId="77777777" w:rsidTr="627A3A74">
      <w:trPr>
        <w:trHeight w:val="300"/>
      </w:trPr>
      <w:tc>
        <w:tcPr>
          <w:tcW w:w="4320" w:type="dxa"/>
        </w:tcPr>
        <w:p w14:paraId="28D4DAA0" w14:textId="49D5CCE6" w:rsidR="627A3A74" w:rsidRDefault="627A3A74" w:rsidP="627A3A74">
          <w:pPr>
            <w:pStyle w:val="Header"/>
            <w:ind w:left="-115"/>
          </w:pPr>
        </w:p>
      </w:tc>
      <w:tc>
        <w:tcPr>
          <w:tcW w:w="4320" w:type="dxa"/>
        </w:tcPr>
        <w:p w14:paraId="18E573CB" w14:textId="3370EC9B" w:rsidR="627A3A74" w:rsidRDefault="627A3A74" w:rsidP="627A3A74">
          <w:pPr>
            <w:pStyle w:val="Header"/>
            <w:jc w:val="center"/>
          </w:pPr>
        </w:p>
      </w:tc>
      <w:tc>
        <w:tcPr>
          <w:tcW w:w="4320" w:type="dxa"/>
        </w:tcPr>
        <w:p w14:paraId="3DBFA48E" w14:textId="4A671765" w:rsidR="627A3A74" w:rsidRDefault="627A3A74" w:rsidP="627A3A74">
          <w:pPr>
            <w:pStyle w:val="Header"/>
            <w:ind w:right="-115"/>
            <w:jc w:val="right"/>
          </w:pPr>
        </w:p>
      </w:tc>
    </w:tr>
  </w:tbl>
  <w:p w14:paraId="2B50CE41" w14:textId="09ABC9AB" w:rsidR="627A3A74" w:rsidRDefault="627A3A74" w:rsidP="627A3A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7A3A74" w14:paraId="0FE42095" w14:textId="77777777" w:rsidTr="627A3A74">
      <w:trPr>
        <w:trHeight w:val="300"/>
      </w:trPr>
      <w:tc>
        <w:tcPr>
          <w:tcW w:w="3120" w:type="dxa"/>
        </w:tcPr>
        <w:p w14:paraId="3748C3B0" w14:textId="2FC75B11" w:rsidR="627A3A74" w:rsidRDefault="627A3A74" w:rsidP="627A3A74">
          <w:pPr>
            <w:pStyle w:val="Header"/>
            <w:ind w:left="-115"/>
          </w:pPr>
        </w:p>
      </w:tc>
      <w:tc>
        <w:tcPr>
          <w:tcW w:w="3120" w:type="dxa"/>
        </w:tcPr>
        <w:p w14:paraId="6C798806" w14:textId="0836AE98" w:rsidR="627A3A74" w:rsidRDefault="627A3A74" w:rsidP="627A3A74">
          <w:pPr>
            <w:pStyle w:val="Header"/>
            <w:jc w:val="center"/>
          </w:pPr>
        </w:p>
      </w:tc>
      <w:tc>
        <w:tcPr>
          <w:tcW w:w="3120" w:type="dxa"/>
        </w:tcPr>
        <w:p w14:paraId="492EED2C" w14:textId="11AD3D21" w:rsidR="627A3A74" w:rsidRDefault="627A3A74" w:rsidP="627A3A74">
          <w:pPr>
            <w:pStyle w:val="Header"/>
            <w:ind w:right="-115"/>
            <w:jc w:val="right"/>
          </w:pPr>
        </w:p>
      </w:tc>
    </w:tr>
  </w:tbl>
  <w:p w14:paraId="1740172B" w14:textId="35360EC3" w:rsidR="627A3A74" w:rsidRDefault="627A3A74" w:rsidP="627A3A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5636" w14:textId="77777777" w:rsidR="00146515" w:rsidRDefault="00146515">
      <w:pPr>
        <w:spacing w:after="0" w:line="240" w:lineRule="auto"/>
      </w:pPr>
      <w:r>
        <w:separator/>
      </w:r>
    </w:p>
  </w:footnote>
  <w:footnote w:type="continuationSeparator" w:id="0">
    <w:p w14:paraId="6110A2F9" w14:textId="77777777" w:rsidR="00146515" w:rsidRDefault="0014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614E2004" w14:textId="77777777" w:rsidR="00F77CBF" w:rsidRDefault="00F77CBF">
        <w:pPr>
          <w:pStyle w:val="Head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F619E86" w14:textId="721D5A73" w:rsidR="627A3A74" w:rsidRDefault="627A3A74" w:rsidP="627A3A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7A3A74" w14:paraId="612FFC3E" w14:textId="77777777" w:rsidTr="627A3A74">
      <w:trPr>
        <w:trHeight w:val="300"/>
      </w:trPr>
      <w:tc>
        <w:tcPr>
          <w:tcW w:w="4320" w:type="dxa"/>
        </w:tcPr>
        <w:p w14:paraId="1FC35CB9" w14:textId="34B74595" w:rsidR="627A3A74" w:rsidRDefault="627A3A74" w:rsidP="627A3A74">
          <w:pPr>
            <w:pStyle w:val="Header"/>
            <w:ind w:left="-115"/>
          </w:pPr>
        </w:p>
      </w:tc>
      <w:tc>
        <w:tcPr>
          <w:tcW w:w="4320" w:type="dxa"/>
        </w:tcPr>
        <w:p w14:paraId="0290E897" w14:textId="380AAA72" w:rsidR="627A3A74" w:rsidRDefault="627A3A74" w:rsidP="627A3A74">
          <w:pPr>
            <w:pStyle w:val="Header"/>
            <w:jc w:val="center"/>
          </w:pPr>
        </w:p>
      </w:tc>
      <w:tc>
        <w:tcPr>
          <w:tcW w:w="4320" w:type="dxa"/>
        </w:tcPr>
        <w:p w14:paraId="449E5501" w14:textId="3B59D115" w:rsidR="627A3A74" w:rsidRDefault="627A3A74" w:rsidP="627A3A74">
          <w:pPr>
            <w:pStyle w:val="Header"/>
            <w:ind w:right="-115"/>
            <w:jc w:val="right"/>
          </w:pPr>
        </w:p>
      </w:tc>
    </w:tr>
  </w:tbl>
  <w:p w14:paraId="5CF93707" w14:textId="3244D2C9" w:rsidR="627A3A74" w:rsidRDefault="627A3A74" w:rsidP="627A3A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7A3A74" w14:paraId="02913E87" w14:textId="77777777" w:rsidTr="627A3A74">
      <w:trPr>
        <w:trHeight w:val="300"/>
      </w:trPr>
      <w:tc>
        <w:tcPr>
          <w:tcW w:w="3120" w:type="dxa"/>
        </w:tcPr>
        <w:p w14:paraId="33F04432" w14:textId="1C19EA6B" w:rsidR="627A3A74" w:rsidRDefault="627A3A74" w:rsidP="627A3A74">
          <w:pPr>
            <w:pStyle w:val="Header"/>
            <w:ind w:left="-115"/>
          </w:pPr>
        </w:p>
      </w:tc>
      <w:tc>
        <w:tcPr>
          <w:tcW w:w="3120" w:type="dxa"/>
        </w:tcPr>
        <w:p w14:paraId="07B080FC" w14:textId="5966F6EF" w:rsidR="627A3A74" w:rsidRDefault="627A3A74" w:rsidP="627A3A74">
          <w:pPr>
            <w:pStyle w:val="Header"/>
            <w:jc w:val="center"/>
          </w:pPr>
        </w:p>
      </w:tc>
      <w:tc>
        <w:tcPr>
          <w:tcW w:w="3120" w:type="dxa"/>
        </w:tcPr>
        <w:p w14:paraId="7B4AB42D" w14:textId="365C574F" w:rsidR="627A3A74" w:rsidRDefault="627A3A74" w:rsidP="627A3A74">
          <w:pPr>
            <w:pStyle w:val="Header"/>
            <w:ind w:right="-115"/>
            <w:jc w:val="right"/>
          </w:pPr>
        </w:p>
      </w:tc>
    </w:tr>
  </w:tbl>
  <w:p w14:paraId="17E5A661" w14:textId="2AC94698" w:rsidR="627A3A74" w:rsidRDefault="627A3A74" w:rsidP="627A3A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689"/>
    <w:multiLevelType w:val="multilevel"/>
    <w:tmpl w:val="AC06D9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8A2"/>
    <w:multiLevelType w:val="multilevel"/>
    <w:tmpl w:val="EFD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Aptos" w:eastAsia="Times New Roman" w:hAnsi="Apto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7BE4"/>
    <w:multiLevelType w:val="hybridMultilevel"/>
    <w:tmpl w:val="63841F48"/>
    <w:lvl w:ilvl="0" w:tplc="BE64BD22">
      <w:start w:val="1"/>
      <w:numFmt w:val="lowerRoman"/>
      <w:lvlText w:val="(%1)"/>
      <w:lvlJc w:val="left"/>
      <w:pPr>
        <w:ind w:left="11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04781823"/>
    <w:multiLevelType w:val="multilevel"/>
    <w:tmpl w:val="390AC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6726F81"/>
    <w:multiLevelType w:val="multilevel"/>
    <w:tmpl w:val="CC3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EF2B0"/>
    <w:multiLevelType w:val="hybridMultilevel"/>
    <w:tmpl w:val="FFFFFFFF"/>
    <w:lvl w:ilvl="0" w:tplc="B1523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1A7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8B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43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A8F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85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2F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508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26A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E706A1"/>
    <w:multiLevelType w:val="multilevel"/>
    <w:tmpl w:val="015676B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1800"/>
      </w:pPr>
      <w:rPr>
        <w:rFonts w:hint="default"/>
      </w:rPr>
    </w:lvl>
  </w:abstractNum>
  <w:abstractNum w:abstractNumId="7" w15:restartNumberingAfterBreak="0">
    <w:nsid w:val="09245F54"/>
    <w:multiLevelType w:val="multilevel"/>
    <w:tmpl w:val="C22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70947"/>
    <w:multiLevelType w:val="hybridMultilevel"/>
    <w:tmpl w:val="1D5E2048"/>
    <w:lvl w:ilvl="0" w:tplc="FFFFFFFF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A1F19A"/>
    <w:multiLevelType w:val="hybridMultilevel"/>
    <w:tmpl w:val="FFFFFFFF"/>
    <w:lvl w:ilvl="0" w:tplc="930CC0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BEF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23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280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222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6D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CB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82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4A1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D5636"/>
    <w:multiLevelType w:val="multilevel"/>
    <w:tmpl w:val="365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200AC"/>
    <w:multiLevelType w:val="hybridMultilevel"/>
    <w:tmpl w:val="F87C3F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311C2"/>
    <w:multiLevelType w:val="multilevel"/>
    <w:tmpl w:val="DC7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72482"/>
    <w:multiLevelType w:val="hybridMultilevel"/>
    <w:tmpl w:val="C032D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34333"/>
    <w:multiLevelType w:val="multilevel"/>
    <w:tmpl w:val="2376C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1EEB4721"/>
    <w:multiLevelType w:val="hybridMultilevel"/>
    <w:tmpl w:val="E28A4970"/>
    <w:lvl w:ilvl="0" w:tplc="BAD06C1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EE22C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9C0AA1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23C8302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0E8C04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AB442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D08A36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73EA2E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954CE9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774332"/>
    <w:multiLevelType w:val="hybridMultilevel"/>
    <w:tmpl w:val="DF901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B33F00"/>
    <w:multiLevelType w:val="hybridMultilevel"/>
    <w:tmpl w:val="C5C2222E"/>
    <w:lvl w:ilvl="0" w:tplc="8DA20C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5C05D5"/>
    <w:multiLevelType w:val="multilevel"/>
    <w:tmpl w:val="2BDACD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1C9294A"/>
    <w:multiLevelType w:val="multilevel"/>
    <w:tmpl w:val="2CECE7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2D0D647"/>
    <w:multiLevelType w:val="hybridMultilevel"/>
    <w:tmpl w:val="FFFFFFFF"/>
    <w:lvl w:ilvl="0" w:tplc="13029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25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EE0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8A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CC3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F6C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63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E0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D6E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823E66"/>
    <w:multiLevelType w:val="hybridMultilevel"/>
    <w:tmpl w:val="3C8047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3368EB"/>
    <w:multiLevelType w:val="multilevel"/>
    <w:tmpl w:val="B096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E5914"/>
    <w:multiLevelType w:val="hybridMultilevel"/>
    <w:tmpl w:val="F87C3F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543D59"/>
    <w:multiLevelType w:val="hybridMultilevel"/>
    <w:tmpl w:val="FFFFFFFF"/>
    <w:lvl w:ilvl="0" w:tplc="A24A8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04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EC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6AD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A4F6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40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EF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664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460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4113A0"/>
    <w:multiLevelType w:val="hybridMultilevel"/>
    <w:tmpl w:val="50C87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931D2"/>
    <w:multiLevelType w:val="hybridMultilevel"/>
    <w:tmpl w:val="1D5E2048"/>
    <w:lvl w:ilvl="0" w:tplc="233C27F4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3E9E245"/>
    <w:multiLevelType w:val="hybridMultilevel"/>
    <w:tmpl w:val="FFFFFFFF"/>
    <w:lvl w:ilvl="0" w:tplc="469C39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206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E00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25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FAE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08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6D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6AB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721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44FCB"/>
    <w:multiLevelType w:val="hybridMultilevel"/>
    <w:tmpl w:val="CB70364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53437B81"/>
    <w:multiLevelType w:val="multilevel"/>
    <w:tmpl w:val="1A7C7C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3FD6093"/>
    <w:multiLevelType w:val="multilevel"/>
    <w:tmpl w:val="50D2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979B8"/>
    <w:multiLevelType w:val="hybridMultilevel"/>
    <w:tmpl w:val="B694DC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1D0FEC"/>
    <w:multiLevelType w:val="hybridMultilevel"/>
    <w:tmpl w:val="0F5A3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315AE0"/>
    <w:multiLevelType w:val="hybridMultilevel"/>
    <w:tmpl w:val="2B5A79DC"/>
    <w:lvl w:ilvl="0" w:tplc="7816571A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95959"/>
        <w:spacing w:val="-24"/>
        <w:w w:val="99"/>
        <w:sz w:val="18"/>
        <w:szCs w:val="18"/>
        <w:lang w:val="fr-FR" w:eastAsia="en-US" w:bidi="ar-SA"/>
      </w:rPr>
    </w:lvl>
    <w:lvl w:ilvl="1" w:tplc="14C8BB4A">
      <w:start w:val="1"/>
      <w:numFmt w:val="upperRoman"/>
      <w:lvlText w:val="%2."/>
      <w:lvlJc w:val="left"/>
      <w:pPr>
        <w:ind w:left="939" w:hanging="198"/>
        <w:jc w:val="left"/>
      </w:pPr>
      <w:rPr>
        <w:rFonts w:hint="default"/>
        <w:spacing w:val="-2"/>
        <w:w w:val="99"/>
        <w:lang w:val="fr-FR" w:eastAsia="en-US" w:bidi="ar-SA"/>
      </w:rPr>
    </w:lvl>
    <w:lvl w:ilvl="2" w:tplc="A76ED45E">
      <w:start w:val="1"/>
      <w:numFmt w:val="decimal"/>
      <w:lvlText w:val="%3."/>
      <w:lvlJc w:val="left"/>
      <w:pPr>
        <w:ind w:left="1459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3" w:tplc="BEBE37C0">
      <w:numFmt w:val="bullet"/>
      <w:lvlText w:val=""/>
      <w:lvlJc w:val="left"/>
      <w:pPr>
        <w:ind w:left="1459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4"/>
        <w:sz w:val="19"/>
        <w:szCs w:val="19"/>
        <w:lang w:val="fr-FR" w:eastAsia="en-US" w:bidi="ar-SA"/>
      </w:rPr>
    </w:lvl>
    <w:lvl w:ilvl="4" w:tplc="340AC75A">
      <w:numFmt w:val="bullet"/>
      <w:lvlText w:val="•"/>
      <w:lvlJc w:val="left"/>
      <w:pPr>
        <w:ind w:left="3517" w:hanging="358"/>
      </w:pPr>
      <w:rPr>
        <w:rFonts w:hint="default"/>
        <w:lang w:val="fr-FR" w:eastAsia="en-US" w:bidi="ar-SA"/>
      </w:rPr>
    </w:lvl>
    <w:lvl w:ilvl="5" w:tplc="5B1A84DA">
      <w:numFmt w:val="bullet"/>
      <w:lvlText w:val="•"/>
      <w:lvlJc w:val="left"/>
      <w:pPr>
        <w:ind w:left="4546" w:hanging="358"/>
      </w:pPr>
      <w:rPr>
        <w:rFonts w:hint="default"/>
        <w:lang w:val="fr-FR" w:eastAsia="en-US" w:bidi="ar-SA"/>
      </w:rPr>
    </w:lvl>
    <w:lvl w:ilvl="6" w:tplc="4042A12C">
      <w:numFmt w:val="bullet"/>
      <w:lvlText w:val="•"/>
      <w:lvlJc w:val="left"/>
      <w:pPr>
        <w:ind w:left="5575" w:hanging="358"/>
      </w:pPr>
      <w:rPr>
        <w:rFonts w:hint="default"/>
        <w:lang w:val="fr-FR" w:eastAsia="en-US" w:bidi="ar-SA"/>
      </w:rPr>
    </w:lvl>
    <w:lvl w:ilvl="7" w:tplc="C0F65256">
      <w:numFmt w:val="bullet"/>
      <w:lvlText w:val="•"/>
      <w:lvlJc w:val="left"/>
      <w:pPr>
        <w:ind w:left="6604" w:hanging="358"/>
      </w:pPr>
      <w:rPr>
        <w:rFonts w:hint="default"/>
        <w:lang w:val="fr-FR" w:eastAsia="en-US" w:bidi="ar-SA"/>
      </w:rPr>
    </w:lvl>
    <w:lvl w:ilvl="8" w:tplc="21FC3164">
      <w:numFmt w:val="bullet"/>
      <w:lvlText w:val="•"/>
      <w:lvlJc w:val="left"/>
      <w:pPr>
        <w:ind w:left="7633" w:hanging="358"/>
      </w:pPr>
      <w:rPr>
        <w:rFonts w:hint="default"/>
        <w:lang w:val="fr-FR" w:eastAsia="en-US" w:bidi="ar-SA"/>
      </w:rPr>
    </w:lvl>
  </w:abstractNum>
  <w:abstractNum w:abstractNumId="34" w15:restartNumberingAfterBreak="0">
    <w:nsid w:val="5D415282"/>
    <w:multiLevelType w:val="multilevel"/>
    <w:tmpl w:val="F6C6C0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D919690"/>
    <w:multiLevelType w:val="hybridMultilevel"/>
    <w:tmpl w:val="FFFFFFFF"/>
    <w:lvl w:ilvl="0" w:tplc="0A163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49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4D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E7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42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89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ED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DE7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AE9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79EAA0"/>
    <w:multiLevelType w:val="hybridMultilevel"/>
    <w:tmpl w:val="FFFFFFFF"/>
    <w:lvl w:ilvl="0" w:tplc="899C8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4B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EF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A6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EA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328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62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C5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6B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A052EF"/>
    <w:multiLevelType w:val="hybridMultilevel"/>
    <w:tmpl w:val="FFFFFFFF"/>
    <w:lvl w:ilvl="0" w:tplc="41F24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CA4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C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A67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C0D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C7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C6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4E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923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045CD"/>
    <w:multiLevelType w:val="hybridMultilevel"/>
    <w:tmpl w:val="FFFFFFFF"/>
    <w:lvl w:ilvl="0" w:tplc="B85AC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A7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E8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A1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C6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2ED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EC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AF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0C0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4FE5B5"/>
    <w:multiLevelType w:val="hybridMultilevel"/>
    <w:tmpl w:val="FFFFFFFF"/>
    <w:lvl w:ilvl="0" w:tplc="0204B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72D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CB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02F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EE5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A2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16F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EA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0109D6"/>
    <w:multiLevelType w:val="hybridMultilevel"/>
    <w:tmpl w:val="FFFFFFFF"/>
    <w:lvl w:ilvl="0" w:tplc="445A9C5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FFAC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C3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52B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E4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C0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A9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D0F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A6E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E6DAC"/>
    <w:multiLevelType w:val="hybridMultilevel"/>
    <w:tmpl w:val="94E836C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2" w15:restartNumberingAfterBreak="0">
    <w:nsid w:val="75B169F1"/>
    <w:multiLevelType w:val="multilevel"/>
    <w:tmpl w:val="04745138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3" w15:restartNumberingAfterBreak="0">
    <w:nsid w:val="787E142D"/>
    <w:multiLevelType w:val="hybridMultilevel"/>
    <w:tmpl w:val="FFFFFFFF"/>
    <w:lvl w:ilvl="0" w:tplc="11E84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DC5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2ED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A3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6E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9C9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A3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03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47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AE0125"/>
    <w:multiLevelType w:val="hybridMultilevel"/>
    <w:tmpl w:val="1E02BCCC"/>
    <w:lvl w:ilvl="0" w:tplc="5E4CDBF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62243E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62AE8F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DFEEF5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C642AD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1DE13E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486CC2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C5E8BF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89AAC7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108572940">
    <w:abstractNumId w:val="27"/>
  </w:num>
  <w:num w:numId="2" w16cid:durableId="790785883">
    <w:abstractNumId w:val="40"/>
  </w:num>
  <w:num w:numId="3" w16cid:durableId="295525461">
    <w:abstractNumId w:val="36"/>
  </w:num>
  <w:num w:numId="4" w16cid:durableId="2108693879">
    <w:abstractNumId w:val="38"/>
  </w:num>
  <w:num w:numId="5" w16cid:durableId="1499537029">
    <w:abstractNumId w:val="20"/>
  </w:num>
  <w:num w:numId="6" w16cid:durableId="1923641357">
    <w:abstractNumId w:val="35"/>
  </w:num>
  <w:num w:numId="7" w16cid:durableId="785973533">
    <w:abstractNumId w:val="24"/>
  </w:num>
  <w:num w:numId="8" w16cid:durableId="1577662121">
    <w:abstractNumId w:val="5"/>
  </w:num>
  <w:num w:numId="9" w16cid:durableId="1240752577">
    <w:abstractNumId w:val="37"/>
  </w:num>
  <w:num w:numId="10" w16cid:durableId="430592708">
    <w:abstractNumId w:val="43"/>
  </w:num>
  <w:num w:numId="11" w16cid:durableId="2013215961">
    <w:abstractNumId w:val="39"/>
  </w:num>
  <w:num w:numId="12" w16cid:durableId="1402751207">
    <w:abstractNumId w:val="26"/>
  </w:num>
  <w:num w:numId="13" w16cid:durableId="254947839">
    <w:abstractNumId w:val="8"/>
  </w:num>
  <w:num w:numId="14" w16cid:durableId="1465656990">
    <w:abstractNumId w:val="21"/>
  </w:num>
  <w:num w:numId="15" w16cid:durableId="921642477">
    <w:abstractNumId w:val="25"/>
  </w:num>
  <w:num w:numId="16" w16cid:durableId="1328942414">
    <w:abstractNumId w:val="34"/>
  </w:num>
  <w:num w:numId="17" w16cid:durableId="1990591926">
    <w:abstractNumId w:val="31"/>
  </w:num>
  <w:num w:numId="18" w16cid:durableId="1017198456">
    <w:abstractNumId w:val="17"/>
  </w:num>
  <w:num w:numId="19" w16cid:durableId="1369185078">
    <w:abstractNumId w:val="16"/>
  </w:num>
  <w:num w:numId="20" w16cid:durableId="2064522764">
    <w:abstractNumId w:val="30"/>
  </w:num>
  <w:num w:numId="21" w16cid:durableId="2093309626">
    <w:abstractNumId w:val="2"/>
  </w:num>
  <w:num w:numId="22" w16cid:durableId="2053728692">
    <w:abstractNumId w:val="41"/>
  </w:num>
  <w:num w:numId="23" w16cid:durableId="531577986">
    <w:abstractNumId w:val="3"/>
  </w:num>
  <w:num w:numId="24" w16cid:durableId="1199702699">
    <w:abstractNumId w:val="19"/>
  </w:num>
  <w:num w:numId="25" w16cid:durableId="1465611783">
    <w:abstractNumId w:val="18"/>
  </w:num>
  <w:num w:numId="26" w16cid:durableId="60562077">
    <w:abstractNumId w:val="14"/>
  </w:num>
  <w:num w:numId="27" w16cid:durableId="2092584459">
    <w:abstractNumId w:val="29"/>
  </w:num>
  <w:num w:numId="28" w16cid:durableId="1657151977">
    <w:abstractNumId w:val="6"/>
  </w:num>
  <w:num w:numId="29" w16cid:durableId="628167769">
    <w:abstractNumId w:val="42"/>
  </w:num>
  <w:num w:numId="30" w16cid:durableId="729426629">
    <w:abstractNumId w:val="1"/>
  </w:num>
  <w:num w:numId="31" w16cid:durableId="505630483">
    <w:abstractNumId w:val="4"/>
  </w:num>
  <w:num w:numId="32" w16cid:durableId="1463110258">
    <w:abstractNumId w:val="9"/>
  </w:num>
  <w:num w:numId="33" w16cid:durableId="614024894">
    <w:abstractNumId w:val="22"/>
  </w:num>
  <w:num w:numId="34" w16cid:durableId="255017087">
    <w:abstractNumId w:val="10"/>
  </w:num>
  <w:num w:numId="35" w16cid:durableId="843209173">
    <w:abstractNumId w:val="12"/>
  </w:num>
  <w:num w:numId="36" w16cid:durableId="717584791">
    <w:abstractNumId w:val="0"/>
  </w:num>
  <w:num w:numId="37" w16cid:durableId="1660570548">
    <w:abstractNumId w:val="7"/>
  </w:num>
  <w:num w:numId="38" w16cid:durableId="361131414">
    <w:abstractNumId w:val="32"/>
  </w:num>
  <w:num w:numId="39" w16cid:durableId="825167469">
    <w:abstractNumId w:val="13"/>
  </w:num>
  <w:num w:numId="40" w16cid:durableId="469590022">
    <w:abstractNumId w:val="11"/>
  </w:num>
  <w:num w:numId="41" w16cid:durableId="1761755372">
    <w:abstractNumId w:val="33"/>
  </w:num>
  <w:num w:numId="42" w16cid:durableId="1834563500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07732139">
    <w:abstractNumId w:val="23"/>
  </w:num>
  <w:num w:numId="44" w16cid:durableId="87622768">
    <w:abstractNumId w:val="44"/>
  </w:num>
  <w:num w:numId="45" w16cid:durableId="1316257449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B2"/>
    <w:rsid w:val="000056EB"/>
    <w:rsid w:val="00007426"/>
    <w:rsid w:val="00007CB7"/>
    <w:rsid w:val="00021A0A"/>
    <w:rsid w:val="000227DB"/>
    <w:rsid w:val="00023F64"/>
    <w:rsid w:val="00033361"/>
    <w:rsid w:val="00033EBB"/>
    <w:rsid w:val="000512F7"/>
    <w:rsid w:val="00060D38"/>
    <w:rsid w:val="00062A53"/>
    <w:rsid w:val="00064EEE"/>
    <w:rsid w:val="000665AF"/>
    <w:rsid w:val="00072AA4"/>
    <w:rsid w:val="0008456C"/>
    <w:rsid w:val="00090429"/>
    <w:rsid w:val="00091C5D"/>
    <w:rsid w:val="00094FFA"/>
    <w:rsid w:val="000A03D2"/>
    <w:rsid w:val="000B0035"/>
    <w:rsid w:val="000B20E6"/>
    <w:rsid w:val="000C215B"/>
    <w:rsid w:val="000C605F"/>
    <w:rsid w:val="000C74C0"/>
    <w:rsid w:val="000D2343"/>
    <w:rsid w:val="000E0EBF"/>
    <w:rsid w:val="000E5379"/>
    <w:rsid w:val="000E5444"/>
    <w:rsid w:val="000E5ADB"/>
    <w:rsid w:val="000F441A"/>
    <w:rsid w:val="000F605F"/>
    <w:rsid w:val="000F7B68"/>
    <w:rsid w:val="001003C1"/>
    <w:rsid w:val="00102217"/>
    <w:rsid w:val="001028F4"/>
    <w:rsid w:val="00112B33"/>
    <w:rsid w:val="0011536C"/>
    <w:rsid w:val="001335BC"/>
    <w:rsid w:val="0013504A"/>
    <w:rsid w:val="00136B32"/>
    <w:rsid w:val="001433AD"/>
    <w:rsid w:val="00146515"/>
    <w:rsid w:val="00160E3E"/>
    <w:rsid w:val="00162357"/>
    <w:rsid w:val="001678CA"/>
    <w:rsid w:val="001738BD"/>
    <w:rsid w:val="00177330"/>
    <w:rsid w:val="001802EF"/>
    <w:rsid w:val="00180C84"/>
    <w:rsid w:val="001900B6"/>
    <w:rsid w:val="00196E4C"/>
    <w:rsid w:val="001A0483"/>
    <w:rsid w:val="001A64EC"/>
    <w:rsid w:val="001A6D3C"/>
    <w:rsid w:val="001A7CBF"/>
    <w:rsid w:val="001B38A9"/>
    <w:rsid w:val="001B41CA"/>
    <w:rsid w:val="001B4940"/>
    <w:rsid w:val="001C184A"/>
    <w:rsid w:val="001C4567"/>
    <w:rsid w:val="001D34B7"/>
    <w:rsid w:val="001D4D98"/>
    <w:rsid w:val="001D7BD1"/>
    <w:rsid w:val="001F1020"/>
    <w:rsid w:val="001F520E"/>
    <w:rsid w:val="00202FF8"/>
    <w:rsid w:val="002175D9"/>
    <w:rsid w:val="00217E62"/>
    <w:rsid w:val="002208ED"/>
    <w:rsid w:val="00224773"/>
    <w:rsid w:val="00234F08"/>
    <w:rsid w:val="0024239E"/>
    <w:rsid w:val="00244A10"/>
    <w:rsid w:val="002474C9"/>
    <w:rsid w:val="00252DF9"/>
    <w:rsid w:val="002540FE"/>
    <w:rsid w:val="0025489C"/>
    <w:rsid w:val="00254EDE"/>
    <w:rsid w:val="00256F0A"/>
    <w:rsid w:val="0026195A"/>
    <w:rsid w:val="0026195C"/>
    <w:rsid w:val="002653C8"/>
    <w:rsid w:val="00270258"/>
    <w:rsid w:val="00271C14"/>
    <w:rsid w:val="00272041"/>
    <w:rsid w:val="0028745D"/>
    <w:rsid w:val="0029209F"/>
    <w:rsid w:val="00293C6E"/>
    <w:rsid w:val="00296B6A"/>
    <w:rsid w:val="002A105B"/>
    <w:rsid w:val="002A5F81"/>
    <w:rsid w:val="002A78EF"/>
    <w:rsid w:val="002B0582"/>
    <w:rsid w:val="002B3701"/>
    <w:rsid w:val="002C5945"/>
    <w:rsid w:val="002D19D5"/>
    <w:rsid w:val="002D1BA6"/>
    <w:rsid w:val="002D3B01"/>
    <w:rsid w:val="002E55FF"/>
    <w:rsid w:val="002F1BBB"/>
    <w:rsid w:val="002F2E77"/>
    <w:rsid w:val="002F5A87"/>
    <w:rsid w:val="00306617"/>
    <w:rsid w:val="003201AE"/>
    <w:rsid w:val="00320B03"/>
    <w:rsid w:val="00324799"/>
    <w:rsid w:val="00327BC9"/>
    <w:rsid w:val="00337D2E"/>
    <w:rsid w:val="003418AB"/>
    <w:rsid w:val="003420B0"/>
    <w:rsid w:val="00351E8F"/>
    <w:rsid w:val="0035225B"/>
    <w:rsid w:val="003579C9"/>
    <w:rsid w:val="00357F95"/>
    <w:rsid w:val="0037018A"/>
    <w:rsid w:val="0037194C"/>
    <w:rsid w:val="003735E7"/>
    <w:rsid w:val="0037740C"/>
    <w:rsid w:val="0039131D"/>
    <w:rsid w:val="00393F53"/>
    <w:rsid w:val="003A332B"/>
    <w:rsid w:val="003B1550"/>
    <w:rsid w:val="003C0D11"/>
    <w:rsid w:val="003C0D91"/>
    <w:rsid w:val="003C70E1"/>
    <w:rsid w:val="003D295B"/>
    <w:rsid w:val="003D438C"/>
    <w:rsid w:val="003F106B"/>
    <w:rsid w:val="003F26CE"/>
    <w:rsid w:val="003F3E64"/>
    <w:rsid w:val="003F614E"/>
    <w:rsid w:val="00400672"/>
    <w:rsid w:val="00401EDF"/>
    <w:rsid w:val="00411D63"/>
    <w:rsid w:val="00420247"/>
    <w:rsid w:val="004259C3"/>
    <w:rsid w:val="00443869"/>
    <w:rsid w:val="00463E22"/>
    <w:rsid w:val="00472F8F"/>
    <w:rsid w:val="0047398A"/>
    <w:rsid w:val="004845E8"/>
    <w:rsid w:val="0049218B"/>
    <w:rsid w:val="00493C9D"/>
    <w:rsid w:val="00494C7F"/>
    <w:rsid w:val="004A2567"/>
    <w:rsid w:val="004A27DA"/>
    <w:rsid w:val="004A52B6"/>
    <w:rsid w:val="004B58FB"/>
    <w:rsid w:val="004B5BCF"/>
    <w:rsid w:val="004B6261"/>
    <w:rsid w:val="004C296E"/>
    <w:rsid w:val="004C42E7"/>
    <w:rsid w:val="004C62FC"/>
    <w:rsid w:val="004C783F"/>
    <w:rsid w:val="004D4619"/>
    <w:rsid w:val="004D50E1"/>
    <w:rsid w:val="004E2848"/>
    <w:rsid w:val="004E2A9E"/>
    <w:rsid w:val="004E340B"/>
    <w:rsid w:val="004E40B8"/>
    <w:rsid w:val="004E51A8"/>
    <w:rsid w:val="004E5841"/>
    <w:rsid w:val="004E7C2A"/>
    <w:rsid w:val="004F5724"/>
    <w:rsid w:val="00500FEB"/>
    <w:rsid w:val="00506E39"/>
    <w:rsid w:val="00510474"/>
    <w:rsid w:val="005113C2"/>
    <w:rsid w:val="005135F3"/>
    <w:rsid w:val="00515901"/>
    <w:rsid w:val="0051783C"/>
    <w:rsid w:val="00542031"/>
    <w:rsid w:val="005436AA"/>
    <w:rsid w:val="00544006"/>
    <w:rsid w:val="0055032A"/>
    <w:rsid w:val="005508A5"/>
    <w:rsid w:val="00560209"/>
    <w:rsid w:val="00562753"/>
    <w:rsid w:val="005646FF"/>
    <w:rsid w:val="00565E2E"/>
    <w:rsid w:val="00567FBF"/>
    <w:rsid w:val="00571408"/>
    <w:rsid w:val="00572715"/>
    <w:rsid w:val="0057388B"/>
    <w:rsid w:val="005776F9"/>
    <w:rsid w:val="00580729"/>
    <w:rsid w:val="00586B65"/>
    <w:rsid w:val="005939B4"/>
    <w:rsid w:val="005A0581"/>
    <w:rsid w:val="005A2903"/>
    <w:rsid w:val="005A60D6"/>
    <w:rsid w:val="005B27C5"/>
    <w:rsid w:val="005B6F04"/>
    <w:rsid w:val="005B7E38"/>
    <w:rsid w:val="005C1396"/>
    <w:rsid w:val="005C34A1"/>
    <w:rsid w:val="005C3605"/>
    <w:rsid w:val="005C4A53"/>
    <w:rsid w:val="005C4D07"/>
    <w:rsid w:val="005C7BB9"/>
    <w:rsid w:val="005D3872"/>
    <w:rsid w:val="005D630A"/>
    <w:rsid w:val="005D745A"/>
    <w:rsid w:val="005E1DB9"/>
    <w:rsid w:val="005E61B1"/>
    <w:rsid w:val="005F3C0F"/>
    <w:rsid w:val="005F606F"/>
    <w:rsid w:val="006114CA"/>
    <w:rsid w:val="006201EC"/>
    <w:rsid w:val="006242BF"/>
    <w:rsid w:val="006258AC"/>
    <w:rsid w:val="00632CAC"/>
    <w:rsid w:val="006538B8"/>
    <w:rsid w:val="006671B0"/>
    <w:rsid w:val="00672452"/>
    <w:rsid w:val="00676601"/>
    <w:rsid w:val="0068459F"/>
    <w:rsid w:val="00687448"/>
    <w:rsid w:val="006953BF"/>
    <w:rsid w:val="006969A0"/>
    <w:rsid w:val="00697BF9"/>
    <w:rsid w:val="006A72C9"/>
    <w:rsid w:val="006B7401"/>
    <w:rsid w:val="006C57EE"/>
    <w:rsid w:val="006D0CAD"/>
    <w:rsid w:val="006D0DA1"/>
    <w:rsid w:val="006D7B3C"/>
    <w:rsid w:val="006E43A9"/>
    <w:rsid w:val="006E4FB2"/>
    <w:rsid w:val="006F5A1A"/>
    <w:rsid w:val="0070319F"/>
    <w:rsid w:val="007038A0"/>
    <w:rsid w:val="007104A4"/>
    <w:rsid w:val="00710A6B"/>
    <w:rsid w:val="00711AD7"/>
    <w:rsid w:val="00720710"/>
    <w:rsid w:val="0072184D"/>
    <w:rsid w:val="0072557C"/>
    <w:rsid w:val="0072D300"/>
    <w:rsid w:val="00730F23"/>
    <w:rsid w:val="00733288"/>
    <w:rsid w:val="007360B7"/>
    <w:rsid w:val="00736B2D"/>
    <w:rsid w:val="00746490"/>
    <w:rsid w:val="00750232"/>
    <w:rsid w:val="007518B1"/>
    <w:rsid w:val="007668D9"/>
    <w:rsid w:val="00766AD0"/>
    <w:rsid w:val="007813F5"/>
    <w:rsid w:val="00782CB0"/>
    <w:rsid w:val="007873F8"/>
    <w:rsid w:val="00791C3F"/>
    <w:rsid w:val="00794713"/>
    <w:rsid w:val="00795606"/>
    <w:rsid w:val="00795CF6"/>
    <w:rsid w:val="00797118"/>
    <w:rsid w:val="007A0488"/>
    <w:rsid w:val="007A2F27"/>
    <w:rsid w:val="007A4996"/>
    <w:rsid w:val="007A6F07"/>
    <w:rsid w:val="007A7173"/>
    <w:rsid w:val="007A78A6"/>
    <w:rsid w:val="007B43EA"/>
    <w:rsid w:val="007E07C9"/>
    <w:rsid w:val="007E6296"/>
    <w:rsid w:val="007F7FF5"/>
    <w:rsid w:val="008033A6"/>
    <w:rsid w:val="008112DB"/>
    <w:rsid w:val="00823279"/>
    <w:rsid w:val="008262DB"/>
    <w:rsid w:val="00827BC6"/>
    <w:rsid w:val="00832378"/>
    <w:rsid w:val="008331C1"/>
    <w:rsid w:val="00837859"/>
    <w:rsid w:val="0083788A"/>
    <w:rsid w:val="00841D08"/>
    <w:rsid w:val="00847D32"/>
    <w:rsid w:val="00850943"/>
    <w:rsid w:val="00855D44"/>
    <w:rsid w:val="008571CD"/>
    <w:rsid w:val="00863FE4"/>
    <w:rsid w:val="00867AC1"/>
    <w:rsid w:val="0086F557"/>
    <w:rsid w:val="00873A55"/>
    <w:rsid w:val="00886C2C"/>
    <w:rsid w:val="00887522"/>
    <w:rsid w:val="00887C1D"/>
    <w:rsid w:val="008903C7"/>
    <w:rsid w:val="008B0EB3"/>
    <w:rsid w:val="008B1F9A"/>
    <w:rsid w:val="008C4DD3"/>
    <w:rsid w:val="008D0BDC"/>
    <w:rsid w:val="008D2A42"/>
    <w:rsid w:val="008E5B87"/>
    <w:rsid w:val="008E6027"/>
    <w:rsid w:val="008F3919"/>
    <w:rsid w:val="00900422"/>
    <w:rsid w:val="009058AA"/>
    <w:rsid w:val="0090749A"/>
    <w:rsid w:val="009126F3"/>
    <w:rsid w:val="00912FEA"/>
    <w:rsid w:val="009156FB"/>
    <w:rsid w:val="0091676D"/>
    <w:rsid w:val="009267BC"/>
    <w:rsid w:val="00926859"/>
    <w:rsid w:val="00931149"/>
    <w:rsid w:val="00931B33"/>
    <w:rsid w:val="00940352"/>
    <w:rsid w:val="00952AB6"/>
    <w:rsid w:val="00953D3B"/>
    <w:rsid w:val="00963F3D"/>
    <w:rsid w:val="00967AA9"/>
    <w:rsid w:val="00967DF5"/>
    <w:rsid w:val="009731CA"/>
    <w:rsid w:val="00976D2A"/>
    <w:rsid w:val="00991CBC"/>
    <w:rsid w:val="009A479B"/>
    <w:rsid w:val="009B1795"/>
    <w:rsid w:val="009B1876"/>
    <w:rsid w:val="009B33B3"/>
    <w:rsid w:val="009C0E0D"/>
    <w:rsid w:val="009C1327"/>
    <w:rsid w:val="009C3F04"/>
    <w:rsid w:val="009C518F"/>
    <w:rsid w:val="009D028D"/>
    <w:rsid w:val="009D237F"/>
    <w:rsid w:val="009D3188"/>
    <w:rsid w:val="009E1EC6"/>
    <w:rsid w:val="009E4C8B"/>
    <w:rsid w:val="009E771E"/>
    <w:rsid w:val="009F2DFF"/>
    <w:rsid w:val="009F555B"/>
    <w:rsid w:val="009F75D4"/>
    <w:rsid w:val="009F7B7F"/>
    <w:rsid w:val="00A06EB2"/>
    <w:rsid w:val="00A125E5"/>
    <w:rsid w:val="00A169EB"/>
    <w:rsid w:val="00A275C0"/>
    <w:rsid w:val="00A3027D"/>
    <w:rsid w:val="00A35291"/>
    <w:rsid w:val="00A36182"/>
    <w:rsid w:val="00A42951"/>
    <w:rsid w:val="00A51F03"/>
    <w:rsid w:val="00A543E2"/>
    <w:rsid w:val="00A5DB78"/>
    <w:rsid w:val="00A65BC0"/>
    <w:rsid w:val="00A6C8F9"/>
    <w:rsid w:val="00A704FD"/>
    <w:rsid w:val="00A948A9"/>
    <w:rsid w:val="00A95959"/>
    <w:rsid w:val="00A96385"/>
    <w:rsid w:val="00AA3893"/>
    <w:rsid w:val="00AA4F21"/>
    <w:rsid w:val="00AB1EC6"/>
    <w:rsid w:val="00AB4DDB"/>
    <w:rsid w:val="00AB4EF9"/>
    <w:rsid w:val="00AC186E"/>
    <w:rsid w:val="00AC1DA6"/>
    <w:rsid w:val="00AC581B"/>
    <w:rsid w:val="00AC6F2A"/>
    <w:rsid w:val="00AD0B69"/>
    <w:rsid w:val="00AD4BCE"/>
    <w:rsid w:val="00AE1A32"/>
    <w:rsid w:val="00AE47DE"/>
    <w:rsid w:val="00B145E3"/>
    <w:rsid w:val="00B159DC"/>
    <w:rsid w:val="00B31BBE"/>
    <w:rsid w:val="00B333CA"/>
    <w:rsid w:val="00B3618B"/>
    <w:rsid w:val="00B40C8F"/>
    <w:rsid w:val="00B411D2"/>
    <w:rsid w:val="00B4165E"/>
    <w:rsid w:val="00B416C1"/>
    <w:rsid w:val="00B4771A"/>
    <w:rsid w:val="00B66DA3"/>
    <w:rsid w:val="00B6767B"/>
    <w:rsid w:val="00B82BC3"/>
    <w:rsid w:val="00B92D0F"/>
    <w:rsid w:val="00B95CCB"/>
    <w:rsid w:val="00BA33E9"/>
    <w:rsid w:val="00BA7C2B"/>
    <w:rsid w:val="00BB1C03"/>
    <w:rsid w:val="00BC5924"/>
    <w:rsid w:val="00BD15E0"/>
    <w:rsid w:val="00BD7508"/>
    <w:rsid w:val="00BE28F6"/>
    <w:rsid w:val="00BF1B8E"/>
    <w:rsid w:val="00C01061"/>
    <w:rsid w:val="00C041A6"/>
    <w:rsid w:val="00C065ED"/>
    <w:rsid w:val="00C07C40"/>
    <w:rsid w:val="00C25711"/>
    <w:rsid w:val="00C25F2B"/>
    <w:rsid w:val="00C3131C"/>
    <w:rsid w:val="00C320E4"/>
    <w:rsid w:val="00C33CFE"/>
    <w:rsid w:val="00C43581"/>
    <w:rsid w:val="00C450CC"/>
    <w:rsid w:val="00C57B68"/>
    <w:rsid w:val="00C807B8"/>
    <w:rsid w:val="00C829CB"/>
    <w:rsid w:val="00C83032"/>
    <w:rsid w:val="00C85402"/>
    <w:rsid w:val="00C90175"/>
    <w:rsid w:val="00C928B2"/>
    <w:rsid w:val="00CA0775"/>
    <w:rsid w:val="00CA096B"/>
    <w:rsid w:val="00CC21B2"/>
    <w:rsid w:val="00CD0B0B"/>
    <w:rsid w:val="00CD0B7D"/>
    <w:rsid w:val="00CD2CA9"/>
    <w:rsid w:val="00CD4C09"/>
    <w:rsid w:val="00CD63CD"/>
    <w:rsid w:val="00CE2B81"/>
    <w:rsid w:val="00CE316F"/>
    <w:rsid w:val="00CF4CD0"/>
    <w:rsid w:val="00D05BCF"/>
    <w:rsid w:val="00D06478"/>
    <w:rsid w:val="00D12DA3"/>
    <w:rsid w:val="00D15601"/>
    <w:rsid w:val="00D21227"/>
    <w:rsid w:val="00D21F5F"/>
    <w:rsid w:val="00D248CC"/>
    <w:rsid w:val="00D259BE"/>
    <w:rsid w:val="00D3426D"/>
    <w:rsid w:val="00D35402"/>
    <w:rsid w:val="00D36D89"/>
    <w:rsid w:val="00D374D5"/>
    <w:rsid w:val="00D4233E"/>
    <w:rsid w:val="00D52B0A"/>
    <w:rsid w:val="00D55AA2"/>
    <w:rsid w:val="00D63755"/>
    <w:rsid w:val="00D67255"/>
    <w:rsid w:val="00D70568"/>
    <w:rsid w:val="00D72452"/>
    <w:rsid w:val="00D840F4"/>
    <w:rsid w:val="00D97E5E"/>
    <w:rsid w:val="00DA5FEA"/>
    <w:rsid w:val="00DB2F16"/>
    <w:rsid w:val="00DB5440"/>
    <w:rsid w:val="00DB5B25"/>
    <w:rsid w:val="00DB6FFE"/>
    <w:rsid w:val="00DC3CFA"/>
    <w:rsid w:val="00DE609D"/>
    <w:rsid w:val="00DF0068"/>
    <w:rsid w:val="00DF32DC"/>
    <w:rsid w:val="00E0025E"/>
    <w:rsid w:val="00E0068A"/>
    <w:rsid w:val="00E10755"/>
    <w:rsid w:val="00E10B67"/>
    <w:rsid w:val="00E11F5A"/>
    <w:rsid w:val="00E148D6"/>
    <w:rsid w:val="00E15DA9"/>
    <w:rsid w:val="00E212FF"/>
    <w:rsid w:val="00E37C06"/>
    <w:rsid w:val="00E410BF"/>
    <w:rsid w:val="00E45DD9"/>
    <w:rsid w:val="00E47AEA"/>
    <w:rsid w:val="00E67AE8"/>
    <w:rsid w:val="00E715F7"/>
    <w:rsid w:val="00E7185C"/>
    <w:rsid w:val="00E71EBA"/>
    <w:rsid w:val="00E72F23"/>
    <w:rsid w:val="00E744F4"/>
    <w:rsid w:val="00E75BBA"/>
    <w:rsid w:val="00E75D24"/>
    <w:rsid w:val="00E778D3"/>
    <w:rsid w:val="00E82A31"/>
    <w:rsid w:val="00E84F3E"/>
    <w:rsid w:val="00E93956"/>
    <w:rsid w:val="00E93BCF"/>
    <w:rsid w:val="00EA380B"/>
    <w:rsid w:val="00EA6F96"/>
    <w:rsid w:val="00EB1127"/>
    <w:rsid w:val="00ED7DC5"/>
    <w:rsid w:val="00EE1AB6"/>
    <w:rsid w:val="00EE40E7"/>
    <w:rsid w:val="00EF238A"/>
    <w:rsid w:val="00EF6F81"/>
    <w:rsid w:val="00EF7F45"/>
    <w:rsid w:val="00F06341"/>
    <w:rsid w:val="00F11541"/>
    <w:rsid w:val="00F154CF"/>
    <w:rsid w:val="00F23716"/>
    <w:rsid w:val="00F237A1"/>
    <w:rsid w:val="00F25DE4"/>
    <w:rsid w:val="00F264A2"/>
    <w:rsid w:val="00F30E1D"/>
    <w:rsid w:val="00F344E8"/>
    <w:rsid w:val="00F40E85"/>
    <w:rsid w:val="00F4204F"/>
    <w:rsid w:val="00F42C54"/>
    <w:rsid w:val="00F569DC"/>
    <w:rsid w:val="00F637AE"/>
    <w:rsid w:val="00F63827"/>
    <w:rsid w:val="00F72197"/>
    <w:rsid w:val="00F74401"/>
    <w:rsid w:val="00F77CBF"/>
    <w:rsid w:val="00F83B86"/>
    <w:rsid w:val="00F90622"/>
    <w:rsid w:val="00F96DEE"/>
    <w:rsid w:val="00FA08E2"/>
    <w:rsid w:val="00FA1937"/>
    <w:rsid w:val="00FA264B"/>
    <w:rsid w:val="00FA3D5E"/>
    <w:rsid w:val="00FB0FE7"/>
    <w:rsid w:val="00FB5AF8"/>
    <w:rsid w:val="00FC3C73"/>
    <w:rsid w:val="00FC3EE1"/>
    <w:rsid w:val="00FCC877"/>
    <w:rsid w:val="00FD6240"/>
    <w:rsid w:val="00FE2953"/>
    <w:rsid w:val="00FE4CE3"/>
    <w:rsid w:val="00FE630F"/>
    <w:rsid w:val="019252CE"/>
    <w:rsid w:val="01DB9749"/>
    <w:rsid w:val="027F42CE"/>
    <w:rsid w:val="035506F4"/>
    <w:rsid w:val="036D86B3"/>
    <w:rsid w:val="038B5EA6"/>
    <w:rsid w:val="03A0AB00"/>
    <w:rsid w:val="03DCD594"/>
    <w:rsid w:val="0417849C"/>
    <w:rsid w:val="041AA196"/>
    <w:rsid w:val="04C24B32"/>
    <w:rsid w:val="04E599DC"/>
    <w:rsid w:val="05A674DE"/>
    <w:rsid w:val="05C9F1EE"/>
    <w:rsid w:val="06034A1D"/>
    <w:rsid w:val="06A86627"/>
    <w:rsid w:val="074001E9"/>
    <w:rsid w:val="08BCC915"/>
    <w:rsid w:val="08C655FC"/>
    <w:rsid w:val="09048B4E"/>
    <w:rsid w:val="094323DF"/>
    <w:rsid w:val="0973BB4C"/>
    <w:rsid w:val="0987401F"/>
    <w:rsid w:val="0C73961C"/>
    <w:rsid w:val="0CF7EBBD"/>
    <w:rsid w:val="0D1AC059"/>
    <w:rsid w:val="0D1B1C20"/>
    <w:rsid w:val="0D2AE61F"/>
    <w:rsid w:val="0D416344"/>
    <w:rsid w:val="0D8C52D7"/>
    <w:rsid w:val="0DF7CC87"/>
    <w:rsid w:val="0E7159B5"/>
    <w:rsid w:val="0E75E5E8"/>
    <w:rsid w:val="0EB0F78D"/>
    <w:rsid w:val="0EB90B35"/>
    <w:rsid w:val="0F4F10DE"/>
    <w:rsid w:val="0FBF41DF"/>
    <w:rsid w:val="0FE33039"/>
    <w:rsid w:val="0FF4DA8B"/>
    <w:rsid w:val="101F3773"/>
    <w:rsid w:val="1063637B"/>
    <w:rsid w:val="10804324"/>
    <w:rsid w:val="10DAC685"/>
    <w:rsid w:val="110AFFB8"/>
    <w:rsid w:val="113EC625"/>
    <w:rsid w:val="118CFECF"/>
    <w:rsid w:val="124E7E59"/>
    <w:rsid w:val="12A01A1F"/>
    <w:rsid w:val="12C72792"/>
    <w:rsid w:val="13B86193"/>
    <w:rsid w:val="13D9B558"/>
    <w:rsid w:val="13F1A76E"/>
    <w:rsid w:val="14357156"/>
    <w:rsid w:val="14AF33EF"/>
    <w:rsid w:val="15A42382"/>
    <w:rsid w:val="15C55CD8"/>
    <w:rsid w:val="1687D2BE"/>
    <w:rsid w:val="169D7469"/>
    <w:rsid w:val="16AD15C4"/>
    <w:rsid w:val="17837FCE"/>
    <w:rsid w:val="1790986E"/>
    <w:rsid w:val="179E5AEF"/>
    <w:rsid w:val="1803B9A3"/>
    <w:rsid w:val="18715118"/>
    <w:rsid w:val="18B2D64D"/>
    <w:rsid w:val="197EBED4"/>
    <w:rsid w:val="19A37F79"/>
    <w:rsid w:val="1A0B1E5D"/>
    <w:rsid w:val="1A8FD6BA"/>
    <w:rsid w:val="1B606D62"/>
    <w:rsid w:val="1C456575"/>
    <w:rsid w:val="1C980031"/>
    <w:rsid w:val="1C983877"/>
    <w:rsid w:val="1D10FB7D"/>
    <w:rsid w:val="1E3C82C3"/>
    <w:rsid w:val="1E3E1F1E"/>
    <w:rsid w:val="1EA80D5C"/>
    <w:rsid w:val="1F30AF8E"/>
    <w:rsid w:val="2023BD1A"/>
    <w:rsid w:val="206ED029"/>
    <w:rsid w:val="209EA9B6"/>
    <w:rsid w:val="21114EE3"/>
    <w:rsid w:val="2117B480"/>
    <w:rsid w:val="218A79D4"/>
    <w:rsid w:val="21E5A93D"/>
    <w:rsid w:val="21EC4B18"/>
    <w:rsid w:val="21F742B9"/>
    <w:rsid w:val="2314B674"/>
    <w:rsid w:val="23B65C8D"/>
    <w:rsid w:val="23E0B7DD"/>
    <w:rsid w:val="23E452A8"/>
    <w:rsid w:val="2428BAEF"/>
    <w:rsid w:val="244CB7A7"/>
    <w:rsid w:val="247C6139"/>
    <w:rsid w:val="24CC955E"/>
    <w:rsid w:val="253C3CB8"/>
    <w:rsid w:val="25402CEF"/>
    <w:rsid w:val="25D4EDBF"/>
    <w:rsid w:val="25F6C83F"/>
    <w:rsid w:val="2613C110"/>
    <w:rsid w:val="261A5F90"/>
    <w:rsid w:val="263EBBB7"/>
    <w:rsid w:val="26480327"/>
    <w:rsid w:val="26AB92DD"/>
    <w:rsid w:val="27626CBC"/>
    <w:rsid w:val="276E5910"/>
    <w:rsid w:val="27AF7459"/>
    <w:rsid w:val="27B543D2"/>
    <w:rsid w:val="27D5E050"/>
    <w:rsid w:val="28969FBC"/>
    <w:rsid w:val="29277500"/>
    <w:rsid w:val="297DE108"/>
    <w:rsid w:val="2996329F"/>
    <w:rsid w:val="29A04E23"/>
    <w:rsid w:val="2A13414F"/>
    <w:rsid w:val="2A2D1405"/>
    <w:rsid w:val="2AD85DAC"/>
    <w:rsid w:val="2B1A8E81"/>
    <w:rsid w:val="2B35297E"/>
    <w:rsid w:val="2BAEB03E"/>
    <w:rsid w:val="2BBAAE98"/>
    <w:rsid w:val="2BD233E5"/>
    <w:rsid w:val="2C26485C"/>
    <w:rsid w:val="2C5CC008"/>
    <w:rsid w:val="2C5F4916"/>
    <w:rsid w:val="2C66EE48"/>
    <w:rsid w:val="2C7FB379"/>
    <w:rsid w:val="2CA47BF1"/>
    <w:rsid w:val="2CCDB37F"/>
    <w:rsid w:val="2CDC3D9A"/>
    <w:rsid w:val="2D1E6AAB"/>
    <w:rsid w:val="2DBB70A3"/>
    <w:rsid w:val="2DD1A073"/>
    <w:rsid w:val="2E0B7DDF"/>
    <w:rsid w:val="300C1E5F"/>
    <w:rsid w:val="306C67F6"/>
    <w:rsid w:val="30BE60DF"/>
    <w:rsid w:val="30C07653"/>
    <w:rsid w:val="30CB72B8"/>
    <w:rsid w:val="30CFA20D"/>
    <w:rsid w:val="31EE20EF"/>
    <w:rsid w:val="31EF806D"/>
    <w:rsid w:val="32041C81"/>
    <w:rsid w:val="325FFA4D"/>
    <w:rsid w:val="32966E26"/>
    <w:rsid w:val="32AA17E7"/>
    <w:rsid w:val="330AF5FC"/>
    <w:rsid w:val="332A5D24"/>
    <w:rsid w:val="336F7EDC"/>
    <w:rsid w:val="33AFDA24"/>
    <w:rsid w:val="33E3717B"/>
    <w:rsid w:val="3464AA6B"/>
    <w:rsid w:val="351489F4"/>
    <w:rsid w:val="352EF4FB"/>
    <w:rsid w:val="354004FC"/>
    <w:rsid w:val="36457770"/>
    <w:rsid w:val="367CD879"/>
    <w:rsid w:val="369A5DBB"/>
    <w:rsid w:val="37867963"/>
    <w:rsid w:val="378D3BAD"/>
    <w:rsid w:val="37A2931D"/>
    <w:rsid w:val="382A8A65"/>
    <w:rsid w:val="382EDC60"/>
    <w:rsid w:val="383D1ABA"/>
    <w:rsid w:val="38A00175"/>
    <w:rsid w:val="392B1DF7"/>
    <w:rsid w:val="39B9283C"/>
    <w:rsid w:val="3AF5D99F"/>
    <w:rsid w:val="3B4149CC"/>
    <w:rsid w:val="3B87250D"/>
    <w:rsid w:val="3B967766"/>
    <w:rsid w:val="3C169F14"/>
    <w:rsid w:val="3C56392B"/>
    <w:rsid w:val="3C6DE9FB"/>
    <w:rsid w:val="3D7F8B28"/>
    <w:rsid w:val="3DCF8CEE"/>
    <w:rsid w:val="3E346105"/>
    <w:rsid w:val="3E87989A"/>
    <w:rsid w:val="3F80E9A1"/>
    <w:rsid w:val="4051C387"/>
    <w:rsid w:val="40A1370D"/>
    <w:rsid w:val="40E4E8F3"/>
    <w:rsid w:val="41793A20"/>
    <w:rsid w:val="41919C9F"/>
    <w:rsid w:val="422A1CBA"/>
    <w:rsid w:val="428EE363"/>
    <w:rsid w:val="42D05F91"/>
    <w:rsid w:val="43096E70"/>
    <w:rsid w:val="43A44D97"/>
    <w:rsid w:val="43BE059E"/>
    <w:rsid w:val="43D52744"/>
    <w:rsid w:val="43F9886A"/>
    <w:rsid w:val="44758514"/>
    <w:rsid w:val="44B08FDA"/>
    <w:rsid w:val="44D35E51"/>
    <w:rsid w:val="44EE6C8C"/>
    <w:rsid w:val="451842C6"/>
    <w:rsid w:val="45652B65"/>
    <w:rsid w:val="4574737E"/>
    <w:rsid w:val="457F1E17"/>
    <w:rsid w:val="45CA3367"/>
    <w:rsid w:val="45F8633A"/>
    <w:rsid w:val="47009987"/>
    <w:rsid w:val="4723F37D"/>
    <w:rsid w:val="478E3510"/>
    <w:rsid w:val="47994F79"/>
    <w:rsid w:val="47BA900F"/>
    <w:rsid w:val="48E04950"/>
    <w:rsid w:val="48E5562F"/>
    <w:rsid w:val="496CE3FA"/>
    <w:rsid w:val="497633A3"/>
    <w:rsid w:val="4A90B1A5"/>
    <w:rsid w:val="4AC62DA6"/>
    <w:rsid w:val="4AFB35B8"/>
    <w:rsid w:val="4AFEFAA5"/>
    <w:rsid w:val="4B138F86"/>
    <w:rsid w:val="4B597F08"/>
    <w:rsid w:val="4B96B4A5"/>
    <w:rsid w:val="4BBEF497"/>
    <w:rsid w:val="4CFF4172"/>
    <w:rsid w:val="4DDB9981"/>
    <w:rsid w:val="4E09D925"/>
    <w:rsid w:val="4E09E6B0"/>
    <w:rsid w:val="4E31D612"/>
    <w:rsid w:val="4E5F772C"/>
    <w:rsid w:val="4F3947E7"/>
    <w:rsid w:val="4FC2907E"/>
    <w:rsid w:val="4FE4D47D"/>
    <w:rsid w:val="50571F53"/>
    <w:rsid w:val="51010993"/>
    <w:rsid w:val="514A4041"/>
    <w:rsid w:val="51696C75"/>
    <w:rsid w:val="51F404DB"/>
    <w:rsid w:val="52A2B291"/>
    <w:rsid w:val="52AA4CC9"/>
    <w:rsid w:val="52BB7B12"/>
    <w:rsid w:val="52CE038F"/>
    <w:rsid w:val="53AA31F7"/>
    <w:rsid w:val="53C391AE"/>
    <w:rsid w:val="53C8623C"/>
    <w:rsid w:val="5470CD4E"/>
    <w:rsid w:val="54E46ED2"/>
    <w:rsid w:val="550DDD52"/>
    <w:rsid w:val="55140B71"/>
    <w:rsid w:val="5525B5F8"/>
    <w:rsid w:val="5546B339"/>
    <w:rsid w:val="559C0D21"/>
    <w:rsid w:val="55AC9FE0"/>
    <w:rsid w:val="56BA63E3"/>
    <w:rsid w:val="57CA88FB"/>
    <w:rsid w:val="57E2B0C8"/>
    <w:rsid w:val="58DFDB8B"/>
    <w:rsid w:val="58F28260"/>
    <w:rsid w:val="59847989"/>
    <w:rsid w:val="59C7CCFD"/>
    <w:rsid w:val="59DCF5AE"/>
    <w:rsid w:val="5A1049F1"/>
    <w:rsid w:val="5A6A4F67"/>
    <w:rsid w:val="5A77497D"/>
    <w:rsid w:val="5AD6C309"/>
    <w:rsid w:val="5B095BCC"/>
    <w:rsid w:val="5B121C4D"/>
    <w:rsid w:val="5B7F22B3"/>
    <w:rsid w:val="5B8B19B8"/>
    <w:rsid w:val="5BC16F43"/>
    <w:rsid w:val="5BC4ACD8"/>
    <w:rsid w:val="5D0FA001"/>
    <w:rsid w:val="5D34974D"/>
    <w:rsid w:val="5D3C3E2A"/>
    <w:rsid w:val="5DE8305C"/>
    <w:rsid w:val="5DE8B9C4"/>
    <w:rsid w:val="5E6FC7D1"/>
    <w:rsid w:val="5F51B1A0"/>
    <w:rsid w:val="5FBA6623"/>
    <w:rsid w:val="5FC19B76"/>
    <w:rsid w:val="5FFFF427"/>
    <w:rsid w:val="604397BC"/>
    <w:rsid w:val="604CF028"/>
    <w:rsid w:val="60EECDF9"/>
    <w:rsid w:val="6143B2F7"/>
    <w:rsid w:val="61FFF7A8"/>
    <w:rsid w:val="62741ADB"/>
    <w:rsid w:val="627A3A74"/>
    <w:rsid w:val="629CA74F"/>
    <w:rsid w:val="62E63EEE"/>
    <w:rsid w:val="62EC78CE"/>
    <w:rsid w:val="6366A0FD"/>
    <w:rsid w:val="6390072D"/>
    <w:rsid w:val="639E277E"/>
    <w:rsid w:val="63AEDF88"/>
    <w:rsid w:val="6400EBA9"/>
    <w:rsid w:val="6407BED5"/>
    <w:rsid w:val="641B6D65"/>
    <w:rsid w:val="6420CB12"/>
    <w:rsid w:val="646024AE"/>
    <w:rsid w:val="646C2FD2"/>
    <w:rsid w:val="653CB7EF"/>
    <w:rsid w:val="65446F5C"/>
    <w:rsid w:val="65848836"/>
    <w:rsid w:val="66111168"/>
    <w:rsid w:val="6756C924"/>
    <w:rsid w:val="679611CF"/>
    <w:rsid w:val="6799C562"/>
    <w:rsid w:val="67B9CF16"/>
    <w:rsid w:val="67E44E31"/>
    <w:rsid w:val="67E60F6B"/>
    <w:rsid w:val="6805F682"/>
    <w:rsid w:val="68FA401B"/>
    <w:rsid w:val="69789F32"/>
    <w:rsid w:val="69E9BF59"/>
    <w:rsid w:val="69F4D116"/>
    <w:rsid w:val="6A04F0CE"/>
    <w:rsid w:val="6B61E7CA"/>
    <w:rsid w:val="6C4CC208"/>
    <w:rsid w:val="6C6FA20C"/>
    <w:rsid w:val="6C7C797F"/>
    <w:rsid w:val="6CB3F347"/>
    <w:rsid w:val="6CCF50BD"/>
    <w:rsid w:val="6CF2026B"/>
    <w:rsid w:val="6D0084CA"/>
    <w:rsid w:val="6D0EFEE0"/>
    <w:rsid w:val="6D56DD0B"/>
    <w:rsid w:val="6D8C4DB4"/>
    <w:rsid w:val="6DF59F13"/>
    <w:rsid w:val="6E1B970D"/>
    <w:rsid w:val="6F8B6364"/>
    <w:rsid w:val="6FFE6F40"/>
    <w:rsid w:val="70524B5F"/>
    <w:rsid w:val="70B6FF9A"/>
    <w:rsid w:val="70C9B092"/>
    <w:rsid w:val="71089165"/>
    <w:rsid w:val="716FE185"/>
    <w:rsid w:val="72B4C46E"/>
    <w:rsid w:val="72C0FF2B"/>
    <w:rsid w:val="72EF66BF"/>
    <w:rsid w:val="73060F34"/>
    <w:rsid w:val="742A5817"/>
    <w:rsid w:val="74439142"/>
    <w:rsid w:val="7448DF07"/>
    <w:rsid w:val="7532E588"/>
    <w:rsid w:val="754434B4"/>
    <w:rsid w:val="75BAFD10"/>
    <w:rsid w:val="75E3A923"/>
    <w:rsid w:val="760DC38F"/>
    <w:rsid w:val="767CA5BE"/>
    <w:rsid w:val="783AFC2D"/>
    <w:rsid w:val="786C09E9"/>
    <w:rsid w:val="7935F4D8"/>
    <w:rsid w:val="798DA047"/>
    <w:rsid w:val="7996B098"/>
    <w:rsid w:val="79F66814"/>
    <w:rsid w:val="7BF1B5A3"/>
    <w:rsid w:val="7C3DE30C"/>
    <w:rsid w:val="7C508697"/>
    <w:rsid w:val="7C9DA031"/>
    <w:rsid w:val="7CA6E84F"/>
    <w:rsid w:val="7CB76031"/>
    <w:rsid w:val="7CCD1947"/>
    <w:rsid w:val="7D4902D6"/>
    <w:rsid w:val="7DDD025C"/>
    <w:rsid w:val="7E93B63F"/>
    <w:rsid w:val="7EBA48EF"/>
    <w:rsid w:val="7EC7C309"/>
    <w:rsid w:val="7EF6DA86"/>
    <w:rsid w:val="7EF86240"/>
    <w:rsid w:val="7EF97BD4"/>
    <w:rsid w:val="7F1A05E2"/>
    <w:rsid w:val="7FF3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07146"/>
  <w15:chartTrackingRefBased/>
  <w15:docId w15:val="{98C7C8DC-FE2B-4F35-BC75-8593D288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B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C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5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5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11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948A9"/>
    <w:pPr>
      <w:spacing w:after="0" w:line="240" w:lineRule="auto"/>
    </w:pPr>
    <w:rPr>
      <w:rFonts w:eastAsiaTheme="minorEastAsia"/>
      <w:kern w:val="0"/>
      <w:lang w:val="fr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Revision">
    <w:name w:val="Revision"/>
    <w:hidden/>
    <w:uiPriority w:val="99"/>
    <w:semiHidden/>
    <w:rsid w:val="008033A6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0B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627A3A7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27A3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CBF"/>
  </w:style>
  <w:style w:type="character" w:customStyle="1" w:styleId="ListParagraphChar">
    <w:name w:val="List Paragraph Char"/>
    <w:link w:val="ListParagraph"/>
    <w:uiPriority w:val="34"/>
    <w:locked/>
    <w:rsid w:val="008E5B87"/>
  </w:style>
  <w:style w:type="character" w:customStyle="1" w:styleId="fontstyle01">
    <w:name w:val="fontstyle01"/>
    <w:basedOn w:val="DefaultParagraphFont"/>
    <w:rsid w:val="0009042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90429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6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10.png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oter" Target="footer2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28" Type="http://schemas.openxmlformats.org/officeDocument/2006/relationships/image" Target="media/image8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footer" Target="footer1.xml"/><Relationship Id="rId27" Type="http://schemas.openxmlformats.org/officeDocument/2006/relationships/image" Target="media/image7.jpeg"/><Relationship Id="rId3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89e00266-c3d2-4410-a3b5-f1ae5de283a9">
      <Terms xmlns="http://schemas.microsoft.com/office/infopath/2007/PartnerControls"/>
    </lcf76f155ced4ddcb4097134ff3c332f>
    <TaxCatchAll xmlns="a69566d3-8712-42a9-a206-36b4f5354285" xsi:nil="true"/>
    <Open_x0020_with_x0020_Seclore xmlns="89e00266-c3d2-4410-a3b5-f1ae5de283a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58652C7B9DB41BE221E06BD5B3453" ma:contentTypeVersion="21" ma:contentTypeDescription="Create a new document." ma:contentTypeScope="" ma:versionID="97a694afc2e30d12ce45787d5fd8c437">
  <xsd:schema xmlns:xsd="http://www.w3.org/2001/XMLSchema" xmlns:xs="http://www.w3.org/2001/XMLSchema" xmlns:p="http://schemas.microsoft.com/office/2006/metadata/properties" xmlns:ns1="http://schemas.microsoft.com/sharepoint/v3" xmlns:ns2="89e00266-c3d2-4410-a3b5-f1ae5de283a9" xmlns:ns3="a69566d3-8712-42a9-a206-36b4f5354285" targetNamespace="http://schemas.microsoft.com/office/2006/metadata/properties" ma:root="true" ma:fieldsID="d6a6743051c3f94063216eb64a83953e" ns1:_="" ns2:_="" ns3:_="">
    <xsd:import namespace="http://schemas.microsoft.com/sharepoint/v3"/>
    <xsd:import namespace="89e00266-c3d2-4410-a3b5-f1ae5de283a9"/>
    <xsd:import namespace="a69566d3-8712-42a9-a206-36b4f53542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Open_x0020_with_x0020_Seclor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00266-c3d2-4410-a3b5-f1ae5de283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pen_x0020_with_x0020_Seclore" ma:index="25" nillable="true" ma:displayName="Open with Seclore" ma:hidden="true" ma:internalName="Open_x0020_with_x0020_Seclore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a955067c-4844-4e4f-970b-73b17f111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566d3-8712-42a9-a206-36b4f535428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2375b966-84be-4179-acfd-27ecea04e4af}" ma:internalName="TaxCatchAll" ma:showField="CatchAllData" ma:web="a69566d3-8712-42a9-a206-36b4f53542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CB3A8B-8A92-40FA-B8DD-FBA0AB4CBF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DB2657-9A65-41A8-8C0B-96573AB8E9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A0E84E-425A-4113-8409-980DAFD887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9e00266-c3d2-4410-a3b5-f1ae5de283a9"/>
    <ds:schemaRef ds:uri="a69566d3-8712-42a9-a206-36b4f5354285"/>
  </ds:schemaRefs>
</ds:datastoreItem>
</file>

<file path=customXml/itemProps4.xml><?xml version="1.0" encoding="utf-8"?>
<ds:datastoreItem xmlns:ds="http://schemas.openxmlformats.org/officeDocument/2006/customXml" ds:itemID="{2E305FCC-20C2-4A9C-8CE2-E24189C13B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e00266-c3d2-4410-a3b5-f1ae5de283a9"/>
    <ds:schemaRef ds:uri="a69566d3-8712-42a9-a206-36b4f53542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3403</Words>
  <Characters>19399</Characters>
  <Application>Microsoft Office Word</Application>
  <DocSecurity>0</DocSecurity>
  <Lines>161</Lines>
  <Paragraphs>45</Paragraphs>
  <ScaleCrop>false</ScaleCrop>
  <Company/>
  <LinksUpToDate>false</LinksUpToDate>
  <CharactersWithSpaces>22757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Narcisse Naia Embeke</dc:creator>
  <cp:keywords/>
  <dc:description/>
  <cp:lastModifiedBy>Emmanuel Kasigwa</cp:lastModifiedBy>
  <cp:revision>2</cp:revision>
  <dcterms:created xsi:type="dcterms:W3CDTF">2026-09-07T12:44:00Z</dcterms:created>
  <dcterms:modified xsi:type="dcterms:W3CDTF">2026-09-07T12:44:00Z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0x01010009C58652C7B9DB41BE221E06BD5B3453</vt:lpwstr>
  </property>
  <property fmtid="{D5CDD505-2E9C-101B-9397-08002B2CF9AE}" pid="3" name="MediaServiceImageTags">
    <vt:lpwstr/>
  </property>
</Properties>
</file>