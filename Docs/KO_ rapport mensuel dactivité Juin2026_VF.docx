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EBE6" w14:textId="6C6972B3" w:rsidR="005A0581" w:rsidRPr="00ED46C7" w:rsidRDefault="005A0581" w:rsidP="005A0581">
      <w:pPr>
        <w:rPr>
          <w:lang w:val="fr-FR"/>
        </w:rPr>
      </w:pPr>
      <w:r w:rsidRPr="00ED46C7">
        <w:rPr>
          <w:noProof/>
        </w:rPr>
        <mc:AlternateContent>
          <mc:Choice Requires="wpg">
            <w:drawing>
              <wp:anchor distT="0" distB="0" distL="114300" distR="114300" simplePos="0" relativeHeight="251658241" behindDoc="0" locked="0" layoutInCell="1" allowOverlap="1" wp14:anchorId="65D4BD1A" wp14:editId="2958693A">
                <wp:simplePos x="0" y="0"/>
                <wp:positionH relativeFrom="column">
                  <wp:posOffset>-2178050</wp:posOffset>
                </wp:positionH>
                <wp:positionV relativeFrom="paragraph">
                  <wp:posOffset>-2940050</wp:posOffset>
                </wp:positionV>
                <wp:extent cx="10411460" cy="12153900"/>
                <wp:effectExtent l="0" t="0" r="8890" b="0"/>
                <wp:wrapNone/>
                <wp:docPr id="327021679" name="Group 10"/>
                <wp:cNvGraphicFramePr/>
                <a:graphic xmlns:a="http://schemas.openxmlformats.org/drawingml/2006/main">
                  <a:graphicData uri="http://schemas.microsoft.com/office/word/2010/wordprocessingGroup">
                    <wpg:wgp>
                      <wpg:cNvGrpSpPr/>
                      <wpg:grpSpPr>
                        <a:xfrm>
                          <a:off x="0" y="0"/>
                          <a:ext cx="10411460" cy="12153900"/>
                          <a:chOff x="0" y="0"/>
                          <a:chExt cx="10412033" cy="12153900"/>
                        </a:xfrm>
                      </wpg:grpSpPr>
                      <wps:wsp>
                        <wps:cNvPr id="1961339838" name="Rectangle 1961339838"/>
                        <wps:cNvSpPr/>
                        <wps:spPr>
                          <a:xfrm>
                            <a:off x="1054100" y="10121900"/>
                            <a:ext cx="8042275" cy="20320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1079255156" name="Group 1079255156"/>
                        <wpg:cNvGrpSpPr/>
                        <wpg:grpSpPr>
                          <a:xfrm>
                            <a:off x="0" y="0"/>
                            <a:ext cx="10412033" cy="11048999"/>
                            <a:chOff x="0" y="0"/>
                            <a:chExt cx="10412033" cy="11048999"/>
                          </a:xfrm>
                        </wpg:grpSpPr>
                        <wps:wsp>
                          <wps:cNvPr id="488219683" name="Rectangle 488219683"/>
                          <wps:cNvSpPr/>
                          <wps:spPr>
                            <a:xfrm>
                              <a:off x="1146220" y="1893194"/>
                              <a:ext cx="8115300" cy="9155805"/>
                            </a:xfrm>
                            <a:prstGeom prst="rect">
                              <a:avLst/>
                            </a:prstGeom>
                            <a:solidFill>
                              <a:srgbClr val="DEEBF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399116827" name="Text Box 2"/>
                          <wps:cNvSpPr txBox="1">
                            <a:spLocks noChangeArrowheads="1"/>
                          </wps:cNvSpPr>
                          <wps:spPr bwMode="auto">
                            <a:xfrm>
                              <a:off x="2493955" y="6993226"/>
                              <a:ext cx="4339021" cy="2887374"/>
                            </a:xfrm>
                            <a:prstGeom prst="rect">
                              <a:avLst/>
                            </a:prstGeom>
                            <a:noFill/>
                            <a:ln w="9525">
                              <a:noFill/>
                              <a:miter lim="800000"/>
                            </a:ln>
                          </wps:spPr>
                          <wps:txbx>
                            <w:txbxContent>
                              <w:p w14:paraId="61CE58E9" w14:textId="0A2E6FCC" w:rsidR="005A0581" w:rsidRPr="00B6767B" w:rsidRDefault="00DB292F"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 :</w:t>
                                </w:r>
                                <w:r w:rsidR="005A0581" w:rsidRPr="00B6767B">
                                  <w:rPr>
                                    <w:b/>
                                    <w:color w:val="77206D" w:themeColor="accent5" w:themeShade="BF"/>
                                    <w:sz w:val="32"/>
                                    <w:szCs w:val="32"/>
                                    <w:lang w:val="fr-FR"/>
                                  </w:rPr>
                                  <w:t xml:space="preserve"> </w:t>
                                </w:r>
                              </w:p>
                              <w:p w14:paraId="4435D728" w14:textId="2AFC7BCA" w:rsidR="005A0581" w:rsidRPr="00B6767B" w:rsidRDefault="00AB1EC6"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w:t>
                                </w:r>
                                <w:r w:rsidR="005A0581" w:rsidRPr="00B6767B">
                                  <w:rPr>
                                    <w:b/>
                                    <w:color w:val="77206D" w:themeColor="accent5" w:themeShade="BF"/>
                                    <w:sz w:val="40"/>
                                    <w:szCs w:val="40"/>
                                    <w:lang w:val="fr-FR"/>
                                  </w:rPr>
                                  <w:t>, NUTRITION, MALARIA</w:t>
                                </w:r>
                                <w:r w:rsidR="005A0581" w:rsidRPr="00B6767B">
                                  <w:rPr>
                                    <w:b/>
                                    <w:color w:val="77206D" w:themeColor="accent5" w:themeShade="BF"/>
                                    <w:sz w:val="27"/>
                                    <w:szCs w:val="27"/>
                                    <w:lang w:val="fr-FR"/>
                                  </w:rPr>
                                  <w:t xml:space="preserve">, </w:t>
                                </w:r>
                              </w:p>
                              <w:p w14:paraId="769C574E" w14:textId="77777777" w:rsidR="005A0581" w:rsidRPr="00B6767B" w:rsidRDefault="005A0581" w:rsidP="005A0581">
                                <w:pPr>
                                  <w:spacing w:after="0" w:line="380" w:lineRule="exact"/>
                                  <w:rPr>
                                    <w:rFonts w:cs="Arial"/>
                                    <w:caps/>
                                    <w:color w:val="595959" w:themeColor="text1" w:themeTint="A6"/>
                                    <w:spacing w:val="20"/>
                                    <w:lang w:val="fr-FR"/>
                                  </w:rPr>
                                </w:pPr>
                              </w:p>
                              <w:p w14:paraId="66CE5234" w14:textId="77777777" w:rsidR="005A0581" w:rsidRPr="00B6767B" w:rsidRDefault="005A0581" w:rsidP="005A0581">
                                <w:pPr>
                                  <w:spacing w:after="0" w:line="380" w:lineRule="exact"/>
                                  <w:rPr>
                                    <w:color w:val="000000"/>
                                    <w:sz w:val="27"/>
                                    <w:szCs w:val="27"/>
                                    <w:lang w:val="fr-FR"/>
                                  </w:rPr>
                                </w:pPr>
                              </w:p>
                              <w:p w14:paraId="40038E7F" w14:textId="77777777" w:rsidR="005A0581" w:rsidRPr="00AB1EC6" w:rsidRDefault="005A0581" w:rsidP="005A0581">
                                <w:pPr>
                                  <w:spacing w:after="0" w:line="380" w:lineRule="exact"/>
                                  <w:rPr>
                                    <w:color w:val="000000"/>
                                    <w:sz w:val="27"/>
                                    <w:szCs w:val="27"/>
                                    <w:lang w:val="fr-FR"/>
                                  </w:rPr>
                                </w:pPr>
                              </w:p>
                              <w:p w14:paraId="7784E4AF" w14:textId="51B2EC21" w:rsidR="00CA096B" w:rsidRPr="00CA096B" w:rsidRDefault="005A0581" w:rsidP="005A0581">
                                <w:pPr>
                                  <w:spacing w:after="0" w:line="380" w:lineRule="exact"/>
                                  <w:rPr>
                                    <w:color w:val="000000"/>
                                    <w:sz w:val="27"/>
                                    <w:szCs w:val="27"/>
                                    <w:lang w:val="fr-FR"/>
                                  </w:rPr>
                                </w:pPr>
                                <w:r w:rsidRPr="008E639D">
                                  <w:rPr>
                                    <w:color w:val="000000"/>
                                    <w:sz w:val="27"/>
                                    <w:szCs w:val="27"/>
                                    <w:lang w:val="fr-FR"/>
                                  </w:rPr>
                                  <w:t>S</w:t>
                                </w:r>
                                <w:r w:rsidR="00CA096B" w:rsidRPr="008E639D">
                                  <w:rPr>
                                    <w:color w:val="000000"/>
                                    <w:sz w:val="27"/>
                                    <w:szCs w:val="27"/>
                                    <w:lang w:val="fr-FR"/>
                                  </w:rPr>
                                  <w:t xml:space="preserve">oumis par le CP </w:t>
                                </w:r>
                                <w:r w:rsidR="008E639D" w:rsidRPr="008E639D">
                                  <w:rPr>
                                    <w:color w:val="000000"/>
                                    <w:sz w:val="27"/>
                                    <w:szCs w:val="27"/>
                                    <w:lang w:val="fr-FR"/>
                                  </w:rPr>
                                  <w:t>Jean Michel MUTOMBO</w:t>
                                </w:r>
                              </w:p>
                              <w:p w14:paraId="034F6035" w14:textId="1BEA9567" w:rsidR="005A0581" w:rsidRPr="00B6767B" w:rsidRDefault="00CA096B" w:rsidP="005A0581">
                                <w:pPr>
                                  <w:spacing w:after="0" w:line="380" w:lineRule="exact"/>
                                  <w:rPr>
                                    <w:rFonts w:cs="Arial"/>
                                    <w:caps/>
                                    <w:color w:val="595959" w:themeColor="text1" w:themeTint="A6"/>
                                    <w:spacing w:val="20"/>
                                    <w:sz w:val="28"/>
                                    <w:szCs w:val="28"/>
                                  </w:rPr>
                                </w:pPr>
                                <w:r w:rsidRPr="009211DC">
                                  <w:rPr>
                                    <w:color w:val="000000"/>
                                    <w:sz w:val="27"/>
                                    <w:szCs w:val="27"/>
                                  </w:rPr>
                                  <w:t xml:space="preserve">Le </w:t>
                                </w:r>
                                <w:r w:rsidR="008E639D" w:rsidRPr="009211DC">
                                  <w:rPr>
                                    <w:color w:val="000000"/>
                                    <w:sz w:val="27"/>
                                    <w:szCs w:val="27"/>
                                  </w:rPr>
                                  <w:t>29</w:t>
                                </w:r>
                                <w:r w:rsidRPr="009211DC">
                                  <w:rPr>
                                    <w:color w:val="000000"/>
                                    <w:sz w:val="27"/>
                                    <w:szCs w:val="27"/>
                                  </w:rPr>
                                  <w:t>/</w:t>
                                </w:r>
                                <w:r w:rsidR="008E639D" w:rsidRPr="009211DC">
                                  <w:rPr>
                                    <w:color w:val="000000"/>
                                    <w:sz w:val="27"/>
                                    <w:szCs w:val="27"/>
                                  </w:rPr>
                                  <w:t>Juillet</w:t>
                                </w:r>
                                <w:r w:rsidRPr="009211DC">
                                  <w:rPr>
                                    <w:color w:val="000000"/>
                                    <w:sz w:val="27"/>
                                    <w:szCs w:val="27"/>
                                  </w:rPr>
                                  <w:t>/</w:t>
                                </w:r>
                                <w:r w:rsidR="005A0581" w:rsidRPr="00B6767B">
                                  <w:rPr>
                                    <w:color w:val="000000"/>
                                    <w:sz w:val="27"/>
                                    <w:szCs w:val="27"/>
                                  </w:rPr>
                                  <w:t>2026</w:t>
                                </w:r>
                              </w:p>
                              <w:p w14:paraId="172A7E70" w14:textId="77777777" w:rsidR="005A0581" w:rsidRPr="00B6767B" w:rsidRDefault="005A0581" w:rsidP="005A0581">
                                <w:pPr>
                                  <w:spacing w:after="0" w:line="380" w:lineRule="exact"/>
                                  <w:rPr>
                                    <w:rFonts w:cs="Arial"/>
                                    <w:caps/>
                                    <w:color w:val="595959" w:themeColor="text1" w:themeTint="A6"/>
                                    <w:spacing w:val="20"/>
                                    <w:sz w:val="28"/>
                                    <w:szCs w:val="28"/>
                                  </w:rPr>
                                </w:pPr>
                              </w:p>
                              <w:p w14:paraId="54415678" w14:textId="77777777" w:rsidR="005A0581" w:rsidRPr="00B6767B" w:rsidRDefault="005A0581" w:rsidP="005A0581">
                                <w:pPr>
                                  <w:spacing w:after="0" w:line="380" w:lineRule="exact"/>
                                  <w:rPr>
                                    <w:rFonts w:cs="Arial"/>
                                    <w:caps/>
                                    <w:color w:val="595959" w:themeColor="text1" w:themeTint="A6"/>
                                    <w:spacing w:val="20"/>
                                    <w:sz w:val="28"/>
                                    <w:szCs w:val="28"/>
                                  </w:rPr>
                                </w:pPr>
                              </w:p>
                              <w:p w14:paraId="699F2AE2" w14:textId="77777777" w:rsidR="005A0581" w:rsidRPr="00B6767B" w:rsidRDefault="005A0581" w:rsidP="005A0581">
                                <w:pPr>
                                  <w:spacing w:after="0" w:line="380" w:lineRule="exact"/>
                                  <w:rPr>
                                    <w:rFonts w:cs="Arial"/>
                                    <w:caps/>
                                    <w:color w:val="595959" w:themeColor="text1" w:themeTint="A6"/>
                                    <w:spacing w:val="20"/>
                                    <w:sz w:val="28"/>
                                    <w:szCs w:val="28"/>
                                  </w:rPr>
                                </w:pPr>
                              </w:p>
                              <w:p w14:paraId="1A3D1285" w14:textId="77777777" w:rsidR="005A0581" w:rsidRPr="00B6767B" w:rsidRDefault="005A0581" w:rsidP="005A0581">
                                <w:pPr>
                                  <w:spacing w:after="0" w:line="380" w:lineRule="exact"/>
                                  <w:rPr>
                                    <w:rFonts w:cs="Arial"/>
                                    <w:caps/>
                                    <w:color w:val="595959" w:themeColor="text1" w:themeTint="A6"/>
                                    <w:spacing w:val="20"/>
                                    <w:sz w:val="28"/>
                                    <w:szCs w:val="28"/>
                                  </w:rPr>
                                </w:pPr>
                              </w:p>
                              <w:p w14:paraId="33FC39CE" w14:textId="77777777" w:rsidR="005A0581" w:rsidRPr="00B6767B" w:rsidRDefault="005A0581" w:rsidP="005A0581">
                                <w:pPr>
                                  <w:spacing w:after="0" w:line="376" w:lineRule="auto"/>
                                  <w:rPr>
                                    <w:sz w:val="28"/>
                                    <w:szCs w:val="28"/>
                                  </w:rPr>
                                </w:pPr>
                              </w:p>
                              <w:p w14:paraId="6E42643B" w14:textId="77777777" w:rsidR="005A0581" w:rsidRPr="00B6767B" w:rsidRDefault="005A0581" w:rsidP="005A0581">
                                <w:pPr>
                                  <w:spacing w:after="0" w:line="376" w:lineRule="auto"/>
                                  <w:rPr>
                                    <w:sz w:val="28"/>
                                    <w:szCs w:val="28"/>
                                  </w:rPr>
                                </w:pPr>
                              </w:p>
                              <w:p w14:paraId="040C27D2" w14:textId="77777777" w:rsidR="005A0581" w:rsidRPr="00B6767B" w:rsidRDefault="005A0581" w:rsidP="005A0581">
                                <w:pPr>
                                  <w:spacing w:after="0" w:line="376" w:lineRule="auto"/>
                                  <w:rPr>
                                    <w:sz w:val="28"/>
                                    <w:szCs w:val="28"/>
                                  </w:rPr>
                                </w:pPr>
                              </w:p>
                              <w:p w14:paraId="6160447B" w14:textId="77777777" w:rsidR="005A0581" w:rsidRPr="00B6767B" w:rsidRDefault="005A0581" w:rsidP="005A0581">
                                <w:pPr>
                                  <w:spacing w:after="0" w:line="376" w:lineRule="auto"/>
                                  <w:rPr>
                                    <w:sz w:val="28"/>
                                    <w:szCs w:val="28"/>
                                  </w:rPr>
                                </w:pPr>
                              </w:p>
                              <w:p w14:paraId="45300E6E" w14:textId="77777777" w:rsidR="005A0581" w:rsidRPr="00B6767B" w:rsidRDefault="005A0581" w:rsidP="005A0581">
                                <w:pPr>
                                  <w:spacing w:after="0" w:line="376" w:lineRule="auto"/>
                                  <w:rPr>
                                    <w:sz w:val="28"/>
                                    <w:szCs w:val="28"/>
                                  </w:rPr>
                                </w:pPr>
                              </w:p>
                              <w:p w14:paraId="5FA67371" w14:textId="77777777" w:rsidR="005A0581" w:rsidRPr="00B6767B" w:rsidRDefault="005A0581" w:rsidP="005A0581">
                                <w:pPr>
                                  <w:spacing w:after="0" w:line="376" w:lineRule="auto"/>
                                  <w:rPr>
                                    <w:sz w:val="28"/>
                                    <w:szCs w:val="28"/>
                                  </w:rPr>
                                </w:pPr>
                              </w:p>
                              <w:p w14:paraId="0FA79BF5" w14:textId="77777777" w:rsidR="005A0581" w:rsidRPr="00B6767B" w:rsidRDefault="005A0581" w:rsidP="005A0581">
                                <w:pPr>
                                  <w:spacing w:after="0" w:line="376" w:lineRule="auto"/>
                                  <w:rPr>
                                    <w:sz w:val="28"/>
                                    <w:szCs w:val="28"/>
                                  </w:rPr>
                                </w:pPr>
                              </w:p>
                              <w:p w14:paraId="2C16BAAE"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5A0581" w:rsidRDefault="005A0581" w:rsidP="005A0581">
                                <w:pPr>
                                  <w:spacing w:after="0" w:line="376" w:lineRule="auto"/>
                                  <w:rPr>
                                    <w:sz w:val="28"/>
                                    <w:szCs w:val="28"/>
                                  </w:rPr>
                                </w:pPr>
                              </w:p>
                              <w:p w14:paraId="68C79BB2"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horz" wrap="square" lIns="91440" tIns="45720" rIns="91440" bIns="45720" anchor="t" anchorCtr="0">
                            <a:noAutofit/>
                          </wps:bodyPr>
                        </wps:wsp>
                        <wps:wsp>
                          <wps:cNvPr id="1701198421" name="Text Box 2"/>
                          <wps:cNvSpPr txBox="1">
                            <a:spLocks noChangeArrowheads="1"/>
                          </wps:cNvSpPr>
                          <wps:spPr bwMode="auto">
                            <a:xfrm>
                              <a:off x="2178170" y="4324350"/>
                              <a:ext cx="6496408" cy="1644650"/>
                            </a:xfrm>
                            <a:prstGeom prst="rect">
                              <a:avLst/>
                            </a:prstGeom>
                            <a:noFill/>
                            <a:ln w="9525">
                              <a:noFill/>
                              <a:miter lim="800000"/>
                            </a:ln>
                          </wps:spPr>
                          <wps:txbx>
                            <w:txbxContent>
                              <w:p w14:paraId="06C7D723" w14:textId="5FFE2214" w:rsidR="00CA096B" w:rsidRPr="00CA096B" w:rsidRDefault="00CA096B" w:rsidP="00CA096B">
                                <w:pPr>
                                  <w:spacing w:after="0" w:line="900" w:lineRule="exact"/>
                                  <w:rPr>
                                    <w:rFonts w:cs="Open Sans"/>
                                    <w:b/>
                                    <w:color w:val="476C8C"/>
                                    <w:sz w:val="72"/>
                                    <w:szCs w:val="72"/>
                                    <w:lang w:val="fr-FR"/>
                                  </w:rPr>
                                </w:pPr>
                                <w:r w:rsidRPr="00CA096B">
                                  <w:rPr>
                                    <w:rFonts w:cs="Open Sans"/>
                                    <w:b/>
                                    <w:color w:val="476C8C"/>
                                    <w:sz w:val="72"/>
                                    <w:szCs w:val="72"/>
                                    <w:lang w:val="fr-FR"/>
                                  </w:rPr>
                                  <w:t>[</w:t>
                                </w:r>
                                <w:r w:rsidR="00BF3EA7">
                                  <w:rPr>
                                    <w:rFonts w:cs="Open Sans"/>
                                    <w:b/>
                                    <w:color w:val="476C8C"/>
                                    <w:sz w:val="72"/>
                                    <w:szCs w:val="72"/>
                                    <w:lang w:val="fr-FR"/>
                                  </w:rPr>
                                  <w:t>KASAI ORIENTAL</w:t>
                                </w:r>
                                <w:r w:rsidRPr="00CA096B">
                                  <w:rPr>
                                    <w:rFonts w:cs="Open Sans"/>
                                    <w:b/>
                                    <w:color w:val="476C8C"/>
                                    <w:sz w:val="72"/>
                                    <w:szCs w:val="72"/>
                                    <w:lang w:val="fr-FR"/>
                                  </w:rPr>
                                  <w:t>]</w:t>
                                </w:r>
                                <w:r>
                                  <w:rPr>
                                    <w:rFonts w:cs="Open Sans"/>
                                    <w:b/>
                                    <w:color w:val="476C8C"/>
                                    <w:sz w:val="72"/>
                                    <w:szCs w:val="72"/>
                                    <w:lang w:val="fr-FR"/>
                                  </w:rPr>
                                  <w:t xml:space="preserve"> </w:t>
                                </w:r>
                              </w:p>
                              <w:p w14:paraId="1FE09846" w14:textId="1BF16C76" w:rsidR="005A0581" w:rsidRDefault="00270258" w:rsidP="005A0581">
                                <w:pPr>
                                  <w:spacing w:after="0" w:line="760" w:lineRule="exact"/>
                                  <w:rPr>
                                    <w:rFonts w:cs="Arial"/>
                                    <w:b/>
                                    <w:color w:val="476C8C"/>
                                    <w:sz w:val="64"/>
                                    <w:szCs w:val="64"/>
                                    <w:lang w:val="fr-FR"/>
                                  </w:rPr>
                                </w:pPr>
                                <w:r w:rsidRPr="00976D2A">
                                  <w:rPr>
                                    <w:rFonts w:cs="Arial"/>
                                    <w:b/>
                                    <w:color w:val="476C8C"/>
                                    <w:sz w:val="64"/>
                                    <w:szCs w:val="64"/>
                                    <w:lang w:val="fr-FR"/>
                                  </w:rPr>
                                  <w:t>RAPPORT MENSU</w:t>
                                </w:r>
                                <w:r w:rsidR="00CA096B">
                                  <w:rPr>
                                    <w:rFonts w:cs="Arial"/>
                                    <w:b/>
                                    <w:color w:val="476C8C"/>
                                    <w:sz w:val="64"/>
                                    <w:szCs w:val="64"/>
                                    <w:lang w:val="fr-FR"/>
                                  </w:rPr>
                                  <w:t>EL</w:t>
                                </w:r>
                                <w:r w:rsidRPr="00976D2A">
                                  <w:rPr>
                                    <w:rFonts w:cs="Arial"/>
                                    <w:b/>
                                    <w:color w:val="476C8C"/>
                                    <w:sz w:val="64"/>
                                    <w:szCs w:val="64"/>
                                    <w:lang w:val="fr-FR"/>
                                  </w:rPr>
                                  <w:t xml:space="preserve"> D</w:t>
                                </w:r>
                                <w:r w:rsidR="00976D2A">
                                  <w:rPr>
                                    <w:rFonts w:cs="Arial"/>
                                    <w:b/>
                                    <w:color w:val="476C8C"/>
                                    <w:sz w:val="64"/>
                                    <w:szCs w:val="64"/>
                                    <w:lang w:val="fr-FR"/>
                                  </w:rPr>
                                  <w:t>’</w:t>
                                </w:r>
                                <w:r w:rsidRPr="00976D2A">
                                  <w:rPr>
                                    <w:rFonts w:cs="Arial"/>
                                    <w:b/>
                                    <w:color w:val="476C8C"/>
                                    <w:sz w:val="64"/>
                                    <w:szCs w:val="64"/>
                                    <w:lang w:val="fr-FR"/>
                                  </w:rPr>
                                  <w:t>ACTIVITE</w:t>
                                </w:r>
                                <w:r w:rsidR="00976D2A" w:rsidRPr="00976D2A">
                                  <w:rPr>
                                    <w:rFonts w:cs="Arial"/>
                                    <w:b/>
                                    <w:color w:val="476C8C"/>
                                    <w:sz w:val="64"/>
                                    <w:szCs w:val="64"/>
                                    <w:lang w:val="fr-FR"/>
                                  </w:rPr>
                                  <w:t>S</w:t>
                                </w:r>
                              </w:p>
                              <w:p w14:paraId="3A74D692" w14:textId="2FA7F366" w:rsidR="00CA096B" w:rsidRPr="00976D2A" w:rsidRDefault="00CA096B" w:rsidP="005A0581">
                                <w:pPr>
                                  <w:spacing w:after="0" w:line="760" w:lineRule="exact"/>
                                  <w:rPr>
                                    <w:rFonts w:cs="Arial"/>
                                    <w:b/>
                                    <w:color w:val="476C8C"/>
                                    <w:sz w:val="64"/>
                                    <w:szCs w:val="64"/>
                                    <w:lang w:val="fr-FR"/>
                                  </w:rPr>
                                </w:pPr>
                                <w:r>
                                  <w:rPr>
                                    <w:rFonts w:cs="Arial"/>
                                    <w:b/>
                                    <w:color w:val="476C8C"/>
                                    <w:sz w:val="64"/>
                                    <w:szCs w:val="64"/>
                                    <w:lang w:val="fr-FR"/>
                                  </w:rPr>
                                  <w:t>Mois d</w:t>
                                </w:r>
                                <w:r w:rsidR="008E639D">
                                  <w:rPr>
                                    <w:rFonts w:cs="Arial"/>
                                    <w:b/>
                                    <w:color w:val="476C8C"/>
                                    <w:sz w:val="64"/>
                                    <w:szCs w:val="64"/>
                                    <w:lang w:val="fr-FR"/>
                                  </w:rPr>
                                  <w:t>e juin</w:t>
                                </w:r>
                                <w:r w:rsidRPr="008E639D">
                                  <w:rPr>
                                    <w:rFonts w:cs="Open Sans"/>
                                    <w:b/>
                                    <w:color w:val="476C8C"/>
                                    <w:sz w:val="72"/>
                                    <w:szCs w:val="72"/>
                                    <w:lang w:val="fr-FR"/>
                                  </w:rPr>
                                  <w:t xml:space="preserve"> 2026 </w:t>
                                </w:r>
                              </w:p>
                            </w:txbxContent>
                          </wps:txbx>
                          <wps:bodyPr rot="0" vert="horz" wrap="square" lIns="91440" tIns="45720" rIns="91440" bIns="45720" anchor="t" anchorCtr="0">
                            <a:noAutofit/>
                          </wps:bodyPr>
                        </wps:wsp>
                        <pic:pic xmlns:pic="http://schemas.openxmlformats.org/drawingml/2006/picture">
                          <pic:nvPicPr>
                            <pic:cNvPr id="1636348189" name="Picture 1636348189"/>
                            <pic:cNvPicPr>
                              <a:picLocks noChangeAspect="1"/>
                            </pic:cNvPicPr>
                          </pic:nvPicPr>
                          <pic:blipFill>
                            <a:blip r:embed="rId9">
                              <a:extLst>
                                <a:ext uri="{28A0092B-C50C-407E-A947-70E740481C1C}">
                                  <a14:useLocalDpi xmlns:a14="http://schemas.microsoft.com/office/drawing/2010/main" val="0"/>
                                </a:ext>
                              </a:extLst>
                            </a:blip>
                            <a:srcRect b="33081"/>
                            <a:stretch>
                              <a:fillRect/>
                            </a:stretch>
                          </pic:blipFill>
                          <pic:spPr>
                            <a:xfrm>
                              <a:off x="5943927" y="7651770"/>
                              <a:ext cx="4468106" cy="2989935"/>
                            </a:xfrm>
                            <a:prstGeom prst="rect">
                              <a:avLst/>
                            </a:prstGeom>
                            <a:noFill/>
                            <a:ln>
                              <a:noFill/>
                            </a:ln>
                          </pic:spPr>
                        </pic:pic>
                        <pic:pic xmlns:pic="http://schemas.openxmlformats.org/drawingml/2006/picture">
                          <pic:nvPicPr>
                            <pic:cNvPr id="738516905" name="Picture 73851690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4244340" cy="4229100"/>
                            </a:xfrm>
                            <a:prstGeom prst="rect">
                              <a:avLst/>
                            </a:prstGeom>
                            <a:noFill/>
                            <a:ln>
                              <a:noFill/>
                            </a:ln>
                          </pic:spPr>
                        </pic:pic>
                        <wps:wsp>
                          <wps:cNvPr id="922124176" name="Text Box 2"/>
                          <wps:cNvSpPr txBox="1">
                            <a:spLocks noChangeArrowheads="1"/>
                          </wps:cNvSpPr>
                          <wps:spPr bwMode="auto">
                            <a:xfrm>
                              <a:off x="5139769" y="2547991"/>
                              <a:ext cx="3338439" cy="1357040"/>
                            </a:xfrm>
                            <a:prstGeom prst="rect">
                              <a:avLst/>
                            </a:prstGeom>
                            <a:noFill/>
                            <a:ln w="9525">
                              <a:noFill/>
                              <a:miter lim="800000"/>
                            </a:ln>
                          </wps:spPr>
                          <wps:txbx>
                            <w:txbxContent>
                              <w:p w14:paraId="063E67EF" w14:textId="77777777" w:rsidR="005A0581" w:rsidRDefault="005A0581"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5A0581" w:rsidRDefault="005A0581" w:rsidP="005A0581">
                                <w:pPr>
                                  <w:spacing w:after="0" w:line="240" w:lineRule="exact"/>
                                  <w:jc w:val="right"/>
                                  <w:rPr>
                                    <w:rFonts w:cs="Arial"/>
                                    <w:b/>
                                    <w:bCs/>
                                    <w:caps/>
                                    <w:color w:val="808080" w:themeColor="background1" w:themeShade="80"/>
                                    <w:spacing w:val="20"/>
                                    <w:sz w:val="16"/>
                                    <w:szCs w:val="16"/>
                                  </w:rPr>
                                </w:pPr>
                              </w:p>
                              <w:p w14:paraId="03CCD275"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wps:txbx>
                          <wps:bodyPr rot="0" vert="horz" wrap="square" lIns="91440" tIns="45720" rIns="91440" bIns="45720" anchor="t" anchorCtr="0">
                            <a:noAutofit/>
                          </wps:bodyPr>
                        </wps:wsp>
                      </wpg:grpSp>
                    </wpg:wg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CF22F20">
              <v:group id="Group 10" style="position:absolute;margin-left:-171.5pt;margin-top:-231.5pt;width:819.8pt;height:957pt;z-index:251658241" coordsize="104120,121539" o:spid="_x0000_s1026" w14:anchorId="65D4BD1A"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">
                <v:rect id="Rectangle 1961339838" style="position:absolute;left:10541;top:101219;width:80422;height:20320;visibility:visible;mso-wrap-style:square;v-text-anchor:middle" o:spid="_x0000_s1027"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"/>
                <v:group id="Group 1079255156" style="position:absolute;width:104120;height:110489" coordsize="104120,110489"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">
                  <v:rect id="Rectangle 488219683" style="position:absolute;left:11462;top:18931;width:81153;height:91558;visibility:visible;mso-wrap-style:square;v-text-anchor:middle" o:spid="_x0000_s1029" fillcolor="#deebf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"/>
                  <v:shapetype id="_x0000_t202" coordsize="21600,21600" o:spt="202" path="m,l,21600r21600,l21600,xe">
                    <v:stroke joinstyle="miter"/>
                    <v:path gradientshapeok="t" o:connecttype="rect"/>
                  </v:shapetype>
                  <v:shape id="Text Box 2" style="position:absolute;left:24939;top:69932;width:43390;height:28874;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">
                    <v:textbox>
                      <w:txbxContent>
                        <w:p w:rsidRPr="00B6767B" w:rsidR="005A0581" w:rsidP="005A0581" w:rsidRDefault="00DB292F" w14:paraId="2C89ABFA" w14:textId="0A2E6FCC">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 :</w:t>
                          </w:r>
                          <w:r w:rsidRPr="00B6767B" w:rsidR="005A0581">
                            <w:rPr>
                              <w:b/>
                              <w:color w:val="77206D" w:themeColor="accent5" w:themeShade="BF"/>
                              <w:sz w:val="32"/>
                              <w:szCs w:val="32"/>
                              <w:lang w:val="fr-FR"/>
                            </w:rPr>
                            <w:t xml:space="preserve"> </w:t>
                          </w:r>
                        </w:p>
                        <w:p w:rsidRPr="00B6767B" w:rsidR="005A0581" w:rsidP="005A0581" w:rsidRDefault="00AB1EC6" w14:paraId="46E68A49" w14:textId="2AFC7BCA">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w:t>
                          </w:r>
                          <w:r w:rsidRPr="00B6767B" w:rsidR="005A0581">
                            <w:rPr>
                              <w:b/>
                              <w:color w:val="77206D" w:themeColor="accent5" w:themeShade="BF"/>
                              <w:sz w:val="40"/>
                              <w:szCs w:val="40"/>
                              <w:lang w:val="fr-FR"/>
                            </w:rPr>
                            <w:t>, NUTRITION, MALARIA</w:t>
                          </w:r>
                          <w:r w:rsidRPr="00B6767B" w:rsidR="005A0581">
                            <w:rPr>
                              <w:b/>
                              <w:color w:val="77206D" w:themeColor="accent5" w:themeShade="BF"/>
                              <w:sz w:val="27"/>
                              <w:szCs w:val="27"/>
                              <w:lang w:val="fr-FR"/>
                            </w:rPr>
                            <w:t xml:space="preserve">, </w:t>
                          </w:r>
                        </w:p>
                        <w:p w:rsidRPr="00B6767B" w:rsidR="005A0581" w:rsidP="005A0581" w:rsidRDefault="005A0581" w14:paraId="672A6659" w14:textId="77777777">
                          <w:pPr>
                            <w:spacing w:after="0" w:line="380" w:lineRule="exact"/>
                            <w:rPr>
                              <w:rFonts w:cs="Arial"/>
                              <w:caps/>
                              <w:color w:val="595959" w:themeColor="text1" w:themeTint="A6"/>
                              <w:spacing w:val="20"/>
                              <w:lang w:val="fr-FR"/>
                            </w:rPr>
                          </w:pPr>
                        </w:p>
                        <w:p w:rsidRPr="00B6767B" w:rsidR="005A0581" w:rsidP="005A0581" w:rsidRDefault="005A0581" w14:paraId="0A37501D" w14:textId="77777777">
                          <w:pPr>
                            <w:spacing w:after="0" w:line="380" w:lineRule="exact"/>
                            <w:rPr>
                              <w:color w:val="000000"/>
                              <w:sz w:val="27"/>
                              <w:szCs w:val="27"/>
                              <w:lang w:val="fr-FR"/>
                            </w:rPr>
                          </w:pPr>
                        </w:p>
                        <w:p w:rsidRPr="00AB1EC6" w:rsidR="005A0581" w:rsidP="005A0581" w:rsidRDefault="005A0581" w14:paraId="5DAB6C7B" w14:textId="77777777">
                          <w:pPr>
                            <w:spacing w:after="0" w:line="380" w:lineRule="exact"/>
                            <w:rPr>
                              <w:color w:val="000000"/>
                              <w:sz w:val="27"/>
                              <w:szCs w:val="27"/>
                              <w:lang w:val="fr-FR"/>
                            </w:rPr>
                          </w:pPr>
                        </w:p>
                        <w:p w:rsidRPr="00CA096B" w:rsidR="00CA096B" w:rsidP="005A0581" w:rsidRDefault="005A0581" w14:paraId="4EE02062" w14:textId="51B2EC21">
                          <w:pPr>
                            <w:spacing w:after="0" w:line="380" w:lineRule="exact"/>
                            <w:rPr>
                              <w:color w:val="000000"/>
                              <w:sz w:val="27"/>
                              <w:szCs w:val="27"/>
                              <w:lang w:val="fr-FR"/>
                            </w:rPr>
                          </w:pPr>
                          <w:r w:rsidRPr="008E639D">
                            <w:rPr>
                              <w:color w:val="000000"/>
                              <w:sz w:val="27"/>
                              <w:szCs w:val="27"/>
                              <w:lang w:val="fr-FR"/>
                            </w:rPr>
                            <w:t>S</w:t>
                          </w:r>
                          <w:r w:rsidRPr="008E639D" w:rsidR="00CA096B">
                            <w:rPr>
                              <w:color w:val="000000"/>
                              <w:sz w:val="27"/>
                              <w:szCs w:val="27"/>
                              <w:lang w:val="fr-FR"/>
                            </w:rPr>
                            <w:t xml:space="preserve">oumis par le CP </w:t>
                          </w:r>
                          <w:r w:rsidRPr="008E639D" w:rsidR="008E639D">
                            <w:rPr>
                              <w:color w:val="000000"/>
                              <w:sz w:val="27"/>
                              <w:szCs w:val="27"/>
                              <w:lang w:val="fr-FR"/>
                            </w:rPr>
                            <w:t>Jean Michel MUTOMBO</w:t>
                          </w:r>
                        </w:p>
                        <w:p w:rsidRPr="00B6767B" w:rsidR="005A0581" w:rsidP="005A0581" w:rsidRDefault="00CA096B" w14:paraId="4A3DDC70" w14:textId="1BEA9567">
                          <w:pPr>
                            <w:spacing w:after="0" w:line="380" w:lineRule="exact"/>
                            <w:rPr>
                              <w:rFonts w:cs="Arial"/>
                              <w:caps/>
                              <w:color w:val="595959" w:themeColor="text1" w:themeTint="A6"/>
                              <w:spacing w:val="20"/>
                              <w:sz w:val="28"/>
                              <w:szCs w:val="28"/>
                            </w:rPr>
                          </w:pPr>
                          <w:r w:rsidRPr="009211DC">
                            <w:rPr>
                              <w:color w:val="000000"/>
                              <w:sz w:val="27"/>
                              <w:szCs w:val="27"/>
                            </w:rPr>
                            <w:t xml:space="preserve">Le </w:t>
                          </w:r>
                          <w:r w:rsidRPr="009211DC" w:rsidR="008E639D">
                            <w:rPr>
                              <w:color w:val="000000"/>
                              <w:sz w:val="27"/>
                              <w:szCs w:val="27"/>
                            </w:rPr>
                            <w:t>29</w:t>
                          </w:r>
                          <w:r w:rsidRPr="009211DC">
                            <w:rPr>
                              <w:color w:val="000000"/>
                              <w:sz w:val="27"/>
                              <w:szCs w:val="27"/>
                            </w:rPr>
                            <w:t>/</w:t>
                          </w:r>
                          <w:r w:rsidRPr="009211DC" w:rsidR="008E639D">
                            <w:rPr>
                              <w:color w:val="000000"/>
                              <w:sz w:val="27"/>
                              <w:szCs w:val="27"/>
                            </w:rPr>
                            <w:t>Juillet</w:t>
                          </w:r>
                          <w:r w:rsidRPr="009211DC">
                            <w:rPr>
                              <w:color w:val="000000"/>
                              <w:sz w:val="27"/>
                              <w:szCs w:val="27"/>
                            </w:rPr>
                            <w:t>/</w:t>
                          </w:r>
                          <w:r w:rsidRPr="00B6767B" w:rsidR="005A0581">
                            <w:rPr>
                              <w:color w:val="000000"/>
                              <w:sz w:val="27"/>
                              <w:szCs w:val="27"/>
                            </w:rPr>
                            <w:t>2026</w:t>
                          </w:r>
                        </w:p>
                        <w:p w:rsidRPr="00B6767B" w:rsidR="005A0581" w:rsidP="005A0581" w:rsidRDefault="005A0581" w14:paraId="02EB378F" w14:textId="77777777">
                          <w:pPr>
                            <w:spacing w:after="0" w:line="380" w:lineRule="exact"/>
                            <w:rPr>
                              <w:rFonts w:cs="Arial"/>
                              <w:caps/>
                              <w:color w:val="595959" w:themeColor="text1" w:themeTint="A6"/>
                              <w:spacing w:val="20"/>
                              <w:sz w:val="28"/>
                              <w:szCs w:val="28"/>
                            </w:rPr>
                          </w:pPr>
                        </w:p>
                        <w:p w:rsidRPr="00B6767B" w:rsidR="005A0581" w:rsidP="005A0581" w:rsidRDefault="005A0581" w14:paraId="6A05A809" w14:textId="77777777">
                          <w:pPr>
                            <w:spacing w:after="0" w:line="380" w:lineRule="exact"/>
                            <w:rPr>
                              <w:rFonts w:cs="Arial"/>
                              <w:caps/>
                              <w:color w:val="595959" w:themeColor="text1" w:themeTint="A6"/>
                              <w:spacing w:val="20"/>
                              <w:sz w:val="28"/>
                              <w:szCs w:val="28"/>
                            </w:rPr>
                          </w:pPr>
                        </w:p>
                        <w:p w:rsidRPr="00B6767B" w:rsidR="005A0581" w:rsidP="005A0581" w:rsidRDefault="005A0581" w14:paraId="5A39BBE3" w14:textId="77777777">
                          <w:pPr>
                            <w:spacing w:after="0" w:line="380" w:lineRule="exact"/>
                            <w:rPr>
                              <w:rFonts w:cs="Arial"/>
                              <w:caps/>
                              <w:color w:val="595959" w:themeColor="text1" w:themeTint="A6"/>
                              <w:spacing w:val="20"/>
                              <w:sz w:val="28"/>
                              <w:szCs w:val="28"/>
                            </w:rPr>
                          </w:pPr>
                        </w:p>
                        <w:p w:rsidRPr="00B6767B" w:rsidR="005A0581" w:rsidP="005A0581" w:rsidRDefault="005A0581" w14:paraId="41C8F396" w14:textId="77777777">
                          <w:pPr>
                            <w:spacing w:after="0" w:line="380" w:lineRule="exact"/>
                            <w:rPr>
                              <w:rFonts w:cs="Arial"/>
                              <w:caps/>
                              <w:color w:val="595959" w:themeColor="text1" w:themeTint="A6"/>
                              <w:spacing w:val="20"/>
                              <w:sz w:val="28"/>
                              <w:szCs w:val="28"/>
                            </w:rPr>
                          </w:pPr>
                        </w:p>
                        <w:p w:rsidRPr="00B6767B" w:rsidR="005A0581" w:rsidP="005A0581" w:rsidRDefault="005A0581" w14:paraId="72A3D3EC" w14:textId="77777777">
                          <w:pPr>
                            <w:spacing w:after="0" w:line="376" w:lineRule="auto"/>
                            <w:rPr>
                              <w:sz w:val="28"/>
                              <w:szCs w:val="28"/>
                            </w:rPr>
                          </w:pPr>
                        </w:p>
                        <w:p w:rsidRPr="00B6767B" w:rsidR="005A0581" w:rsidP="005A0581" w:rsidRDefault="005A0581" w14:paraId="0D0B940D" w14:textId="77777777">
                          <w:pPr>
                            <w:spacing w:after="0" w:line="376" w:lineRule="auto"/>
                            <w:rPr>
                              <w:sz w:val="28"/>
                              <w:szCs w:val="28"/>
                            </w:rPr>
                          </w:pPr>
                        </w:p>
                        <w:p w:rsidRPr="00B6767B" w:rsidR="005A0581" w:rsidP="005A0581" w:rsidRDefault="005A0581" w14:paraId="0E27B00A" w14:textId="77777777">
                          <w:pPr>
                            <w:spacing w:after="0" w:line="376" w:lineRule="auto"/>
                            <w:rPr>
                              <w:sz w:val="28"/>
                              <w:szCs w:val="28"/>
                            </w:rPr>
                          </w:pPr>
                        </w:p>
                        <w:p w:rsidRPr="00B6767B" w:rsidR="005A0581" w:rsidP="005A0581" w:rsidRDefault="005A0581" w14:paraId="60061E4C" w14:textId="77777777">
                          <w:pPr>
                            <w:spacing w:after="0" w:line="376" w:lineRule="auto"/>
                            <w:rPr>
                              <w:sz w:val="28"/>
                              <w:szCs w:val="28"/>
                            </w:rPr>
                          </w:pPr>
                        </w:p>
                        <w:p w:rsidRPr="00B6767B" w:rsidR="005A0581" w:rsidP="005A0581" w:rsidRDefault="005A0581" w14:paraId="44EAFD9C" w14:textId="77777777">
                          <w:pPr>
                            <w:spacing w:after="0" w:line="376" w:lineRule="auto"/>
                            <w:rPr>
                              <w:sz w:val="28"/>
                              <w:szCs w:val="28"/>
                            </w:rPr>
                          </w:pPr>
                        </w:p>
                        <w:p w:rsidRPr="00B6767B" w:rsidR="005A0581" w:rsidP="005A0581" w:rsidRDefault="005A0581" w14:paraId="4B94D5A5" w14:textId="77777777">
                          <w:pPr>
                            <w:spacing w:after="0" w:line="376" w:lineRule="auto"/>
                            <w:rPr>
                              <w:sz w:val="28"/>
                              <w:szCs w:val="28"/>
                            </w:rPr>
                          </w:pPr>
                        </w:p>
                        <w:p w:rsidRPr="00B6767B" w:rsidR="005A0581" w:rsidP="005A0581" w:rsidRDefault="005A0581" w14:paraId="3DEEC669" w14:textId="77777777">
                          <w:pPr>
                            <w:spacing w:after="0" w:line="376" w:lineRule="auto"/>
                            <w:rPr>
                              <w:sz w:val="28"/>
                              <w:szCs w:val="28"/>
                            </w:rPr>
                          </w:pPr>
                        </w:p>
                        <w:p w:rsidR="005A0581" w:rsidP="005A0581" w:rsidRDefault="005A0581" w14:paraId="0F6A933D" w14:textId="77777777">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rsidR="005A0581" w:rsidP="005A0581" w:rsidRDefault="005A0581" w14:paraId="3656B9AB" w14:textId="77777777">
                          <w:pPr>
                            <w:spacing w:after="0" w:line="376" w:lineRule="auto"/>
                            <w:rPr>
                              <w:sz w:val="28"/>
                              <w:szCs w:val="28"/>
                            </w:rPr>
                          </w:pPr>
                        </w:p>
                        <w:p w:rsidR="005A0581" w:rsidP="005A0581" w:rsidRDefault="005A0581" w14:paraId="397B9949" w14:textId="77777777">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rsidR="005A0581" w:rsidP="005A0581" w:rsidRDefault="005A0581" w14:paraId="0399617A"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v:shape id="Text Box 2" style="position:absolute;left:21781;top:43243;width:64964;height:16447;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">
                    <v:textbox>
                      <w:txbxContent>
                        <w:p w:rsidRPr="00CA096B" w:rsidR="00CA096B" w:rsidP="00CA096B" w:rsidRDefault="00CA096B" w14:paraId="6574BD75" w14:textId="5FFE2214">
                          <w:pPr>
                            <w:spacing w:after="0" w:line="900" w:lineRule="exact"/>
                            <w:rPr>
                              <w:rFonts w:cs="Open Sans"/>
                              <w:b/>
                              <w:color w:val="476C8C"/>
                              <w:sz w:val="72"/>
                              <w:szCs w:val="72"/>
                              <w:lang w:val="fr-FR"/>
                            </w:rPr>
                          </w:pPr>
                          <w:r w:rsidRPr="00CA096B">
                            <w:rPr>
                              <w:rFonts w:cs="Open Sans"/>
                              <w:b/>
                              <w:color w:val="476C8C"/>
                              <w:sz w:val="72"/>
                              <w:szCs w:val="72"/>
                              <w:lang w:val="fr-FR"/>
                            </w:rPr>
                            <w:t>[</w:t>
                          </w:r>
                          <w:r w:rsidR="00BF3EA7">
                            <w:rPr>
                              <w:rFonts w:cs="Open Sans"/>
                              <w:b/>
                              <w:color w:val="476C8C"/>
                              <w:sz w:val="72"/>
                              <w:szCs w:val="72"/>
                              <w:lang w:val="fr-FR"/>
                            </w:rPr>
                            <w:t>KASAI ORIENTAL</w:t>
                          </w:r>
                          <w:r w:rsidRPr="00CA096B">
                            <w:rPr>
                              <w:rFonts w:cs="Open Sans"/>
                              <w:b/>
                              <w:color w:val="476C8C"/>
                              <w:sz w:val="72"/>
                              <w:szCs w:val="72"/>
                              <w:lang w:val="fr-FR"/>
                            </w:rPr>
                            <w:t>]</w:t>
                          </w:r>
                          <w:r>
                            <w:rPr>
                              <w:rFonts w:cs="Open Sans"/>
                              <w:b/>
                              <w:color w:val="476C8C"/>
                              <w:sz w:val="72"/>
                              <w:szCs w:val="72"/>
                              <w:lang w:val="fr-FR"/>
                            </w:rPr>
                            <w:t xml:space="preserve"> </w:t>
                          </w:r>
                        </w:p>
                        <w:p w:rsidR="005A0581" w:rsidP="005A0581" w:rsidRDefault="00270258" w14:paraId="77652EEA" w14:textId="1BF16C76">
                          <w:pPr>
                            <w:spacing w:after="0" w:line="760" w:lineRule="exact"/>
                            <w:rPr>
                              <w:rFonts w:cs="Arial"/>
                              <w:b/>
                              <w:color w:val="476C8C"/>
                              <w:sz w:val="64"/>
                              <w:szCs w:val="64"/>
                              <w:lang w:val="fr-FR"/>
                            </w:rPr>
                          </w:pPr>
                          <w:r w:rsidRPr="00976D2A">
                            <w:rPr>
                              <w:rFonts w:cs="Arial"/>
                              <w:b/>
                              <w:color w:val="476C8C"/>
                              <w:sz w:val="64"/>
                              <w:szCs w:val="64"/>
                              <w:lang w:val="fr-FR"/>
                            </w:rPr>
                            <w:t>RAPPORT MENSU</w:t>
                          </w:r>
                          <w:r w:rsidR="00CA096B">
                            <w:rPr>
                              <w:rFonts w:cs="Arial"/>
                              <w:b/>
                              <w:color w:val="476C8C"/>
                              <w:sz w:val="64"/>
                              <w:szCs w:val="64"/>
                              <w:lang w:val="fr-FR"/>
                            </w:rPr>
                            <w:t>EL</w:t>
                          </w:r>
                          <w:r w:rsidRPr="00976D2A">
                            <w:rPr>
                              <w:rFonts w:cs="Arial"/>
                              <w:b/>
                              <w:color w:val="476C8C"/>
                              <w:sz w:val="64"/>
                              <w:szCs w:val="64"/>
                              <w:lang w:val="fr-FR"/>
                            </w:rPr>
                            <w:t xml:space="preserve"> D</w:t>
                          </w:r>
                          <w:r w:rsidR="00976D2A">
                            <w:rPr>
                              <w:rFonts w:cs="Arial"/>
                              <w:b/>
                              <w:color w:val="476C8C"/>
                              <w:sz w:val="64"/>
                              <w:szCs w:val="64"/>
                              <w:lang w:val="fr-FR"/>
                            </w:rPr>
                            <w:t>’</w:t>
                          </w:r>
                          <w:r w:rsidRPr="00976D2A">
                            <w:rPr>
                              <w:rFonts w:cs="Arial"/>
                              <w:b/>
                              <w:color w:val="476C8C"/>
                              <w:sz w:val="64"/>
                              <w:szCs w:val="64"/>
                              <w:lang w:val="fr-FR"/>
                            </w:rPr>
                            <w:t>ACTIVITE</w:t>
                          </w:r>
                          <w:r w:rsidRPr="00976D2A" w:rsidR="00976D2A">
                            <w:rPr>
                              <w:rFonts w:cs="Arial"/>
                              <w:b/>
                              <w:color w:val="476C8C"/>
                              <w:sz w:val="64"/>
                              <w:szCs w:val="64"/>
                              <w:lang w:val="fr-FR"/>
                            </w:rPr>
                            <w:t>S</w:t>
                          </w:r>
                        </w:p>
                        <w:p w:rsidRPr="00976D2A" w:rsidR="00CA096B" w:rsidP="005A0581" w:rsidRDefault="00CA096B" w14:paraId="0349D5F4" w14:textId="2FA7F366">
                          <w:pPr>
                            <w:spacing w:after="0" w:line="760" w:lineRule="exact"/>
                            <w:rPr>
                              <w:rFonts w:cs="Arial"/>
                              <w:b/>
                              <w:color w:val="476C8C"/>
                              <w:sz w:val="64"/>
                              <w:szCs w:val="64"/>
                              <w:lang w:val="fr-FR"/>
                            </w:rPr>
                          </w:pPr>
                          <w:r>
                            <w:rPr>
                              <w:rFonts w:cs="Arial"/>
                              <w:b/>
                              <w:color w:val="476C8C"/>
                              <w:sz w:val="64"/>
                              <w:szCs w:val="64"/>
                              <w:lang w:val="fr-FR"/>
                            </w:rPr>
                            <w:t>Mois d</w:t>
                          </w:r>
                          <w:r w:rsidR="008E639D">
                            <w:rPr>
                              <w:rFonts w:cs="Arial"/>
                              <w:b/>
                              <w:color w:val="476C8C"/>
                              <w:sz w:val="64"/>
                              <w:szCs w:val="64"/>
                              <w:lang w:val="fr-FR"/>
                            </w:rPr>
                            <w:t>e juin</w:t>
                          </w:r>
                          <w:r w:rsidRPr="008E639D">
                            <w:rPr>
                              <w:rFonts w:cs="Open Sans"/>
                              <w:b/>
                              <w:color w:val="476C8C"/>
                              <w:sz w:val="72"/>
                              <w:szCs w:val="72"/>
                              <w:lang w:val="fr-FR"/>
                            </w:rPr>
                            <w:t xml:space="preserve"> 2026 </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36348189" style="position:absolute;left:59439;top:76517;width:44681;height:29900;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">
                    <v:imagedata cropbottom="21680f" o:title="" r:id="rId11"/>
                  </v:shape>
                  <v:shape id="Picture 738516905" style="position:absolute;width:42443;height:42291;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">
                    <v:imagedata o:title="" r:id="rId12"/>
                  </v:shape>
                  <v:shape id="Text Box 2" style="position:absolute;left:51397;top:25479;width:33385;height:13571;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">
                    <v:textbox>
                      <w:txbxContent>
                        <w:p w:rsidR="005A0581" w:rsidP="005A0581" w:rsidRDefault="005A0581" w14:paraId="70104C19" w14:textId="77777777">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rsidR="005A0581" w:rsidP="005A0581" w:rsidRDefault="005A0581" w14:paraId="45FB0818" w14:textId="77777777">
                          <w:pPr>
                            <w:spacing w:after="0" w:line="240" w:lineRule="exact"/>
                            <w:jc w:val="right"/>
                            <w:rPr>
                              <w:rFonts w:cs="Arial"/>
                              <w:b/>
                              <w:bCs/>
                              <w:caps/>
                              <w:color w:val="808080" w:themeColor="background1" w:themeShade="80"/>
                              <w:spacing w:val="20"/>
                              <w:sz w:val="16"/>
                              <w:szCs w:val="16"/>
                            </w:rPr>
                          </w:pPr>
                        </w:p>
                        <w:p w:rsidR="005A0581" w:rsidP="005A0581" w:rsidRDefault="005A0581" w14:paraId="7B7E00E0" w14:textId="77777777">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rsidR="005A0581" w:rsidP="005A0581" w:rsidRDefault="005A0581" w14:paraId="42990DAB" w14:textId="77777777">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v:textbox>
                  </v:shape>
                </v:group>
              </v:group>
            </w:pict>
          </mc:Fallback>
        </mc:AlternateContent>
      </w:r>
      <w:r w:rsidRPr="00ED46C7">
        <w:rPr>
          <w:noProof/>
        </w:rPr>
        <mc:AlternateContent>
          <mc:Choice Requires="wps">
            <w:drawing>
              <wp:anchor distT="0" distB="0" distL="114300" distR="114300" simplePos="0" relativeHeight="251658240" behindDoc="0" locked="0" layoutInCell="1" allowOverlap="1" wp14:anchorId="2D677E2A" wp14:editId="58282AD4">
                <wp:simplePos x="0" y="0"/>
                <wp:positionH relativeFrom="column">
                  <wp:posOffset>-2183130</wp:posOffset>
                </wp:positionH>
                <wp:positionV relativeFrom="paragraph">
                  <wp:posOffset>-2962910</wp:posOffset>
                </wp:positionV>
                <wp:extent cx="3201035" cy="927100"/>
                <wp:effectExtent l="0" t="0" r="0" b="6350"/>
                <wp:wrapNone/>
                <wp:docPr id="166677157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035" cy="927100"/>
                        </a:xfrm>
                        <a:prstGeom prst="rect">
                          <a:avLst/>
                        </a:prstGeom>
                        <a:noFill/>
                        <a:ln w="9525">
                          <a:noFill/>
                          <a:miter lim="800000"/>
                        </a:ln>
                      </wps:spPr>
                      <wps:txbx>
                        <w:txbxContent>
                          <w:p w14:paraId="50525C4E" w14:textId="77777777" w:rsidR="005A0581" w:rsidRDefault="005A0581" w:rsidP="005A0581">
                            <w:pPr>
                              <w:spacing w:after="0" w:line="380" w:lineRule="exact"/>
                              <w:rPr>
                                <w:sz w:val="28"/>
                                <w:szCs w:val="28"/>
                              </w:rPr>
                            </w:pPr>
                            <w:r>
                              <w:rPr>
                                <w:rFonts w:eastAsia="Arial" w:cs="Arial"/>
                                <w:smallCaps/>
                                <w:color w:val="595959"/>
                                <w:sz w:val="28"/>
                                <w:szCs w:val="28"/>
                              </w:rPr>
                              <w:t>PERIOD OF PERFORMANCE:</w:t>
                            </w:r>
                          </w:p>
                          <w:p w14:paraId="02AC0E0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5A0581" w:rsidRDefault="005A0581" w:rsidP="005A0581">
                            <w:pPr>
                              <w:spacing w:after="0" w:line="376" w:lineRule="auto"/>
                              <w:rPr>
                                <w:sz w:val="28"/>
                                <w:szCs w:val="28"/>
                              </w:rPr>
                            </w:pPr>
                          </w:p>
                          <w:p w14:paraId="6BA29870"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5A0581" w:rsidRDefault="005A0581" w:rsidP="005A0581">
                            <w:pPr>
                              <w:spacing w:after="0" w:line="376" w:lineRule="auto"/>
                              <w:rPr>
                                <w:sz w:val="28"/>
                                <w:szCs w:val="28"/>
                              </w:rPr>
                            </w:pPr>
                          </w:p>
                          <w:p w14:paraId="52226426"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3033C5D">
              <v:shape id="Text Box 9" style="position:absolute;margin-left:-171.9pt;margin-top:-233.3pt;width:252.05pt;height: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" w14:anchorId="2D677E2A">
                <v:textbox>
                  <w:txbxContent>
                    <w:p w:rsidR="005A0581" w:rsidP="005A0581" w:rsidRDefault="005A0581" w14:paraId="7455349D" w14:textId="77777777">
                      <w:pPr>
                        <w:spacing w:after="0" w:line="380" w:lineRule="exact"/>
                        <w:rPr>
                          <w:sz w:val="28"/>
                          <w:szCs w:val="28"/>
                        </w:rPr>
                      </w:pPr>
                      <w:r>
                        <w:rPr>
                          <w:rFonts w:eastAsia="Arial" w:cs="Arial"/>
                          <w:smallCaps/>
                          <w:color w:val="595959"/>
                          <w:sz w:val="28"/>
                          <w:szCs w:val="28"/>
                        </w:rPr>
                        <w:t>PERIOD OF PERFORMANCE:</w:t>
                      </w:r>
                    </w:p>
                    <w:p w:rsidR="005A0581" w:rsidP="005A0581" w:rsidRDefault="005A0581" w14:paraId="2A00797D"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rsidR="005A0581" w:rsidP="005A0581" w:rsidRDefault="005A0581" w14:paraId="049F31CB" w14:textId="77777777">
                      <w:pPr>
                        <w:spacing w:after="0" w:line="376" w:lineRule="auto"/>
                        <w:rPr>
                          <w:sz w:val="28"/>
                          <w:szCs w:val="28"/>
                        </w:rPr>
                      </w:pPr>
                    </w:p>
                    <w:p w:rsidR="005A0581" w:rsidP="005A0581" w:rsidRDefault="005A0581" w14:paraId="2D17604D" w14:textId="77777777">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rsidR="005A0581" w:rsidP="005A0581" w:rsidRDefault="005A0581" w14:paraId="53128261" w14:textId="77777777">
                      <w:pPr>
                        <w:spacing w:after="0" w:line="376" w:lineRule="auto"/>
                        <w:rPr>
                          <w:sz w:val="28"/>
                          <w:szCs w:val="28"/>
                        </w:rPr>
                      </w:pPr>
                    </w:p>
                    <w:p w:rsidR="005A0581" w:rsidP="005A0581" w:rsidRDefault="005A0581" w14:paraId="60BDCDFC" w14:textId="77777777">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rsidR="005A0581" w:rsidP="005A0581" w:rsidRDefault="005A0581" w14:paraId="2BAD9A9C"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w:pict>
          </mc:Fallback>
        </mc:AlternateContent>
      </w:r>
      <w:bookmarkStart w:id="0" w:name="_Hlk37156317"/>
      <w:r w:rsidRPr="00ED46C7">
        <w:rPr>
          <w:noProof/>
        </w:rPr>
        <w:drawing>
          <wp:inline distT="0" distB="0" distL="0" distR="0" wp14:anchorId="57CB1B43" wp14:editId="4FF79B5F">
            <wp:extent cx="5943600" cy="588010"/>
            <wp:effectExtent l="0" t="0" r="0" b="0"/>
            <wp:docPr id="774155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88010"/>
                    </a:xfrm>
                    <a:prstGeom prst="rect">
                      <a:avLst/>
                    </a:prstGeom>
                    <a:noFill/>
                    <a:ln>
                      <a:noFill/>
                    </a:ln>
                  </pic:spPr>
                </pic:pic>
              </a:graphicData>
            </a:graphic>
          </wp:inline>
        </w:drawing>
      </w:r>
      <w:r w:rsidRPr="00ED46C7">
        <w:rPr>
          <w:noProof/>
        </w:rPr>
        <w:drawing>
          <wp:inline distT="0" distB="0" distL="0" distR="0" wp14:anchorId="25E1C850" wp14:editId="5090A667">
            <wp:extent cx="762000" cy="514350"/>
            <wp:effectExtent l="0" t="0" r="0" b="0"/>
            <wp:docPr id="18683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514350"/>
                    </a:xfrm>
                    <a:prstGeom prst="rect">
                      <a:avLst/>
                    </a:prstGeom>
                    <a:noFill/>
                    <a:ln>
                      <a:noFill/>
                    </a:ln>
                  </pic:spPr>
                </pic:pic>
              </a:graphicData>
            </a:graphic>
          </wp:inline>
        </w:drawing>
      </w:r>
      <w:r w:rsidRPr="00ED46C7">
        <w:softHyphen/>
      </w:r>
    </w:p>
    <w:p w14:paraId="222AA621" w14:textId="77777777" w:rsidR="005A0581" w:rsidRPr="00ED46C7" w:rsidRDefault="005A0581" w:rsidP="005A0581">
      <w:pPr>
        <w:rPr>
          <w:lang w:val="fr-FR"/>
        </w:rPr>
      </w:pPr>
      <w:r w:rsidRPr="00ED46C7">
        <w:rPr>
          <w:lang w:val="fr-FR"/>
        </w:rPr>
        <w:softHyphen/>
      </w:r>
      <w:bookmarkEnd w:id="0"/>
    </w:p>
    <w:p w14:paraId="59341614" w14:textId="34DD01BF" w:rsidR="005A0581" w:rsidRPr="00ED46C7" w:rsidRDefault="005A0581" w:rsidP="005A0581">
      <w:pPr>
        <w:rPr>
          <w:lang w:val="fr-FR"/>
        </w:rPr>
      </w:pPr>
      <w:r w:rsidRPr="00ED46C7">
        <w:rPr>
          <w:noProof/>
        </w:rPr>
        <mc:AlternateContent>
          <mc:Choice Requires="wpg">
            <w:drawing>
              <wp:anchor distT="0" distB="0" distL="114300" distR="114300" simplePos="0" relativeHeight="251658242" behindDoc="0" locked="0" layoutInCell="1" allowOverlap="1" wp14:anchorId="765FE46D" wp14:editId="05FF794C">
                <wp:simplePos x="0" y="0"/>
                <wp:positionH relativeFrom="column">
                  <wp:posOffset>1270</wp:posOffset>
                </wp:positionH>
                <wp:positionV relativeFrom="paragraph">
                  <wp:posOffset>6608445</wp:posOffset>
                </wp:positionV>
                <wp:extent cx="6158230" cy="613410"/>
                <wp:effectExtent l="0" t="0" r="0" b="0"/>
                <wp:wrapNone/>
                <wp:docPr id="1478822368" name="Group 8"/>
                <wp:cNvGraphicFramePr/>
                <a:graphic xmlns:a="http://schemas.openxmlformats.org/drawingml/2006/main">
                  <a:graphicData uri="http://schemas.microsoft.com/office/word/2010/wordprocessingGroup">
                    <wpg:wgp>
                      <wpg:cNvGrpSpPr/>
                      <wpg:grpSpPr>
                        <a:xfrm>
                          <a:off x="0" y="0"/>
                          <a:ext cx="6158230" cy="613410"/>
                          <a:chOff x="0" y="0"/>
                          <a:chExt cx="6158805" cy="613410"/>
                        </a:xfrm>
                      </wpg:grpSpPr>
                      <pic:pic xmlns:pic="http://schemas.openxmlformats.org/drawingml/2006/picture">
                        <pic:nvPicPr>
                          <pic:cNvPr id="800441519" name="Picture 800441519"/>
                          <pic:cNvPicPr>
                            <a:picLocks noChangeAspect="1"/>
                          </pic:cNvPicPr>
                        </pic:nvPicPr>
                        <pic:blipFill>
                          <a:blip r:embed="rId15"/>
                          <a:srcRect/>
                          <a:stretch/>
                        </pic:blipFill>
                        <pic:spPr>
                          <a:xfrm>
                            <a:off x="4054415" y="103516"/>
                            <a:ext cx="2104390" cy="431165"/>
                          </a:xfrm>
                          <a:prstGeom prst="rect">
                            <a:avLst/>
                          </a:prstGeom>
                        </pic:spPr>
                      </pic:pic>
                      <pic:pic xmlns:pic="http://schemas.openxmlformats.org/drawingml/2006/picture">
                        <pic:nvPicPr>
                          <pic:cNvPr id="712724103" name="Picture 712724103" descr="A black background with a black square&#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5230" cy="613410"/>
                          </a:xfrm>
                          <a:prstGeom prst="rect">
                            <a:avLst/>
                          </a:prstGeom>
                        </pic:spPr>
                      </pic:pic>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91C43BC">
              <v:group id="Group 8" style="position:absolute;margin-left:.1pt;margin-top:520.35pt;width:484.9pt;height:48.3pt;z-index:251661312" coordsize="61588,6134" o:spid="_x0000_s1026" w14:anchorId="47F4D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">
                <v:shape id="Picture 800441519" style="position:absolute;left:40544;top:1035;width:21044;height:431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">
                  <v:imagedata o:title="" r:id="rId17"/>
                </v:shape>
                <v:shape id="Picture 712724103" style="position:absolute;width:24752;height:6134;visibility:visible;mso-wrap-style:square" alt="A black background with a black square&#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">
                  <v:imagedata o:title="A black background with a black square&#10;&#10;AI-generated content may be incorrect" r:id="rId18"/>
                </v:shape>
              </v:group>
            </w:pict>
          </mc:Fallback>
        </mc:AlternateContent>
      </w:r>
      <w:bookmarkStart w:id="1" w:name="_heading=h.35nkun2"/>
      <w:bookmarkEnd w:id="1"/>
      <w:r w:rsidRPr="00ED46C7">
        <w:rPr>
          <w:lang w:val="fr-FR"/>
        </w:rPr>
        <w:br w:type="page"/>
      </w:r>
    </w:p>
    <w:p w14:paraId="469E55CA" w14:textId="77777777" w:rsidR="00AD0B69" w:rsidRPr="00ED46C7" w:rsidRDefault="00AD0B69" w:rsidP="00AD0B69">
      <w:pPr>
        <w:rPr>
          <w:lang w:val="fr-FR"/>
        </w:rPr>
      </w:pPr>
      <w:r w:rsidRPr="00ED46C7">
        <w:rPr>
          <w:b/>
          <w:bCs/>
          <w:lang w:val="fr-FR"/>
        </w:rPr>
        <w:lastRenderedPageBreak/>
        <w:t>Table des matières</w:t>
      </w:r>
      <w:r w:rsidRPr="00ED46C7">
        <w:rPr>
          <w:lang w:val="fr-FR"/>
        </w:rPr>
        <w:t xml:space="preserve"> </w:t>
      </w:r>
    </w:p>
    <w:p w14:paraId="3E70D60D" w14:textId="0F85E827" w:rsidR="00AD0B69" w:rsidRPr="00ED46C7" w:rsidRDefault="00AD0B69">
      <w:pPr>
        <w:pStyle w:val="ListParagraph"/>
        <w:numPr>
          <w:ilvl w:val="0"/>
          <w:numId w:val="23"/>
        </w:numPr>
        <w:rPr>
          <w:lang w:val="fr-FR"/>
        </w:rPr>
      </w:pPr>
      <w:r w:rsidRPr="00ED46C7">
        <w:rPr>
          <w:lang w:val="fr-FR"/>
        </w:rPr>
        <w:t xml:space="preserve">Sigles et acronymes </w:t>
      </w:r>
    </w:p>
    <w:p w14:paraId="33697FF1" w14:textId="77777777" w:rsidR="00BD7508" w:rsidRPr="00ED46C7" w:rsidRDefault="00AD0B69">
      <w:pPr>
        <w:pStyle w:val="ListParagraph"/>
        <w:numPr>
          <w:ilvl w:val="0"/>
          <w:numId w:val="23"/>
        </w:numPr>
        <w:rPr>
          <w:lang w:val="fr-FR"/>
        </w:rPr>
      </w:pPr>
      <w:r w:rsidRPr="00ED46C7">
        <w:rPr>
          <w:lang w:val="fr-FR"/>
        </w:rPr>
        <w:t xml:space="preserve">Résumé exécutif </w:t>
      </w:r>
    </w:p>
    <w:p w14:paraId="547C031E" w14:textId="7A34248A" w:rsidR="00BD7508" w:rsidRPr="00ED46C7" w:rsidRDefault="00AD0B69">
      <w:pPr>
        <w:pStyle w:val="ListParagraph"/>
        <w:numPr>
          <w:ilvl w:val="1"/>
          <w:numId w:val="23"/>
        </w:numPr>
        <w:rPr>
          <w:lang w:val="fr-FR"/>
        </w:rPr>
      </w:pPr>
      <w:r w:rsidRPr="00ED46C7">
        <w:rPr>
          <w:lang w:val="fr-FR"/>
        </w:rPr>
        <w:t xml:space="preserve">Santé maternelle, néonatale et infantile </w:t>
      </w:r>
    </w:p>
    <w:p w14:paraId="1602FFDA" w14:textId="77777777" w:rsidR="003201AE" w:rsidRPr="00ED46C7" w:rsidRDefault="00AD0B69">
      <w:pPr>
        <w:pStyle w:val="ListParagraph"/>
        <w:numPr>
          <w:ilvl w:val="1"/>
          <w:numId w:val="23"/>
        </w:numPr>
        <w:rPr>
          <w:lang w:val="fr-FR"/>
        </w:rPr>
      </w:pPr>
      <w:r w:rsidRPr="00ED46C7">
        <w:rPr>
          <w:lang w:val="fr-FR"/>
        </w:rPr>
        <w:t>Nutrition</w:t>
      </w:r>
    </w:p>
    <w:p w14:paraId="356155BD" w14:textId="0D4E759F" w:rsidR="00AD0B69" w:rsidRPr="00ED46C7" w:rsidRDefault="00AD0B69">
      <w:pPr>
        <w:pStyle w:val="ListParagraph"/>
        <w:numPr>
          <w:ilvl w:val="1"/>
          <w:numId w:val="23"/>
        </w:numPr>
        <w:rPr>
          <w:lang w:val="fr-FR"/>
        </w:rPr>
      </w:pPr>
      <w:r w:rsidRPr="00ED46C7">
        <w:rPr>
          <w:lang w:val="fr-FR"/>
        </w:rPr>
        <w:t xml:space="preserve">Paludisme </w:t>
      </w:r>
    </w:p>
    <w:p w14:paraId="1B7A2644" w14:textId="77777777" w:rsidR="005B27C5" w:rsidRPr="00ED46C7" w:rsidRDefault="005B27C5">
      <w:pPr>
        <w:pStyle w:val="ListParagraph"/>
        <w:numPr>
          <w:ilvl w:val="1"/>
          <w:numId w:val="23"/>
        </w:numPr>
        <w:rPr>
          <w:lang w:val="fr-FR"/>
        </w:rPr>
      </w:pPr>
      <w:r w:rsidRPr="00ED46C7">
        <w:rPr>
          <w:lang w:val="fr-FR"/>
        </w:rPr>
        <w:t xml:space="preserve">Taux de réalisation des activités </w:t>
      </w:r>
    </w:p>
    <w:p w14:paraId="1EF79775" w14:textId="77777777" w:rsidR="005B27C5" w:rsidRPr="00ED46C7" w:rsidRDefault="005B27C5" w:rsidP="005B27C5">
      <w:pPr>
        <w:pStyle w:val="ListParagraph"/>
        <w:ind w:left="1080"/>
        <w:rPr>
          <w:lang w:val="fr-FR"/>
        </w:rPr>
      </w:pPr>
    </w:p>
    <w:p w14:paraId="72231165" w14:textId="56339FD2" w:rsidR="00AD0B69" w:rsidRPr="00ED46C7" w:rsidRDefault="00AD0B69" w:rsidP="00AD0B69">
      <w:pPr>
        <w:rPr>
          <w:lang w:val="fr-FR"/>
        </w:rPr>
      </w:pPr>
      <w:r w:rsidRPr="00ED46C7">
        <w:rPr>
          <w:b/>
          <w:bCs/>
          <w:lang w:val="fr-FR"/>
        </w:rPr>
        <w:t xml:space="preserve">I. Résultats clés par objectif et par domaine technique </w:t>
      </w:r>
    </w:p>
    <w:p w14:paraId="52ADAAC6" w14:textId="0702D868" w:rsidR="00AD0B69" w:rsidRPr="00ED46C7" w:rsidRDefault="00AD0B69" w:rsidP="00AD0B69">
      <w:pPr>
        <w:rPr>
          <w:lang w:val="fr-FR"/>
        </w:rPr>
      </w:pPr>
      <w:r w:rsidRPr="00ED46C7">
        <w:rPr>
          <w:b/>
          <w:bCs/>
          <w:lang w:val="fr-FR"/>
        </w:rPr>
        <w:t xml:space="preserve">II. </w:t>
      </w:r>
      <w:r w:rsidR="007104A4" w:rsidRPr="00ED46C7">
        <w:rPr>
          <w:b/>
          <w:bCs/>
          <w:lang w:val="fr-FR"/>
        </w:rPr>
        <w:t>Coordination du programme et engagement des parties prenantes</w:t>
      </w:r>
      <w:r w:rsidRPr="00ED46C7">
        <w:rPr>
          <w:b/>
          <w:bCs/>
          <w:lang w:val="fr-FR"/>
        </w:rPr>
        <w:t xml:space="preserve"> </w:t>
      </w:r>
    </w:p>
    <w:p w14:paraId="0F6670E6" w14:textId="08212D1F" w:rsidR="00847D32" w:rsidRPr="00ED46C7" w:rsidRDefault="00AD0B69" w:rsidP="00AD0B69">
      <w:pPr>
        <w:rPr>
          <w:b/>
          <w:bCs/>
          <w:lang w:val="fr-FR"/>
        </w:rPr>
      </w:pPr>
      <w:r w:rsidRPr="00ED46C7">
        <w:rPr>
          <w:b/>
          <w:bCs/>
          <w:lang w:val="fr-FR"/>
        </w:rPr>
        <w:t>II</w:t>
      </w:r>
      <w:r w:rsidR="00847D32" w:rsidRPr="00ED46C7">
        <w:rPr>
          <w:b/>
          <w:bCs/>
          <w:lang w:val="fr-FR"/>
        </w:rPr>
        <w:t>I</w:t>
      </w:r>
      <w:r w:rsidRPr="00ED46C7">
        <w:rPr>
          <w:b/>
          <w:bCs/>
          <w:lang w:val="fr-FR"/>
        </w:rPr>
        <w:t xml:space="preserve">. Histoires de </w:t>
      </w:r>
      <w:r w:rsidR="00847D32" w:rsidRPr="00ED46C7">
        <w:rPr>
          <w:b/>
          <w:bCs/>
          <w:lang w:val="fr-FR"/>
        </w:rPr>
        <w:t>succès et le</w:t>
      </w:r>
      <w:r w:rsidR="009D237F" w:rsidRPr="00ED46C7">
        <w:rPr>
          <w:b/>
          <w:bCs/>
          <w:lang w:val="fr-FR"/>
        </w:rPr>
        <w:t>ç</w:t>
      </w:r>
      <w:r w:rsidR="00847D32" w:rsidRPr="00ED46C7">
        <w:rPr>
          <w:b/>
          <w:bCs/>
          <w:lang w:val="fr-FR"/>
        </w:rPr>
        <w:t xml:space="preserve">ons apprises </w:t>
      </w:r>
      <w:r w:rsidRPr="00ED46C7">
        <w:rPr>
          <w:b/>
          <w:bCs/>
          <w:lang w:val="fr-FR"/>
        </w:rPr>
        <w:t xml:space="preserve"> </w:t>
      </w:r>
    </w:p>
    <w:p w14:paraId="7BB928C5" w14:textId="77777777" w:rsidR="00847D32" w:rsidRPr="00ED46C7" w:rsidRDefault="00847D32" w:rsidP="00AD0B69">
      <w:pPr>
        <w:rPr>
          <w:b/>
          <w:bCs/>
          <w:lang w:val="fr-FR"/>
        </w:rPr>
      </w:pPr>
      <w:r w:rsidRPr="00ED46C7">
        <w:rPr>
          <w:b/>
          <w:bCs/>
          <w:lang w:val="fr-FR"/>
        </w:rPr>
        <w:t>I</w:t>
      </w:r>
      <w:r w:rsidR="00AD0B69" w:rsidRPr="00ED46C7">
        <w:rPr>
          <w:b/>
          <w:bCs/>
          <w:lang w:val="fr-FR"/>
        </w:rPr>
        <w:t xml:space="preserve">V. Défis </w:t>
      </w:r>
    </w:p>
    <w:p w14:paraId="08001426" w14:textId="759C5D10" w:rsidR="00AD0B69" w:rsidRPr="00ED46C7" w:rsidRDefault="00AD0B69" w:rsidP="00750232">
      <w:pPr>
        <w:tabs>
          <w:tab w:val="num" w:pos="720"/>
        </w:tabs>
        <w:rPr>
          <w:lang w:val="fr-FR"/>
        </w:rPr>
      </w:pPr>
      <w:r w:rsidRPr="00ED46C7">
        <w:rPr>
          <w:b/>
          <w:bCs/>
          <w:lang w:val="fr-FR"/>
        </w:rPr>
        <w:t>V. Activités prioritaires pour le</w:t>
      </w:r>
      <w:r w:rsidR="00847D32" w:rsidRPr="00ED46C7">
        <w:rPr>
          <w:b/>
          <w:bCs/>
          <w:lang w:val="fr-FR"/>
        </w:rPr>
        <w:t xml:space="preserve"> prochain</w:t>
      </w:r>
      <w:r w:rsidRPr="00ED46C7">
        <w:rPr>
          <w:b/>
          <w:bCs/>
          <w:lang w:val="fr-FR"/>
        </w:rPr>
        <w:t xml:space="preserve"> mois </w:t>
      </w:r>
    </w:p>
    <w:p w14:paraId="2003465F" w14:textId="3151D5A9" w:rsidR="42D05F91" w:rsidRPr="00ED46C7" w:rsidRDefault="00AD0B69" w:rsidP="42D05F91">
      <w:pPr>
        <w:rPr>
          <w:lang w:val="fr-FR"/>
        </w:rPr>
      </w:pPr>
      <w:r w:rsidRPr="00ED46C7">
        <w:rPr>
          <w:b/>
          <w:bCs/>
          <w:lang w:val="fr-FR"/>
        </w:rPr>
        <w:t xml:space="preserve">Annexe A : Matrice de suivi et d’évaluation des performances </w:t>
      </w:r>
    </w:p>
    <w:p w14:paraId="6E4F77CE" w14:textId="414100F4" w:rsidR="28969FBC" w:rsidRPr="00ED46C7" w:rsidRDefault="28969FBC" w:rsidP="0EB0F78D">
      <w:pPr>
        <w:rPr>
          <w:b/>
          <w:bCs/>
          <w:lang w:val="fr-FR"/>
        </w:rPr>
      </w:pPr>
      <w:r w:rsidRPr="00ED46C7">
        <w:rPr>
          <w:b/>
          <w:bCs/>
          <w:lang w:val="fr-FR"/>
        </w:rPr>
        <w:t xml:space="preserve">Annexe B: Photos de mise en oeuvre </w:t>
      </w:r>
    </w:p>
    <w:p w14:paraId="36B0540D" w14:textId="3FDCC308" w:rsidR="0EB0F78D" w:rsidRPr="00ED46C7" w:rsidRDefault="0EB0F78D">
      <w:pPr>
        <w:rPr>
          <w:lang w:val="fr-FR"/>
        </w:rPr>
      </w:pPr>
    </w:p>
    <w:p w14:paraId="6491719D" w14:textId="5B4A1067" w:rsidR="0EB0F78D" w:rsidRPr="00ED46C7" w:rsidRDefault="0EB0F78D">
      <w:pPr>
        <w:rPr>
          <w:lang w:val="fr-FR"/>
        </w:rPr>
      </w:pPr>
    </w:p>
    <w:p w14:paraId="3D41B36E" w14:textId="6CFACC67" w:rsidR="0EB0F78D" w:rsidRPr="00ED46C7" w:rsidRDefault="0EB0F78D" w:rsidP="0EB0F78D">
      <w:pPr>
        <w:rPr>
          <w:b/>
          <w:bCs/>
          <w:lang w:val="fr-FR"/>
        </w:rPr>
      </w:pPr>
    </w:p>
    <w:p w14:paraId="08EABBD8" w14:textId="6E5D8980" w:rsidR="003A332B" w:rsidRPr="00ED46C7" w:rsidRDefault="003A332B" w:rsidP="005A0581">
      <w:pPr>
        <w:rPr>
          <w:lang w:val="fr-FR"/>
        </w:rPr>
      </w:pPr>
    </w:p>
    <w:p w14:paraId="2F31AB6F" w14:textId="77777777" w:rsidR="001D7BD1" w:rsidRPr="00ED46C7" w:rsidRDefault="001D7BD1" w:rsidP="00C928B2">
      <w:pPr>
        <w:rPr>
          <w:b/>
          <w:bCs/>
          <w:lang w:val="fr-FR"/>
        </w:rPr>
      </w:pPr>
    </w:p>
    <w:p w14:paraId="52362B18" w14:textId="77777777" w:rsidR="00567FBF" w:rsidRPr="00ED46C7" w:rsidRDefault="00567FBF">
      <w:pPr>
        <w:rPr>
          <w:lang w:val="fr-FR"/>
        </w:rPr>
      </w:pPr>
    </w:p>
    <w:p w14:paraId="01767F4E" w14:textId="77777777" w:rsidR="00567FBF" w:rsidRPr="00ED46C7" w:rsidRDefault="00567FBF">
      <w:pPr>
        <w:rPr>
          <w:lang w:val="fr-FR"/>
        </w:rPr>
      </w:pPr>
    </w:p>
    <w:p w14:paraId="7416A746" w14:textId="77777777" w:rsidR="00567FBF" w:rsidRPr="00ED46C7" w:rsidRDefault="00567FBF">
      <w:pPr>
        <w:rPr>
          <w:lang w:val="fr-FR"/>
        </w:rPr>
      </w:pPr>
    </w:p>
    <w:p w14:paraId="63F059C0" w14:textId="77777777" w:rsidR="00F154CF" w:rsidRPr="00ED46C7" w:rsidRDefault="00F154CF">
      <w:pPr>
        <w:rPr>
          <w:lang w:val="fr-FR"/>
        </w:rPr>
      </w:pPr>
    </w:p>
    <w:p w14:paraId="77E80F48" w14:textId="77777777" w:rsidR="00F154CF" w:rsidRPr="00ED46C7" w:rsidRDefault="00F154CF">
      <w:pPr>
        <w:rPr>
          <w:lang w:val="fr-FR"/>
        </w:rPr>
      </w:pPr>
    </w:p>
    <w:p w14:paraId="23D985FB" w14:textId="77777777" w:rsidR="00F154CF" w:rsidRPr="00ED46C7" w:rsidRDefault="00F154CF">
      <w:pPr>
        <w:rPr>
          <w:lang w:val="fr-FR"/>
        </w:rPr>
      </w:pPr>
    </w:p>
    <w:p w14:paraId="297F7DEC" w14:textId="77777777" w:rsidR="00567FBF" w:rsidRPr="00ED46C7" w:rsidRDefault="00567FBF">
      <w:pPr>
        <w:rPr>
          <w:lang w:val="fr-FR"/>
        </w:rPr>
      </w:pPr>
    </w:p>
    <w:p w14:paraId="177B83E2" w14:textId="77777777" w:rsidR="00567FBF" w:rsidRPr="00ED46C7" w:rsidRDefault="00567FBF">
      <w:pPr>
        <w:rPr>
          <w:lang w:val="fr-FR"/>
        </w:rPr>
      </w:pPr>
    </w:p>
    <w:p w14:paraId="3E0C526D" w14:textId="77777777" w:rsidR="00136B32" w:rsidRPr="00ED46C7" w:rsidRDefault="00136B32">
      <w:pPr>
        <w:pStyle w:val="ListParagraph"/>
        <w:numPr>
          <w:ilvl w:val="0"/>
          <w:numId w:val="24"/>
        </w:numPr>
        <w:rPr>
          <w:b/>
          <w:bCs/>
          <w:lang w:val="fr-FR"/>
        </w:rPr>
      </w:pPr>
      <w:r w:rsidRPr="00ED46C7">
        <w:rPr>
          <w:b/>
          <w:bCs/>
          <w:lang w:val="fr-FR"/>
        </w:rPr>
        <w:lastRenderedPageBreak/>
        <w:t xml:space="preserve">Sigles et acronymes </w:t>
      </w:r>
    </w:p>
    <w:p w14:paraId="59855718" w14:textId="115EBCFF" w:rsidR="00DF5B70" w:rsidRPr="00ED46C7" w:rsidRDefault="00DF5B70" w:rsidP="00DF5B70">
      <w:pPr>
        <w:spacing w:after="0" w:line="240" w:lineRule="auto"/>
        <w:rPr>
          <w:lang w:val="fr-FR"/>
        </w:rPr>
      </w:pPr>
      <w:r w:rsidRPr="00ED46C7">
        <w:rPr>
          <w:lang w:val="fr-FR"/>
        </w:rPr>
        <w:t>ACF</w:t>
      </w:r>
      <w:r w:rsidRPr="00ED46C7">
        <w:rPr>
          <w:lang w:val="fr-FR"/>
        </w:rPr>
        <w:tab/>
        <w:t xml:space="preserve">                                            Action Contre la Faim</w:t>
      </w:r>
    </w:p>
    <w:p w14:paraId="6B6B22FC" w14:textId="77777777" w:rsidR="00DF5B70" w:rsidRPr="00ED46C7" w:rsidRDefault="00DF5B70" w:rsidP="00DF5B70">
      <w:pPr>
        <w:spacing w:after="0" w:line="240" w:lineRule="auto"/>
        <w:rPr>
          <w:lang w:val="fr-FR"/>
        </w:rPr>
      </w:pPr>
      <w:r w:rsidRPr="00ED46C7">
        <w:rPr>
          <w:lang w:val="fr-FR"/>
        </w:rPr>
        <w:t xml:space="preserve">AME </w:t>
      </w:r>
      <w:r w:rsidRPr="00ED46C7">
        <w:rPr>
          <w:lang w:val="fr-FR"/>
        </w:rPr>
        <w:tab/>
      </w:r>
      <w:r w:rsidRPr="00ED46C7">
        <w:rPr>
          <w:lang w:val="fr-FR"/>
        </w:rPr>
        <w:tab/>
      </w:r>
      <w:r w:rsidRPr="00ED46C7">
        <w:rPr>
          <w:lang w:val="fr-FR"/>
        </w:rPr>
        <w:tab/>
      </w:r>
      <w:r w:rsidRPr="00ED46C7">
        <w:rPr>
          <w:lang w:val="fr-FR"/>
        </w:rPr>
        <w:tab/>
        <w:t>Allaitement Maternel Exclusif</w:t>
      </w:r>
    </w:p>
    <w:p w14:paraId="082A13A3" w14:textId="77777777" w:rsidR="00DF5B70" w:rsidRPr="00ED46C7" w:rsidRDefault="00DF5B70" w:rsidP="00DF5B70">
      <w:pPr>
        <w:spacing w:after="0" w:line="240" w:lineRule="auto"/>
        <w:rPr>
          <w:lang w:val="fr-FR"/>
        </w:rPr>
      </w:pPr>
      <w:r w:rsidRPr="00ED46C7">
        <w:rPr>
          <w:lang w:val="fr-FR"/>
        </w:rPr>
        <w:t>ANJE</w:t>
      </w:r>
      <w:r w:rsidRPr="00ED46C7">
        <w:rPr>
          <w:lang w:val="fr-FR"/>
        </w:rPr>
        <w:tab/>
      </w:r>
      <w:r w:rsidRPr="00ED46C7">
        <w:rPr>
          <w:lang w:val="fr-FR"/>
        </w:rPr>
        <w:tab/>
      </w:r>
      <w:r w:rsidRPr="00ED46C7">
        <w:rPr>
          <w:lang w:val="fr-FR"/>
        </w:rPr>
        <w:tab/>
        <w:t xml:space="preserve">               Alimentation du Nourrisson et du Jeune Enfant.</w:t>
      </w:r>
    </w:p>
    <w:p w14:paraId="514011E1" w14:textId="77777777" w:rsidR="00DF5B70" w:rsidRPr="00ED46C7" w:rsidRDefault="00DF5B70" w:rsidP="00DF5B70">
      <w:pPr>
        <w:spacing w:after="0" w:line="240" w:lineRule="auto"/>
        <w:ind w:left="2880" w:hanging="2880"/>
        <w:rPr>
          <w:lang w:val="fr-FR"/>
        </w:rPr>
      </w:pPr>
      <w:r w:rsidRPr="00ED46C7">
        <w:rPr>
          <w:lang w:val="fr-FR"/>
        </w:rPr>
        <w:t>AS</w:t>
      </w:r>
      <w:r w:rsidRPr="00ED46C7">
        <w:rPr>
          <w:lang w:val="fr-FR"/>
        </w:rPr>
        <w:tab/>
        <w:t xml:space="preserve">Aire de Santé </w:t>
      </w:r>
    </w:p>
    <w:p w14:paraId="2B537786" w14:textId="3F441DB2" w:rsidR="00DA297D" w:rsidRPr="00ED46C7" w:rsidRDefault="00DA297D" w:rsidP="00DA297D">
      <w:pPr>
        <w:tabs>
          <w:tab w:val="left" w:pos="2997"/>
        </w:tabs>
        <w:spacing w:after="0" w:line="240" w:lineRule="auto"/>
        <w:ind w:left="2880" w:hanging="2880"/>
        <w:rPr>
          <w:lang w:val="fr-FR"/>
        </w:rPr>
      </w:pPr>
      <w:r w:rsidRPr="00ED46C7">
        <w:rPr>
          <w:lang w:val="fr-FR"/>
        </w:rPr>
        <w:t>AC</w:t>
      </w:r>
      <w:r w:rsidRPr="00ED46C7">
        <w:rPr>
          <w:lang w:val="fr-FR"/>
        </w:rPr>
        <w:tab/>
        <w:t>Agents communautaires</w:t>
      </w:r>
    </w:p>
    <w:p w14:paraId="21FAD163" w14:textId="77777777" w:rsidR="00DF5B70" w:rsidRPr="00ED46C7" w:rsidRDefault="00DF5B70" w:rsidP="00DF5B70">
      <w:pPr>
        <w:spacing w:after="0" w:line="240" w:lineRule="auto"/>
        <w:rPr>
          <w:lang w:val="fr-FR"/>
        </w:rPr>
      </w:pPr>
      <w:r w:rsidRPr="00ED46C7">
        <w:rPr>
          <w:lang w:val="fr-FR"/>
        </w:rPr>
        <w:t>ASC</w:t>
      </w:r>
      <w:r w:rsidRPr="00ED46C7">
        <w:rPr>
          <w:lang w:val="fr-FR"/>
        </w:rPr>
        <w:tab/>
      </w:r>
      <w:r w:rsidRPr="00ED46C7">
        <w:rPr>
          <w:lang w:val="fr-FR"/>
        </w:rPr>
        <w:tab/>
      </w:r>
      <w:r w:rsidRPr="00ED46C7">
        <w:rPr>
          <w:lang w:val="fr-FR"/>
        </w:rPr>
        <w:tab/>
      </w:r>
      <w:r w:rsidRPr="00ED46C7">
        <w:rPr>
          <w:lang w:val="fr-FR"/>
        </w:rPr>
        <w:tab/>
        <w:t>Agent de Santé Communautaire</w:t>
      </w:r>
    </w:p>
    <w:p w14:paraId="2E3F84FA" w14:textId="77777777" w:rsidR="00DF5B70" w:rsidRPr="00ED46C7" w:rsidRDefault="00DF5B70" w:rsidP="00DF5B70">
      <w:pPr>
        <w:spacing w:after="0" w:line="240" w:lineRule="auto"/>
        <w:rPr>
          <w:lang w:val="fr-FR"/>
        </w:rPr>
      </w:pPr>
      <w:r w:rsidRPr="00ED46C7">
        <w:rPr>
          <w:lang w:val="fr-FR"/>
        </w:rPr>
        <w:t xml:space="preserve">BCG                                                 Bacille de Calmette et Guérin </w:t>
      </w:r>
    </w:p>
    <w:p w14:paraId="55DD45A2" w14:textId="77777777" w:rsidR="00DF5B70" w:rsidRPr="00ED46C7" w:rsidRDefault="00DF5B70" w:rsidP="00DF5B70">
      <w:pPr>
        <w:spacing w:after="0" w:line="240" w:lineRule="auto"/>
        <w:rPr>
          <w:lang w:val="fr-FR"/>
        </w:rPr>
      </w:pPr>
      <w:r w:rsidRPr="00ED46C7">
        <w:rPr>
          <w:lang w:val="fr-FR"/>
        </w:rPr>
        <w:t>BCZS                                               Bureau Central de Zone de Santé</w:t>
      </w:r>
    </w:p>
    <w:p w14:paraId="24C53763" w14:textId="77777777" w:rsidR="00DF5B70" w:rsidRPr="00ED46C7" w:rsidRDefault="00DF5B70" w:rsidP="00DF5B70">
      <w:pPr>
        <w:spacing w:after="0" w:line="240" w:lineRule="auto"/>
        <w:rPr>
          <w:lang w:val="fr-FR"/>
        </w:rPr>
      </w:pPr>
      <w:r w:rsidRPr="00ED46C7">
        <w:rPr>
          <w:lang w:val="fr-FR"/>
        </w:rPr>
        <w:t>CS                                                     Centre de Santé</w:t>
      </w:r>
    </w:p>
    <w:p w14:paraId="3CEA9B25" w14:textId="77777777" w:rsidR="00DF5B70" w:rsidRPr="00ED46C7" w:rsidRDefault="00DF5B70" w:rsidP="00DF5B70">
      <w:pPr>
        <w:spacing w:after="0" w:line="240" w:lineRule="auto"/>
        <w:rPr>
          <w:rFonts w:eastAsia="Times New Roman"/>
          <w:lang w:val="fr-FR"/>
        </w:rPr>
      </w:pPr>
      <w:r w:rsidRPr="00ED46C7">
        <w:rPr>
          <w:rFonts w:eastAsia="Times New Roman"/>
          <w:lang w:val="fr-FR"/>
        </w:rPr>
        <w:t>CPN                                                 Consultation Prénatale</w:t>
      </w:r>
    </w:p>
    <w:p w14:paraId="0F4EAD8A" w14:textId="77777777" w:rsidR="00DF5B70" w:rsidRPr="00ED46C7" w:rsidRDefault="00DF5B70" w:rsidP="00DF5B70">
      <w:pPr>
        <w:spacing w:after="0" w:line="240" w:lineRule="auto"/>
        <w:rPr>
          <w:lang w:val="fr-FR"/>
        </w:rPr>
      </w:pPr>
      <w:r w:rsidRPr="00ED46C7">
        <w:rPr>
          <w:rFonts w:eastAsia="Times New Roman"/>
          <w:lang w:val="fr-FR"/>
        </w:rPr>
        <w:t>CPS                                                  Consultation Préscolaire</w:t>
      </w:r>
    </w:p>
    <w:p w14:paraId="58644B77" w14:textId="37B21305" w:rsidR="00DF5B70" w:rsidRPr="00ED46C7" w:rsidRDefault="00DF5B70" w:rsidP="00DF5B70">
      <w:pPr>
        <w:spacing w:after="0" w:line="240" w:lineRule="auto"/>
        <w:rPr>
          <w:lang w:val="fr-FR"/>
        </w:rPr>
      </w:pPr>
      <w:r w:rsidRPr="00ED46C7">
        <w:rPr>
          <w:lang w:val="fr-FR"/>
        </w:rPr>
        <w:t>CP</w:t>
      </w:r>
      <w:r w:rsidR="00353875" w:rsidRPr="00ED46C7">
        <w:rPr>
          <w:lang w:val="fr-FR"/>
        </w:rPr>
        <w:t>O</w:t>
      </w:r>
      <w:r w:rsidRPr="00ED46C7">
        <w:rPr>
          <w:lang w:val="fr-FR"/>
        </w:rPr>
        <w:t>N</w:t>
      </w:r>
      <w:r w:rsidRPr="00ED46C7">
        <w:rPr>
          <w:lang w:val="fr-FR"/>
        </w:rPr>
        <w:tab/>
      </w:r>
      <w:r w:rsidRPr="00ED46C7">
        <w:rPr>
          <w:lang w:val="fr-FR"/>
        </w:rPr>
        <w:tab/>
      </w:r>
      <w:r w:rsidRPr="00ED46C7">
        <w:rPr>
          <w:lang w:val="fr-FR"/>
        </w:rPr>
        <w:tab/>
        <w:t xml:space="preserve">              Consultation Postnatale</w:t>
      </w:r>
    </w:p>
    <w:p w14:paraId="1AB0073F" w14:textId="77777777" w:rsidR="00DF5B70" w:rsidRPr="00ED46C7" w:rsidRDefault="00DF5B70" w:rsidP="00DF5B70">
      <w:pPr>
        <w:spacing w:after="0" w:line="240" w:lineRule="auto"/>
      </w:pPr>
      <w:r w:rsidRPr="00ED46C7">
        <w:t>DoS</w:t>
      </w:r>
      <w:r w:rsidRPr="00ED46C7">
        <w:tab/>
      </w:r>
      <w:r w:rsidRPr="00ED46C7">
        <w:tab/>
      </w:r>
      <w:r w:rsidRPr="00ED46C7">
        <w:tab/>
      </w:r>
      <w:r w:rsidRPr="00ED46C7">
        <w:tab/>
        <w:t>U.S. Department of State</w:t>
      </w:r>
    </w:p>
    <w:p w14:paraId="6E12CEC1" w14:textId="77777777" w:rsidR="00DF5B70" w:rsidRPr="00ED46C7" w:rsidRDefault="00DF5B70" w:rsidP="00DF5B70">
      <w:pPr>
        <w:spacing w:after="0" w:line="240" w:lineRule="auto"/>
      </w:pPr>
      <w:r w:rsidRPr="00ED46C7">
        <w:t>EPIC</w:t>
      </w:r>
      <w:r w:rsidRPr="00ED46C7">
        <w:tab/>
      </w:r>
      <w:r w:rsidRPr="00ED46C7">
        <w:tab/>
      </w:r>
      <w:r w:rsidRPr="00ED46C7">
        <w:tab/>
      </w:r>
      <w:r w:rsidRPr="00ED46C7">
        <w:tab/>
        <w:t>Meeting Targets and Maintaining Epidemic Control</w:t>
      </w:r>
    </w:p>
    <w:p w14:paraId="6292BE45" w14:textId="77777777" w:rsidR="00DF5B70" w:rsidRPr="00ED46C7" w:rsidRDefault="00DF5B70" w:rsidP="00DF5B70">
      <w:pPr>
        <w:spacing w:after="0" w:line="240" w:lineRule="auto"/>
        <w:rPr>
          <w:lang w:val="fr-FR"/>
        </w:rPr>
      </w:pPr>
      <w:r w:rsidRPr="00ED46C7">
        <w:rPr>
          <w:lang w:val="fr-FR"/>
        </w:rPr>
        <w:t>ESS</w:t>
      </w:r>
      <w:r w:rsidRPr="00ED46C7">
        <w:rPr>
          <w:lang w:val="fr-FR"/>
        </w:rPr>
        <w:tab/>
      </w:r>
      <w:r w:rsidRPr="00ED46C7">
        <w:rPr>
          <w:lang w:val="fr-FR"/>
        </w:rPr>
        <w:tab/>
      </w:r>
      <w:r w:rsidRPr="00ED46C7">
        <w:rPr>
          <w:lang w:val="fr-FR"/>
        </w:rPr>
        <w:tab/>
      </w:r>
      <w:r w:rsidRPr="00ED46C7">
        <w:rPr>
          <w:lang w:val="fr-FR"/>
        </w:rPr>
        <w:tab/>
        <w:t>Etablissements de Soins de Santé</w:t>
      </w:r>
    </w:p>
    <w:p w14:paraId="329A3628" w14:textId="21E16A8E" w:rsidR="00DF5B70" w:rsidRPr="00ED46C7" w:rsidRDefault="00DF5B70" w:rsidP="00DF5B70">
      <w:pPr>
        <w:spacing w:after="0" w:line="240" w:lineRule="auto"/>
        <w:ind w:left="2880" w:hanging="2880"/>
      </w:pPr>
      <w:r w:rsidRPr="00ED46C7">
        <w:t>F                                                        F</w:t>
      </w:r>
      <w:r w:rsidR="00325CFA" w:rsidRPr="00ED46C7">
        <w:t xml:space="preserve">ille </w:t>
      </w:r>
    </w:p>
    <w:p w14:paraId="611C753F" w14:textId="77777777" w:rsidR="00DF5B70" w:rsidRPr="00ED46C7" w:rsidRDefault="00DF5B70" w:rsidP="00DF5B70">
      <w:pPr>
        <w:spacing w:after="0" w:line="240" w:lineRule="auto"/>
      </w:pPr>
      <w:r w:rsidRPr="00ED46C7">
        <w:t>FHI</w:t>
      </w:r>
      <w:r w:rsidRPr="00ED46C7">
        <w:tab/>
      </w:r>
      <w:r w:rsidRPr="00ED46C7">
        <w:tab/>
      </w:r>
      <w:r w:rsidRPr="00ED46C7">
        <w:tab/>
      </w:r>
      <w:r w:rsidRPr="00ED46C7">
        <w:tab/>
        <w:t>Family Health International</w:t>
      </w:r>
    </w:p>
    <w:p w14:paraId="1BCACE20" w14:textId="77777777" w:rsidR="00DF5B70" w:rsidRPr="00ED46C7" w:rsidRDefault="00DF5B70" w:rsidP="00DF5B70">
      <w:pPr>
        <w:spacing w:after="0" w:line="240" w:lineRule="auto"/>
        <w:rPr>
          <w:lang w:val="fr-FR"/>
        </w:rPr>
      </w:pPr>
      <w:r w:rsidRPr="00ED46C7">
        <w:rPr>
          <w:lang w:val="fr-FR"/>
        </w:rPr>
        <w:t>FPS</w:t>
      </w:r>
      <w:r w:rsidRPr="00ED46C7">
        <w:rPr>
          <w:lang w:val="fr-FR"/>
        </w:rPr>
        <w:tab/>
      </w:r>
      <w:r w:rsidRPr="00ED46C7">
        <w:rPr>
          <w:lang w:val="fr-FR"/>
        </w:rPr>
        <w:tab/>
      </w:r>
      <w:r w:rsidRPr="00ED46C7">
        <w:rPr>
          <w:lang w:val="fr-FR"/>
        </w:rPr>
        <w:tab/>
        <w:t xml:space="preserve">               Fond de Promotion pour la Santé</w:t>
      </w:r>
    </w:p>
    <w:p w14:paraId="1CB3E2D1" w14:textId="670DBC87" w:rsidR="00325CFA" w:rsidRPr="00ED46C7" w:rsidRDefault="00325CFA" w:rsidP="00DF5B70">
      <w:pPr>
        <w:spacing w:after="0" w:line="240" w:lineRule="auto"/>
        <w:rPr>
          <w:lang w:val="fr-FR"/>
        </w:rPr>
      </w:pPr>
      <w:r w:rsidRPr="00ED46C7">
        <w:rPr>
          <w:lang w:val="fr-FR"/>
        </w:rPr>
        <w:t>G                                                       Garcon</w:t>
      </w:r>
    </w:p>
    <w:p w14:paraId="3E1E61FA" w14:textId="03769986" w:rsidR="002153E6" w:rsidRPr="00ED46C7" w:rsidRDefault="002153E6" w:rsidP="00DF5B70">
      <w:pPr>
        <w:spacing w:after="0" w:line="240" w:lineRule="auto"/>
        <w:rPr>
          <w:lang w:val="fr-FR"/>
        </w:rPr>
      </w:pPr>
      <w:r w:rsidRPr="00ED46C7">
        <w:rPr>
          <w:lang w:val="fr-FR"/>
        </w:rPr>
        <w:t>GCA                                                 Gestionnaire de Chaine d’Approvisionnement</w:t>
      </w:r>
    </w:p>
    <w:p w14:paraId="4E526C1A" w14:textId="77777777" w:rsidR="00DF5B70" w:rsidRPr="00ED46C7" w:rsidRDefault="00DF5B70" w:rsidP="00DF5B70">
      <w:pPr>
        <w:spacing w:after="0" w:line="240" w:lineRule="auto"/>
        <w:rPr>
          <w:lang w:val="fr-FR"/>
        </w:rPr>
      </w:pPr>
      <w:r w:rsidRPr="00ED46C7">
        <w:rPr>
          <w:lang w:val="fr-FR"/>
        </w:rPr>
        <w:t>GATPA</w:t>
      </w:r>
      <w:r w:rsidRPr="00ED46C7">
        <w:rPr>
          <w:lang w:val="fr-FR"/>
        </w:rPr>
        <w:tab/>
      </w:r>
      <w:r w:rsidRPr="00ED46C7">
        <w:rPr>
          <w:lang w:val="fr-FR"/>
        </w:rPr>
        <w:tab/>
      </w:r>
      <w:r w:rsidRPr="00ED46C7">
        <w:rPr>
          <w:lang w:val="fr-FR"/>
        </w:rPr>
        <w:tab/>
      </w:r>
      <w:r w:rsidRPr="00ED46C7">
        <w:rPr>
          <w:lang w:val="fr-FR"/>
        </w:rPr>
        <w:tab/>
        <w:t>Gestion Active de la Troisième Période d’Accouchement</w:t>
      </w:r>
    </w:p>
    <w:p w14:paraId="4B0A106A" w14:textId="77777777" w:rsidR="00DF5B70" w:rsidRPr="00ED46C7" w:rsidRDefault="00DF5B70" w:rsidP="00DF5B70">
      <w:pPr>
        <w:spacing w:after="0" w:line="240" w:lineRule="auto"/>
        <w:ind w:left="2880" w:hanging="2880"/>
      </w:pPr>
      <w:r w:rsidRPr="00ED46C7">
        <w:t>GHSC-PSM</w:t>
      </w:r>
      <w:r w:rsidRPr="00ED46C7">
        <w:tab/>
        <w:t>Global Health Supply Chain-Procurement and Supply Management Project</w:t>
      </w:r>
    </w:p>
    <w:p w14:paraId="44EB8535" w14:textId="77777777" w:rsidR="00DF5B70" w:rsidRPr="00ED46C7" w:rsidRDefault="00DF5B70" w:rsidP="00DF5B70">
      <w:pPr>
        <w:spacing w:after="0" w:line="240" w:lineRule="auto"/>
        <w:rPr>
          <w:lang w:val="fr-FR"/>
        </w:rPr>
      </w:pPr>
      <w:r w:rsidRPr="00ED46C7">
        <w:t xml:space="preserve">                                                           </w:t>
      </w:r>
      <w:r w:rsidRPr="00ED46C7">
        <w:rPr>
          <w:lang w:val="fr-FR"/>
        </w:rPr>
        <w:t>de la Nutrition en Santé</w:t>
      </w:r>
    </w:p>
    <w:p w14:paraId="1A62125B" w14:textId="77777777" w:rsidR="00DF5B70" w:rsidRPr="00ED46C7" w:rsidRDefault="00DF5B70" w:rsidP="00DF5B70">
      <w:pPr>
        <w:spacing w:after="0" w:line="240" w:lineRule="auto"/>
        <w:rPr>
          <w:lang w:val="fr-FR"/>
        </w:rPr>
      </w:pPr>
      <w:r w:rsidRPr="00ED46C7">
        <w:rPr>
          <w:lang w:val="fr-FR"/>
        </w:rPr>
        <w:t>GSA</w:t>
      </w:r>
      <w:r w:rsidRPr="00ED46C7">
        <w:rPr>
          <w:lang w:val="fr-FR"/>
        </w:rPr>
        <w:tab/>
      </w:r>
      <w:r w:rsidRPr="00ED46C7">
        <w:rPr>
          <w:lang w:val="fr-FR"/>
        </w:rPr>
        <w:tab/>
      </w:r>
      <w:r w:rsidRPr="00ED46C7">
        <w:rPr>
          <w:lang w:val="fr-FR"/>
        </w:rPr>
        <w:tab/>
      </w:r>
      <w:r w:rsidRPr="00ED46C7">
        <w:rPr>
          <w:lang w:val="fr-FR"/>
        </w:rPr>
        <w:tab/>
        <w:t>Groupe de Soutien à l’ANJE</w:t>
      </w:r>
    </w:p>
    <w:p w14:paraId="3F66F2AB" w14:textId="77777777" w:rsidR="00DF5B70" w:rsidRPr="00ED46C7" w:rsidRDefault="00DF5B70" w:rsidP="00DF5B70">
      <w:pPr>
        <w:spacing w:after="0" w:line="240" w:lineRule="auto"/>
      </w:pPr>
      <w:r w:rsidRPr="00ED46C7">
        <w:t>H</w:t>
      </w:r>
      <w:r w:rsidRPr="00ED46C7">
        <w:tab/>
      </w:r>
      <w:r w:rsidRPr="00ED46C7">
        <w:tab/>
      </w:r>
      <w:r w:rsidRPr="00ED46C7">
        <w:tab/>
        <w:t xml:space="preserve">               Homme </w:t>
      </w:r>
    </w:p>
    <w:p w14:paraId="6B785A24" w14:textId="77777777" w:rsidR="00DF5B70" w:rsidRPr="00ED46C7" w:rsidRDefault="00DF5B70" w:rsidP="00DF5B70">
      <w:pPr>
        <w:spacing w:after="0" w:line="240" w:lineRule="auto"/>
      </w:pPr>
      <w:r w:rsidRPr="00ED46C7">
        <w:t>HCD                                                 Human Centered Design</w:t>
      </w:r>
    </w:p>
    <w:p w14:paraId="032716FC" w14:textId="77777777" w:rsidR="00DF5B70" w:rsidRPr="00ED46C7" w:rsidRDefault="00DF5B70" w:rsidP="00DF5B70">
      <w:pPr>
        <w:spacing w:after="0" w:line="240" w:lineRule="auto"/>
        <w:rPr>
          <w:lang w:val="fr-FR"/>
        </w:rPr>
      </w:pPr>
      <w:r w:rsidRPr="00ED46C7">
        <w:rPr>
          <w:lang w:val="fr-FR"/>
        </w:rPr>
        <w:t>HGR</w:t>
      </w:r>
      <w:r w:rsidRPr="00ED46C7">
        <w:rPr>
          <w:lang w:val="fr-FR"/>
        </w:rPr>
        <w:tab/>
      </w:r>
      <w:r w:rsidRPr="00ED46C7">
        <w:rPr>
          <w:lang w:val="fr-FR"/>
        </w:rPr>
        <w:tab/>
      </w:r>
      <w:r w:rsidRPr="00ED46C7">
        <w:rPr>
          <w:lang w:val="fr-FR"/>
        </w:rPr>
        <w:tab/>
        <w:t xml:space="preserve">               Hôpital Général de Référence</w:t>
      </w:r>
    </w:p>
    <w:p w14:paraId="0DA9776C" w14:textId="77777777" w:rsidR="00DF5B70" w:rsidRPr="00ED46C7" w:rsidRDefault="00DF5B70" w:rsidP="00DF5B70">
      <w:pPr>
        <w:spacing w:after="0" w:line="240" w:lineRule="auto"/>
        <w:rPr>
          <w:lang w:val="fr-FR"/>
        </w:rPr>
      </w:pPr>
      <w:r w:rsidRPr="00ED46C7">
        <w:rPr>
          <w:lang w:val="fr-FR"/>
        </w:rPr>
        <w:t>HKI</w:t>
      </w:r>
      <w:r w:rsidRPr="00ED46C7">
        <w:rPr>
          <w:lang w:val="fr-FR"/>
        </w:rPr>
        <w:tab/>
      </w:r>
      <w:r w:rsidRPr="00ED46C7">
        <w:rPr>
          <w:lang w:val="fr-FR"/>
        </w:rPr>
        <w:tab/>
      </w:r>
      <w:r w:rsidRPr="00ED46C7">
        <w:rPr>
          <w:lang w:val="fr-FR"/>
        </w:rPr>
        <w:tab/>
      </w:r>
      <w:r w:rsidRPr="00ED46C7">
        <w:rPr>
          <w:lang w:val="fr-FR"/>
        </w:rPr>
        <w:tab/>
        <w:t>Hellen Keller International</w:t>
      </w:r>
    </w:p>
    <w:p w14:paraId="31B8ED10" w14:textId="3B94CCC0" w:rsidR="00C80FA1" w:rsidRPr="00ED46C7" w:rsidRDefault="00C80FA1" w:rsidP="00DF5B70">
      <w:pPr>
        <w:spacing w:after="0" w:line="240" w:lineRule="auto"/>
        <w:rPr>
          <w:lang w:val="fr-FR"/>
        </w:rPr>
      </w:pPr>
      <w:r w:rsidRPr="00ED46C7">
        <w:rPr>
          <w:lang w:val="fr-FR"/>
        </w:rPr>
        <w:t>HPP                                                  Hémorragies du post partum.</w:t>
      </w:r>
    </w:p>
    <w:p w14:paraId="7C832A94" w14:textId="5EDB9082" w:rsidR="00C80FA1" w:rsidRPr="00ED46C7" w:rsidRDefault="00C80FA1" w:rsidP="00DF5B70">
      <w:pPr>
        <w:spacing w:after="0" w:line="240" w:lineRule="auto"/>
        <w:rPr>
          <w:lang w:val="fr-FR"/>
        </w:rPr>
      </w:pPr>
      <w:r w:rsidRPr="00ED46C7">
        <w:rPr>
          <w:lang w:val="fr-FR"/>
        </w:rPr>
        <w:t>MEG                                                 Médicaments Essentiels Génériques</w:t>
      </w:r>
    </w:p>
    <w:p w14:paraId="395734B7" w14:textId="596EF0CC" w:rsidR="00DF5B70" w:rsidRPr="00ED46C7" w:rsidRDefault="00DF5B70" w:rsidP="00DF5B70">
      <w:pPr>
        <w:spacing w:after="0" w:line="240" w:lineRule="auto"/>
        <w:rPr>
          <w:lang w:val="fr-FR"/>
        </w:rPr>
      </w:pPr>
      <w:r w:rsidRPr="00ED46C7">
        <w:rPr>
          <w:lang w:val="fr-FR"/>
        </w:rPr>
        <w:t>MII</w:t>
      </w:r>
      <w:r w:rsidRPr="00ED46C7">
        <w:rPr>
          <w:lang w:val="fr-FR"/>
        </w:rPr>
        <w:tab/>
      </w:r>
      <w:r w:rsidRPr="00ED46C7">
        <w:rPr>
          <w:lang w:val="fr-FR"/>
        </w:rPr>
        <w:tab/>
      </w:r>
      <w:r w:rsidRPr="00ED46C7">
        <w:rPr>
          <w:lang w:val="fr-FR"/>
        </w:rPr>
        <w:tab/>
      </w:r>
      <w:r w:rsidRPr="00ED46C7">
        <w:rPr>
          <w:lang w:val="fr-FR"/>
        </w:rPr>
        <w:tab/>
        <w:t xml:space="preserve">Moustiquaire Imprégnée d’Insecticide </w:t>
      </w:r>
    </w:p>
    <w:p w14:paraId="618E3016" w14:textId="77777777" w:rsidR="00DF5B70" w:rsidRPr="00ED46C7" w:rsidRDefault="00DF5B70" w:rsidP="00DF5B70">
      <w:pPr>
        <w:spacing w:after="0" w:line="240" w:lineRule="auto"/>
        <w:rPr>
          <w:lang w:val="fr-FR"/>
        </w:rPr>
      </w:pPr>
      <w:r w:rsidRPr="00ED46C7">
        <w:rPr>
          <w:lang w:val="fr-FR"/>
        </w:rPr>
        <w:t>MMS</w:t>
      </w:r>
      <w:r w:rsidRPr="00ED46C7">
        <w:rPr>
          <w:lang w:val="fr-FR"/>
        </w:rPr>
        <w:tab/>
      </w:r>
      <w:r w:rsidRPr="00ED46C7">
        <w:rPr>
          <w:lang w:val="fr-FR"/>
        </w:rPr>
        <w:tab/>
      </w:r>
      <w:r w:rsidRPr="00ED46C7">
        <w:rPr>
          <w:lang w:val="fr-FR"/>
        </w:rPr>
        <w:tab/>
      </w:r>
      <w:r w:rsidRPr="00ED46C7">
        <w:rPr>
          <w:lang w:val="fr-FR"/>
        </w:rPr>
        <w:tab/>
        <w:t>Multiple micronutriment supplémentation</w:t>
      </w:r>
    </w:p>
    <w:p w14:paraId="160B8630" w14:textId="3933C0F3" w:rsidR="00F00236" w:rsidRPr="00ED46C7" w:rsidRDefault="00F00236" w:rsidP="00DF5B70">
      <w:pPr>
        <w:spacing w:after="0" w:line="240" w:lineRule="auto"/>
        <w:rPr>
          <w:lang w:val="fr-FR"/>
        </w:rPr>
      </w:pPr>
      <w:r w:rsidRPr="00ED46C7">
        <w:rPr>
          <w:lang w:val="fr-FR"/>
        </w:rPr>
        <w:t>OAC                                                  Organisation à Assise Communautaire</w:t>
      </w:r>
    </w:p>
    <w:p w14:paraId="3C0E2AD7" w14:textId="77777777" w:rsidR="00DF5B70" w:rsidRPr="00ED46C7" w:rsidRDefault="00DF5B70" w:rsidP="00DF5B70">
      <w:pPr>
        <w:spacing w:after="0" w:line="240" w:lineRule="auto"/>
        <w:rPr>
          <w:lang w:val="fr-FR"/>
        </w:rPr>
      </w:pPr>
      <w:r w:rsidRPr="00ED46C7">
        <w:rPr>
          <w:lang w:val="fr-FR"/>
        </w:rPr>
        <w:t xml:space="preserve">PCV                                                  Pastille de Contrôle de Vaccin </w:t>
      </w:r>
    </w:p>
    <w:p w14:paraId="068E3ED2" w14:textId="77777777" w:rsidR="00DF5B70" w:rsidRPr="00ED46C7" w:rsidRDefault="00DF5B70" w:rsidP="00DF5B70">
      <w:pPr>
        <w:spacing w:after="0" w:line="240" w:lineRule="auto"/>
        <w:rPr>
          <w:lang w:val="fr-FR"/>
        </w:rPr>
      </w:pPr>
      <w:r w:rsidRPr="00ED46C7">
        <w:rPr>
          <w:lang w:val="fr-FR"/>
        </w:rPr>
        <w:t>PEV</w:t>
      </w:r>
      <w:r w:rsidRPr="00ED46C7">
        <w:rPr>
          <w:lang w:val="fr-FR"/>
        </w:rPr>
        <w:tab/>
      </w:r>
      <w:r w:rsidRPr="00ED46C7">
        <w:rPr>
          <w:lang w:val="fr-FR"/>
        </w:rPr>
        <w:tab/>
      </w:r>
      <w:r w:rsidRPr="00ED46C7">
        <w:rPr>
          <w:lang w:val="fr-FR"/>
        </w:rPr>
        <w:tab/>
      </w:r>
      <w:r w:rsidRPr="00ED46C7">
        <w:rPr>
          <w:lang w:val="fr-FR"/>
        </w:rPr>
        <w:tab/>
        <w:t xml:space="preserve">Programme Elargi de Vaccination </w:t>
      </w:r>
    </w:p>
    <w:p w14:paraId="1A0CA10F" w14:textId="77777777" w:rsidR="00DF5B70" w:rsidRPr="00ED46C7" w:rsidRDefault="00DF5B70" w:rsidP="00DF5B70">
      <w:pPr>
        <w:spacing w:after="0" w:line="240" w:lineRule="auto"/>
        <w:rPr>
          <w:lang w:val="fr-FR"/>
        </w:rPr>
      </w:pPr>
      <w:r w:rsidRPr="00ED46C7">
        <w:rPr>
          <w:lang w:val="fr-FR"/>
        </w:rPr>
        <w:t>PFE</w:t>
      </w:r>
      <w:r w:rsidRPr="00ED46C7">
        <w:rPr>
          <w:lang w:val="fr-FR"/>
        </w:rPr>
        <w:tab/>
      </w:r>
      <w:r w:rsidRPr="00ED46C7">
        <w:rPr>
          <w:lang w:val="fr-FR"/>
        </w:rPr>
        <w:tab/>
      </w:r>
      <w:r w:rsidRPr="00ED46C7">
        <w:rPr>
          <w:lang w:val="fr-FR"/>
        </w:rPr>
        <w:tab/>
      </w:r>
      <w:r w:rsidRPr="00ED46C7">
        <w:rPr>
          <w:lang w:val="fr-FR"/>
        </w:rPr>
        <w:tab/>
        <w:t>Pratiques Familiales Essentielles</w:t>
      </w:r>
    </w:p>
    <w:p w14:paraId="718B7AB6" w14:textId="77777777" w:rsidR="00DF5B70" w:rsidRPr="00ED46C7" w:rsidRDefault="00DF5B70" w:rsidP="00DF5B70">
      <w:pPr>
        <w:spacing w:after="0" w:line="240" w:lineRule="auto"/>
        <w:ind w:left="2880" w:hanging="2880"/>
        <w:rPr>
          <w:lang w:val="fr-FR"/>
        </w:rPr>
      </w:pPr>
      <w:r w:rsidRPr="00ED46C7">
        <w:rPr>
          <w:lang w:val="fr-FR"/>
        </w:rPr>
        <w:t>PNLP</w:t>
      </w:r>
      <w:r w:rsidRPr="00ED46C7">
        <w:rPr>
          <w:lang w:val="fr-FR"/>
        </w:rPr>
        <w:tab/>
        <w:t xml:space="preserve">Programme National de Lutte contre le Paludisme  </w:t>
      </w:r>
    </w:p>
    <w:p w14:paraId="0EEF9626" w14:textId="77777777" w:rsidR="00DF5B70" w:rsidRPr="00ED46C7" w:rsidRDefault="00DF5B70" w:rsidP="00DF5B70">
      <w:pPr>
        <w:spacing w:after="0" w:line="240" w:lineRule="auto"/>
        <w:ind w:left="2880" w:hanging="2880"/>
        <w:rPr>
          <w:lang w:val="fr-FR"/>
        </w:rPr>
      </w:pPr>
      <w:r w:rsidRPr="00ED46C7">
        <w:rPr>
          <w:lang w:val="fr-FR"/>
        </w:rPr>
        <w:t>PNSR</w:t>
      </w:r>
      <w:r w:rsidRPr="00ED46C7">
        <w:rPr>
          <w:lang w:val="fr-FR"/>
        </w:rPr>
        <w:tab/>
        <w:t xml:space="preserve">Programme National de Santé de la Reproduction </w:t>
      </w:r>
    </w:p>
    <w:p w14:paraId="185FF75D" w14:textId="77777777" w:rsidR="00DF5B70" w:rsidRPr="00ED46C7" w:rsidRDefault="00DF5B70" w:rsidP="00DF5B70">
      <w:pPr>
        <w:spacing w:after="0" w:line="240" w:lineRule="auto"/>
        <w:rPr>
          <w:lang w:val="fr-FR"/>
        </w:rPr>
      </w:pPr>
      <w:r w:rsidRPr="00ED46C7">
        <w:rPr>
          <w:lang w:val="fr-FR"/>
        </w:rPr>
        <w:t>PRONANUT</w:t>
      </w:r>
      <w:r w:rsidRPr="00ED46C7">
        <w:rPr>
          <w:lang w:val="fr-FR"/>
        </w:rPr>
        <w:tab/>
      </w:r>
      <w:r w:rsidRPr="00ED46C7">
        <w:rPr>
          <w:lang w:val="fr-FR"/>
        </w:rPr>
        <w:tab/>
      </w:r>
      <w:r w:rsidRPr="00ED46C7">
        <w:rPr>
          <w:lang w:val="fr-FR"/>
        </w:rPr>
        <w:tab/>
        <w:t>Programme National de Nutrition</w:t>
      </w:r>
    </w:p>
    <w:p w14:paraId="34A1702B" w14:textId="77777777" w:rsidR="00DF5B70" w:rsidRPr="00ED46C7" w:rsidRDefault="00DF5B70" w:rsidP="00DF5B70">
      <w:pPr>
        <w:spacing w:after="0" w:line="240" w:lineRule="auto"/>
        <w:rPr>
          <w:lang w:val="fr-FR"/>
        </w:rPr>
      </w:pPr>
      <w:r w:rsidRPr="00ED46C7">
        <w:rPr>
          <w:lang w:val="fr-FR"/>
        </w:rPr>
        <w:t>PTF                                                   Partenaires Techniques et Financiers</w:t>
      </w:r>
    </w:p>
    <w:p w14:paraId="3059031B" w14:textId="77777777" w:rsidR="00DF5B70" w:rsidRPr="00ED46C7" w:rsidRDefault="00DF5B70" w:rsidP="00DF5B70">
      <w:pPr>
        <w:spacing w:after="0" w:line="240" w:lineRule="auto"/>
        <w:rPr>
          <w:lang w:val="fr-FR"/>
        </w:rPr>
      </w:pPr>
      <w:r w:rsidRPr="00ED46C7">
        <w:rPr>
          <w:lang w:val="fr-FR"/>
        </w:rPr>
        <w:t>RDC</w:t>
      </w:r>
      <w:r w:rsidRPr="00ED46C7">
        <w:rPr>
          <w:lang w:val="fr-FR"/>
        </w:rPr>
        <w:tab/>
      </w:r>
      <w:r w:rsidRPr="00ED46C7">
        <w:rPr>
          <w:lang w:val="fr-FR"/>
        </w:rPr>
        <w:tab/>
      </w:r>
      <w:r w:rsidRPr="00ED46C7">
        <w:rPr>
          <w:lang w:val="fr-FR"/>
        </w:rPr>
        <w:tab/>
      </w:r>
      <w:r w:rsidRPr="00ED46C7">
        <w:rPr>
          <w:lang w:val="fr-FR"/>
        </w:rPr>
        <w:tab/>
        <w:t>République Démocratique du Congo</w:t>
      </w:r>
    </w:p>
    <w:p w14:paraId="61D8E259" w14:textId="77777777" w:rsidR="00DF5B70" w:rsidRPr="00ED46C7" w:rsidRDefault="00DF5B70" w:rsidP="00DF5B70">
      <w:pPr>
        <w:spacing w:after="0" w:line="240" w:lineRule="auto"/>
        <w:rPr>
          <w:lang w:val="fr-FR"/>
        </w:rPr>
      </w:pPr>
      <w:r w:rsidRPr="00ED46C7">
        <w:rPr>
          <w:lang w:val="fr-FR"/>
        </w:rPr>
        <w:lastRenderedPageBreak/>
        <w:t>SD                                                     Seringue de Dilution</w:t>
      </w:r>
    </w:p>
    <w:p w14:paraId="58704B5E" w14:textId="77777777" w:rsidR="00DF5B70" w:rsidRPr="00ED46C7" w:rsidRDefault="00DF5B70" w:rsidP="00DF5B70">
      <w:pPr>
        <w:spacing w:after="0" w:line="240" w:lineRule="auto"/>
        <w:rPr>
          <w:lang w:val="fr-FR"/>
        </w:rPr>
      </w:pPr>
      <w:r w:rsidRPr="00ED46C7">
        <w:rPr>
          <w:lang w:val="fr-FR"/>
        </w:rPr>
        <w:t>SMNE</w:t>
      </w:r>
      <w:r w:rsidRPr="00ED46C7">
        <w:rPr>
          <w:lang w:val="fr-FR"/>
        </w:rPr>
        <w:tab/>
      </w:r>
      <w:r w:rsidRPr="00ED46C7">
        <w:rPr>
          <w:lang w:val="fr-FR"/>
        </w:rPr>
        <w:tab/>
      </w:r>
      <w:r w:rsidRPr="00ED46C7">
        <w:rPr>
          <w:lang w:val="fr-FR"/>
        </w:rPr>
        <w:tab/>
      </w:r>
      <w:r w:rsidRPr="00ED46C7">
        <w:rPr>
          <w:lang w:val="fr-FR"/>
        </w:rPr>
        <w:tab/>
        <w:t xml:space="preserve">Santé de la Mère, du Nouveau-né et de L’Enfant. </w:t>
      </w:r>
    </w:p>
    <w:p w14:paraId="67084996" w14:textId="77777777" w:rsidR="00DF5B70" w:rsidRPr="00ED46C7" w:rsidRDefault="00DF5B70" w:rsidP="00DF5B70">
      <w:pPr>
        <w:spacing w:after="0" w:line="240" w:lineRule="auto"/>
        <w:rPr>
          <w:lang w:val="fr-FR"/>
        </w:rPr>
      </w:pPr>
      <w:r w:rsidRPr="00ED46C7">
        <w:rPr>
          <w:lang w:val="fr-FR"/>
        </w:rPr>
        <w:t xml:space="preserve">SNIS                                                 Système National d’Information Sanitaire </w:t>
      </w:r>
    </w:p>
    <w:p w14:paraId="43FBE3AC" w14:textId="77777777" w:rsidR="00DF5B70" w:rsidRPr="00ED46C7" w:rsidRDefault="00DF5B70" w:rsidP="00DF5B70">
      <w:pPr>
        <w:spacing w:after="0" w:line="240" w:lineRule="auto"/>
        <w:ind w:left="2880" w:hanging="2880"/>
        <w:rPr>
          <w:lang w:val="fr-FR"/>
        </w:rPr>
      </w:pPr>
      <w:r w:rsidRPr="00ED46C7">
        <w:rPr>
          <w:lang w:val="fr-FR"/>
        </w:rPr>
        <w:t xml:space="preserve">SNSAP </w:t>
      </w:r>
      <w:r w:rsidRPr="00ED46C7">
        <w:rPr>
          <w:lang w:val="fr-FR"/>
        </w:rPr>
        <w:tab/>
        <w:t xml:space="preserve">Système nutritionnel de surveillance et d’alerte précoce </w:t>
      </w:r>
    </w:p>
    <w:p w14:paraId="315A11B4" w14:textId="77777777" w:rsidR="00DF5B70" w:rsidRPr="00ED46C7" w:rsidRDefault="00DF5B70" w:rsidP="00DF5B70">
      <w:pPr>
        <w:spacing w:after="0" w:line="240" w:lineRule="auto"/>
        <w:rPr>
          <w:lang w:val="fr-FR"/>
        </w:rPr>
      </w:pPr>
      <w:r w:rsidRPr="00ED46C7">
        <w:rPr>
          <w:lang w:val="fr-FR"/>
        </w:rPr>
        <w:t>TDR</w:t>
      </w:r>
      <w:r w:rsidRPr="00ED46C7">
        <w:rPr>
          <w:lang w:val="fr-FR"/>
        </w:rPr>
        <w:tab/>
      </w:r>
      <w:r w:rsidRPr="00ED46C7">
        <w:rPr>
          <w:lang w:val="fr-FR"/>
        </w:rPr>
        <w:tab/>
      </w:r>
      <w:r w:rsidRPr="00ED46C7">
        <w:rPr>
          <w:lang w:val="fr-FR"/>
        </w:rPr>
        <w:tab/>
      </w:r>
      <w:r w:rsidRPr="00ED46C7">
        <w:rPr>
          <w:lang w:val="fr-FR"/>
        </w:rPr>
        <w:tab/>
        <w:t xml:space="preserve">Test de Diagnostic Rapide </w:t>
      </w:r>
    </w:p>
    <w:p w14:paraId="67660686" w14:textId="77777777" w:rsidR="00DF5B70" w:rsidRPr="00ED46C7" w:rsidRDefault="00DF5B70" w:rsidP="00DF5B70">
      <w:pPr>
        <w:spacing w:after="0" w:line="240" w:lineRule="auto"/>
        <w:rPr>
          <w:lang w:val="fr-FR"/>
        </w:rPr>
      </w:pPr>
      <w:r w:rsidRPr="00ED46C7">
        <w:rPr>
          <w:lang w:val="fr-FR"/>
        </w:rPr>
        <w:t>TPI                                                     Traitement Préventif Intermittent</w:t>
      </w:r>
    </w:p>
    <w:p w14:paraId="55360903" w14:textId="77777777" w:rsidR="00DF5B70" w:rsidRPr="00ED46C7" w:rsidRDefault="00DF5B70" w:rsidP="00DF5B70">
      <w:pPr>
        <w:spacing w:after="0" w:line="240" w:lineRule="auto"/>
      </w:pPr>
      <w:r w:rsidRPr="00ED46C7">
        <w:t>UNICEF                                           United Nations Children’s Emergency Fund</w:t>
      </w:r>
    </w:p>
    <w:p w14:paraId="1504A5CA" w14:textId="77777777" w:rsidR="00DF5B70" w:rsidRPr="00ED46C7" w:rsidRDefault="00DF5B70" w:rsidP="00DF5B70">
      <w:pPr>
        <w:spacing w:after="0" w:line="240" w:lineRule="auto"/>
        <w:rPr>
          <w:lang w:val="fr-FR"/>
        </w:rPr>
      </w:pPr>
      <w:r w:rsidRPr="00ED46C7">
        <w:rPr>
          <w:lang w:val="fr-FR"/>
        </w:rPr>
        <w:t>UTGL                                                Unité Technique et Gestion Logistique</w:t>
      </w:r>
    </w:p>
    <w:p w14:paraId="6E58E6DC" w14:textId="77777777" w:rsidR="00DF5B70" w:rsidRPr="00ED46C7" w:rsidRDefault="00DF5B70" w:rsidP="00DF5B70">
      <w:pPr>
        <w:spacing w:after="0" w:line="240" w:lineRule="auto"/>
        <w:rPr>
          <w:lang w:val="fr-FR"/>
        </w:rPr>
      </w:pPr>
      <w:r w:rsidRPr="00ED46C7">
        <w:rPr>
          <w:lang w:val="fr-FR"/>
        </w:rPr>
        <w:t>VAD</w:t>
      </w:r>
      <w:r w:rsidRPr="00ED46C7">
        <w:rPr>
          <w:lang w:val="fr-FR"/>
        </w:rPr>
        <w:tab/>
      </w:r>
      <w:r w:rsidRPr="00ED46C7">
        <w:rPr>
          <w:lang w:val="fr-FR"/>
        </w:rPr>
        <w:tab/>
      </w:r>
      <w:r w:rsidRPr="00ED46C7">
        <w:rPr>
          <w:lang w:val="fr-FR"/>
        </w:rPr>
        <w:tab/>
        <w:t xml:space="preserve">               Visite à Domicile</w:t>
      </w:r>
    </w:p>
    <w:p w14:paraId="639D73C4" w14:textId="77777777" w:rsidR="00DF5B70" w:rsidRPr="00ED46C7" w:rsidRDefault="00DF5B70" w:rsidP="00DF5B70">
      <w:pPr>
        <w:spacing w:after="0" w:line="240" w:lineRule="auto"/>
        <w:rPr>
          <w:lang w:val="fr-FR"/>
        </w:rPr>
      </w:pPr>
      <w:r w:rsidRPr="00ED46C7">
        <w:rPr>
          <w:lang w:val="fr-FR"/>
        </w:rPr>
        <w:t xml:space="preserve">VAA                                                   Vaccin Anti-Amaril </w:t>
      </w:r>
    </w:p>
    <w:p w14:paraId="2A6F0B22" w14:textId="77777777" w:rsidR="00DF5B70" w:rsidRPr="00ED46C7" w:rsidRDefault="00DF5B70" w:rsidP="00DF5B70">
      <w:pPr>
        <w:spacing w:after="0" w:line="240" w:lineRule="auto"/>
        <w:rPr>
          <w:lang w:val="fr-FR"/>
        </w:rPr>
      </w:pPr>
      <w:r w:rsidRPr="00ED46C7">
        <w:rPr>
          <w:lang w:val="fr-FR"/>
        </w:rPr>
        <w:t>VAP                                                   Vaccin Anti Paludique</w:t>
      </w:r>
    </w:p>
    <w:p w14:paraId="010AE488" w14:textId="77777777" w:rsidR="00DF5B70" w:rsidRPr="00ED46C7" w:rsidRDefault="00DF5B70" w:rsidP="00DF5B70">
      <w:pPr>
        <w:spacing w:after="0" w:line="240" w:lineRule="auto"/>
      </w:pPr>
      <w:r w:rsidRPr="00ED46C7">
        <w:t>VPI                                                    Vaccin Polio injectable</w:t>
      </w:r>
    </w:p>
    <w:p w14:paraId="19EDEC55" w14:textId="77777777" w:rsidR="00DF5B70" w:rsidRPr="00ED46C7" w:rsidRDefault="00DF5B70" w:rsidP="00DF5B70">
      <w:pPr>
        <w:spacing w:after="0" w:line="240" w:lineRule="auto"/>
      </w:pPr>
      <w:r w:rsidRPr="00ED46C7">
        <w:t>VPO                                                  Vaccin Polio Oral</w:t>
      </w:r>
    </w:p>
    <w:p w14:paraId="579031D3" w14:textId="77777777" w:rsidR="00DF5B70" w:rsidRPr="00ED46C7" w:rsidRDefault="00DF5B70" w:rsidP="00DF5B70">
      <w:pPr>
        <w:spacing w:after="0" w:line="240" w:lineRule="auto"/>
        <w:rPr>
          <w:lang w:val="fr-FR"/>
        </w:rPr>
      </w:pPr>
      <w:r w:rsidRPr="00ED46C7">
        <w:rPr>
          <w:lang w:val="fr-FR"/>
        </w:rPr>
        <w:t>VAR                                                  Vaccin Anti-Rougeoleux</w:t>
      </w:r>
    </w:p>
    <w:p w14:paraId="51D452CA" w14:textId="77777777" w:rsidR="00DF5B70" w:rsidRPr="00ED46C7" w:rsidRDefault="00DF5B70" w:rsidP="00DF5B70">
      <w:pPr>
        <w:spacing w:after="0" w:line="240" w:lineRule="auto"/>
        <w:rPr>
          <w:lang w:val="fr-FR"/>
        </w:rPr>
      </w:pPr>
      <w:r w:rsidRPr="00ED46C7">
        <w:rPr>
          <w:lang w:val="fr-FR"/>
        </w:rPr>
        <w:t>ZS</w:t>
      </w:r>
      <w:r w:rsidRPr="00ED46C7">
        <w:rPr>
          <w:lang w:val="fr-FR"/>
        </w:rPr>
        <w:tab/>
      </w:r>
      <w:r w:rsidRPr="00ED46C7">
        <w:rPr>
          <w:lang w:val="fr-FR"/>
        </w:rPr>
        <w:tab/>
      </w:r>
      <w:r w:rsidRPr="00ED46C7">
        <w:rPr>
          <w:lang w:val="fr-FR"/>
        </w:rPr>
        <w:tab/>
      </w:r>
      <w:r w:rsidRPr="00ED46C7">
        <w:rPr>
          <w:lang w:val="fr-FR"/>
        </w:rPr>
        <w:tab/>
        <w:t>Zone de Santé</w:t>
      </w:r>
    </w:p>
    <w:p w14:paraId="50328D23" w14:textId="5978FD87" w:rsidR="00136B32" w:rsidRPr="00ED46C7" w:rsidRDefault="00136B32" w:rsidP="00DF5B70">
      <w:pPr>
        <w:tabs>
          <w:tab w:val="left" w:pos="1258"/>
        </w:tabs>
        <w:rPr>
          <w:lang w:val="fr-FR"/>
        </w:rPr>
      </w:pPr>
    </w:p>
    <w:p w14:paraId="6A6850D6" w14:textId="787F3D7B" w:rsidR="00244A10" w:rsidRPr="00ED46C7" w:rsidRDefault="00244A10">
      <w:pPr>
        <w:rPr>
          <w:lang w:val="fr-FR"/>
        </w:rPr>
      </w:pPr>
      <w:r w:rsidRPr="00ED46C7">
        <w:rPr>
          <w:lang w:val="fr-FR"/>
        </w:rPr>
        <w:br w:type="page"/>
      </w:r>
    </w:p>
    <w:p w14:paraId="64406AC6" w14:textId="2D888276" w:rsidR="000B0035" w:rsidRPr="00ED46C7" w:rsidRDefault="000B0035">
      <w:pPr>
        <w:pStyle w:val="ListParagraph"/>
        <w:numPr>
          <w:ilvl w:val="0"/>
          <w:numId w:val="24"/>
        </w:numPr>
        <w:rPr>
          <w:b/>
          <w:bCs/>
          <w:lang w:val="fr-FR"/>
        </w:rPr>
      </w:pPr>
      <w:r w:rsidRPr="00ED46C7">
        <w:rPr>
          <w:b/>
          <w:bCs/>
          <w:lang w:val="fr-FR"/>
        </w:rPr>
        <w:lastRenderedPageBreak/>
        <w:t xml:space="preserve">Résumé exécutif </w:t>
      </w:r>
    </w:p>
    <w:p w14:paraId="1D289E8F" w14:textId="77777777" w:rsidR="005B27C5" w:rsidRPr="00ED46C7" w:rsidRDefault="005B27C5" w:rsidP="005B27C5">
      <w:pPr>
        <w:pStyle w:val="ListParagraph"/>
        <w:rPr>
          <w:b/>
          <w:bCs/>
          <w:lang w:val="fr-FR"/>
        </w:rPr>
      </w:pPr>
    </w:p>
    <w:p w14:paraId="165B5645" w14:textId="77777777" w:rsidR="005B27C5" w:rsidRPr="00ED46C7" w:rsidRDefault="005B27C5">
      <w:pPr>
        <w:pStyle w:val="ListParagraph"/>
        <w:numPr>
          <w:ilvl w:val="0"/>
          <w:numId w:val="25"/>
        </w:numPr>
        <w:rPr>
          <w:b/>
          <w:bCs/>
          <w:lang w:val="fr-FR"/>
        </w:rPr>
      </w:pPr>
      <w:r w:rsidRPr="00ED46C7">
        <w:rPr>
          <w:b/>
          <w:bCs/>
          <w:lang w:val="fr-FR"/>
        </w:rPr>
        <w:t xml:space="preserve">Santé maternelle, néonatale et infantile </w:t>
      </w:r>
    </w:p>
    <w:p w14:paraId="2EA4DBDE" w14:textId="334663FD" w:rsidR="0096634C" w:rsidRPr="00ED46C7" w:rsidRDefault="5776577E" w:rsidP="6EC1FF1A">
      <w:pPr>
        <w:pStyle w:val="NormalWeb"/>
        <w:jc w:val="both"/>
        <w:rPr>
          <w:rFonts w:asciiTheme="minorHAnsi" w:hAnsiTheme="minorHAnsi" w:cs="Segoe UI"/>
          <w:sz w:val="21"/>
          <w:szCs w:val="21"/>
          <w:lang w:val="fr-FR"/>
        </w:rPr>
      </w:pPr>
      <w:r w:rsidRPr="3C5A3FE8">
        <w:rPr>
          <w:rFonts w:asciiTheme="minorHAnsi" w:hAnsiTheme="minorHAnsi" w:cs="Segoe UI"/>
          <w:sz w:val="21"/>
          <w:szCs w:val="21"/>
          <w:lang w:val="fr-FR"/>
        </w:rPr>
        <w:t>Au cours du mois d</w:t>
      </w:r>
      <w:ins w:id="2" w:author="Albert Bope Mishapiem" w:date="2026-08-06T08:33:00Z" w16du:dateUtc="2026-08-06T08:33:51Z">
        <w:r w:rsidR="695D5DDB" w:rsidRPr="3C5A3FE8">
          <w:rPr>
            <w:rFonts w:asciiTheme="minorHAnsi" w:hAnsiTheme="minorHAnsi" w:cs="Segoe UI"/>
            <w:sz w:val="21"/>
            <w:szCs w:val="21"/>
            <w:lang w:val="fr-FR"/>
          </w:rPr>
          <w:t xml:space="preserve">e juin </w:t>
        </w:r>
      </w:ins>
      <w:del w:id="3" w:author="Albert Bope Mishapiem" w:date="2026-08-06T08:33:00Z" w16du:dateUtc="2026-08-06T08:33:47Z">
        <w:r w:rsidR="00CA5A40" w:rsidRPr="3C5A3FE8" w:rsidDel="5776577E">
          <w:rPr>
            <w:rFonts w:asciiTheme="minorHAnsi" w:hAnsiTheme="minorHAnsi" w:cs="Segoe UI"/>
            <w:sz w:val="21"/>
            <w:szCs w:val="21"/>
            <w:lang w:val="fr-FR"/>
          </w:rPr>
          <w:delText>’avril</w:delText>
        </w:r>
      </w:del>
      <w:r w:rsidRPr="3C5A3FE8">
        <w:rPr>
          <w:rFonts w:asciiTheme="minorHAnsi" w:hAnsiTheme="minorHAnsi" w:cs="Segoe UI"/>
          <w:sz w:val="21"/>
          <w:szCs w:val="21"/>
          <w:lang w:val="fr-FR"/>
        </w:rPr>
        <w:t xml:space="preserve">, le projet EPIC a soutenu la mise en œuvre d’interventions essentielles dans le domaine de la santé maternelle, néonatale et infantile pour sauver des vies. Parmi les principales réalisations enregistrées figurent : </w:t>
      </w:r>
      <w:r w:rsidRPr="3C5A3FE8">
        <w:rPr>
          <w:rStyle w:val="Strong"/>
          <w:rFonts w:asciiTheme="minorHAnsi" w:hAnsiTheme="minorHAnsi" w:cs="Segoe UI"/>
          <w:b w:val="0"/>
          <w:bCs w:val="0"/>
          <w:sz w:val="21"/>
          <w:szCs w:val="21"/>
          <w:lang w:val="fr-FR"/>
        </w:rPr>
        <w:t>(i)</w:t>
      </w:r>
      <w:r w:rsidRPr="3C5A3FE8">
        <w:rPr>
          <w:rFonts w:asciiTheme="minorHAnsi" w:hAnsiTheme="minorHAnsi" w:cs="Segoe UI"/>
          <w:sz w:val="21"/>
          <w:szCs w:val="21"/>
          <w:lang w:val="fr-FR"/>
        </w:rPr>
        <w:t xml:space="preserve"> </w:t>
      </w:r>
      <w:r w:rsidR="412EE0E3" w:rsidRPr="3C5A3FE8">
        <w:rPr>
          <w:rFonts w:asciiTheme="minorHAnsi" w:hAnsiTheme="minorHAnsi" w:cs="Segoe UI"/>
          <w:sz w:val="21"/>
          <w:szCs w:val="21"/>
          <w:lang w:val="fr-FR"/>
        </w:rPr>
        <w:t xml:space="preserve">le transport et la distribution des vaccins de routine et intrants sec de 19 ZS, (ii) l’appui à la riposte vaccinale à l’épidémie de rougeole en synergie avec d’autres parties </w:t>
      </w:r>
      <w:r w:rsidR="76158522" w:rsidRPr="3C5A3FE8">
        <w:rPr>
          <w:rFonts w:asciiTheme="minorHAnsi" w:hAnsiTheme="minorHAnsi" w:cs="Segoe UI"/>
          <w:sz w:val="21"/>
          <w:szCs w:val="21"/>
          <w:lang w:val="fr-FR"/>
        </w:rPr>
        <w:t>prenantes</w:t>
      </w:r>
      <w:r w:rsidR="412EE0E3" w:rsidRPr="3C5A3FE8">
        <w:rPr>
          <w:rFonts w:asciiTheme="minorHAnsi" w:hAnsiTheme="minorHAnsi" w:cs="Segoe UI"/>
          <w:sz w:val="21"/>
          <w:szCs w:val="21"/>
          <w:lang w:val="fr-FR"/>
        </w:rPr>
        <w:t xml:space="preserve"> ayant permis de sauver de vies de 712072 enfants contre la rougeole, (iii</w:t>
      </w:r>
      <w:r w:rsidR="76158522" w:rsidRPr="3C5A3FE8">
        <w:rPr>
          <w:rFonts w:asciiTheme="minorHAnsi" w:hAnsiTheme="minorHAnsi" w:cs="Segoe UI"/>
          <w:sz w:val="21"/>
          <w:szCs w:val="21"/>
          <w:lang w:val="fr-FR"/>
        </w:rPr>
        <w:t xml:space="preserve">) la récupération des enfants </w:t>
      </w:r>
      <w:ins w:id="4" w:author="Albert Bope Mishapiem" w:date="2026-08-06T08:34:00Z" w16du:dateUtc="2026-08-06T08:34:46Z">
        <w:r w:rsidR="179B6B51" w:rsidRPr="3C5A3FE8">
          <w:rPr>
            <w:rFonts w:asciiTheme="minorHAnsi" w:hAnsiTheme="minorHAnsi" w:cs="Segoe UI"/>
            <w:sz w:val="21"/>
            <w:szCs w:val="21"/>
            <w:lang w:val="fr-FR"/>
          </w:rPr>
          <w:t>z</w:t>
        </w:r>
      </w:ins>
      <w:ins w:id="5" w:author="Albert Bope Mishapiem" w:date="2026-08-06T08:34:00Z" w16du:dateUtc="2026-08-06T08:34:48Z">
        <w:r w:rsidR="179B6B51" w:rsidRPr="3C5A3FE8">
          <w:rPr>
            <w:rFonts w:asciiTheme="minorHAnsi" w:hAnsiTheme="minorHAnsi" w:cs="Segoe UI"/>
            <w:sz w:val="21"/>
            <w:szCs w:val="21"/>
            <w:lang w:val="fr-FR"/>
          </w:rPr>
          <w:t xml:space="preserve">éro dose et </w:t>
        </w:r>
      </w:ins>
      <w:r w:rsidR="76158522" w:rsidRPr="3C5A3FE8">
        <w:rPr>
          <w:rFonts w:asciiTheme="minorHAnsi" w:hAnsiTheme="minorHAnsi" w:cs="Segoe UI"/>
          <w:sz w:val="21"/>
          <w:szCs w:val="21"/>
          <w:lang w:val="fr-FR"/>
        </w:rPr>
        <w:t>sous vaccinés, la recherche et orientation des femmes enceintes et à terme vers les services de maternité pour CPN et accouchement lors de promotion des ac</w:t>
      </w:r>
      <w:r w:rsidR="6CE08307" w:rsidRPr="3C5A3FE8">
        <w:rPr>
          <w:rFonts w:asciiTheme="minorHAnsi" w:hAnsiTheme="minorHAnsi" w:cs="Segoe UI"/>
          <w:sz w:val="21"/>
          <w:szCs w:val="21"/>
          <w:lang w:val="fr-FR"/>
        </w:rPr>
        <w:t>tivités communautaires</w:t>
      </w:r>
      <w:r w:rsidR="76158522" w:rsidRPr="3C5A3FE8">
        <w:rPr>
          <w:rFonts w:asciiTheme="minorHAnsi" w:hAnsiTheme="minorHAnsi" w:cs="Segoe UI"/>
          <w:sz w:val="21"/>
          <w:szCs w:val="21"/>
          <w:lang w:val="fr-FR"/>
        </w:rPr>
        <w:t xml:space="preserve">, (iv) . </w:t>
      </w:r>
      <w:r w:rsidR="6CE08307" w:rsidRPr="3C5A3FE8">
        <w:rPr>
          <w:rFonts w:asciiTheme="minorHAnsi" w:hAnsiTheme="minorHAnsi" w:cs="Segoe UI"/>
          <w:sz w:val="21"/>
          <w:szCs w:val="21"/>
          <w:lang w:val="fr-FR"/>
        </w:rPr>
        <w:t>Le renforcement de capacités de 61 prestataires des HGR sur la prise en charge de l’HPP avec l’approche E-Motive, (v) les supervisions intégrées ainsi et (vi) l’analyse des données, la triangulation et la revue GAS de 19 zones de santé pour améliorer la chaine d’approvi</w:t>
      </w:r>
      <w:r w:rsidR="2C53378C" w:rsidRPr="3C5A3FE8">
        <w:rPr>
          <w:rFonts w:asciiTheme="minorHAnsi" w:hAnsiTheme="minorHAnsi" w:cs="Segoe UI"/>
          <w:sz w:val="21"/>
          <w:szCs w:val="21"/>
          <w:lang w:val="fr-FR"/>
        </w:rPr>
        <w:t xml:space="preserve">sionnement des MEG. </w:t>
      </w:r>
    </w:p>
    <w:p w14:paraId="11C7DB0F" w14:textId="1DFA83F4" w:rsidR="00CA5A40" w:rsidRPr="00ED46C7" w:rsidRDefault="00CA5A40" w:rsidP="5E2025DC">
      <w:pPr>
        <w:pStyle w:val="NormalWeb"/>
        <w:jc w:val="both"/>
        <w:rPr>
          <w:rFonts w:asciiTheme="minorHAnsi" w:hAnsiTheme="minorHAnsi" w:cs="Segoe UI"/>
          <w:sz w:val="21"/>
          <w:szCs w:val="21"/>
          <w:lang w:val="fr-FR"/>
        </w:rPr>
      </w:pPr>
      <w:r w:rsidRPr="5E2025DC">
        <w:rPr>
          <w:rFonts w:asciiTheme="minorHAnsi" w:hAnsiTheme="minorHAnsi" w:cs="Segoe UI"/>
          <w:sz w:val="21"/>
          <w:szCs w:val="21"/>
          <w:lang w:val="fr-FR"/>
        </w:rPr>
        <w:t xml:space="preserve">Grâce à cet appui, </w:t>
      </w:r>
      <w:r w:rsidRPr="5E2025DC">
        <w:rPr>
          <w:rStyle w:val="Strong"/>
          <w:rFonts w:asciiTheme="minorHAnsi" w:hAnsiTheme="minorHAnsi" w:cs="Segoe UI"/>
          <w:b w:val="0"/>
          <w:bCs w:val="0"/>
          <w:sz w:val="21"/>
          <w:szCs w:val="21"/>
          <w:lang w:val="fr-FR"/>
        </w:rPr>
        <w:t>17</w:t>
      </w:r>
      <w:del w:id="6" w:author="Ferdinand Ntoya" w:date="2026-08-10T08:50:00Z" w16du:dateUtc="2026-08-10T08:50:53Z">
        <w:r w:rsidRPr="5E2025DC" w:rsidDel="00CA5A40">
          <w:rPr>
            <w:rStyle w:val="Strong"/>
            <w:rFonts w:asciiTheme="minorHAnsi" w:hAnsiTheme="minorHAnsi" w:cs="Segoe UI"/>
            <w:b w:val="0"/>
            <w:bCs w:val="0"/>
            <w:sz w:val="21"/>
            <w:szCs w:val="21"/>
            <w:lang w:val="fr-FR"/>
          </w:rPr>
          <w:delText xml:space="preserve"> </w:delText>
        </w:r>
      </w:del>
      <w:r w:rsidR="00552491" w:rsidRPr="5E2025DC">
        <w:rPr>
          <w:rStyle w:val="Strong"/>
          <w:rFonts w:asciiTheme="minorHAnsi" w:hAnsiTheme="minorHAnsi" w:cs="Segoe UI"/>
          <w:b w:val="0"/>
          <w:bCs w:val="0"/>
          <w:sz w:val="21"/>
          <w:szCs w:val="21"/>
          <w:lang w:val="fr-FR"/>
        </w:rPr>
        <w:t>414</w:t>
      </w:r>
      <w:r w:rsidRPr="5E2025DC">
        <w:rPr>
          <w:rStyle w:val="Strong"/>
          <w:rFonts w:asciiTheme="minorHAnsi" w:hAnsiTheme="minorHAnsi" w:cs="Segoe UI"/>
          <w:b w:val="0"/>
          <w:bCs w:val="0"/>
          <w:sz w:val="21"/>
          <w:szCs w:val="21"/>
          <w:lang w:val="fr-FR"/>
        </w:rPr>
        <w:t xml:space="preserve"> femmes enceintes</w:t>
      </w:r>
      <w:r w:rsidRPr="5E2025DC">
        <w:rPr>
          <w:rFonts w:asciiTheme="minorHAnsi" w:hAnsiTheme="minorHAnsi" w:cs="Segoe UI"/>
          <w:sz w:val="21"/>
          <w:szCs w:val="21"/>
          <w:lang w:val="fr-FR"/>
        </w:rPr>
        <w:t xml:space="preserve"> ont bénéficié de leur première consultation prénatale (CPN1), tandis que </w:t>
      </w:r>
      <w:r w:rsidRPr="5E2025DC">
        <w:rPr>
          <w:rStyle w:val="Strong"/>
          <w:rFonts w:asciiTheme="minorHAnsi" w:hAnsiTheme="minorHAnsi" w:cs="Segoe UI"/>
          <w:b w:val="0"/>
          <w:bCs w:val="0"/>
          <w:sz w:val="21"/>
          <w:szCs w:val="21"/>
          <w:lang w:val="fr-FR"/>
        </w:rPr>
        <w:t>1</w:t>
      </w:r>
      <w:r w:rsidR="00552491" w:rsidRPr="5E2025DC">
        <w:rPr>
          <w:rStyle w:val="Strong"/>
          <w:rFonts w:asciiTheme="minorHAnsi" w:hAnsiTheme="minorHAnsi" w:cs="Segoe UI"/>
          <w:b w:val="0"/>
          <w:bCs w:val="0"/>
          <w:sz w:val="21"/>
          <w:szCs w:val="21"/>
          <w:lang w:val="fr-FR"/>
        </w:rPr>
        <w:t>7278</w:t>
      </w:r>
      <w:r w:rsidRPr="5E2025DC">
        <w:rPr>
          <w:rStyle w:val="Strong"/>
          <w:rFonts w:asciiTheme="minorHAnsi" w:hAnsiTheme="minorHAnsi" w:cs="Segoe UI"/>
          <w:b w:val="0"/>
          <w:bCs w:val="0"/>
          <w:sz w:val="21"/>
          <w:szCs w:val="21"/>
          <w:lang w:val="fr-FR"/>
        </w:rPr>
        <w:t xml:space="preserve"> femmes</w:t>
      </w:r>
      <w:r w:rsidRPr="5E2025DC">
        <w:rPr>
          <w:rFonts w:asciiTheme="minorHAnsi" w:hAnsiTheme="minorHAnsi" w:cs="Segoe UI"/>
          <w:b/>
          <w:bCs/>
          <w:sz w:val="21"/>
          <w:szCs w:val="21"/>
          <w:lang w:val="fr-FR"/>
        </w:rPr>
        <w:t xml:space="preserve"> </w:t>
      </w:r>
      <w:r w:rsidRPr="5E2025DC">
        <w:rPr>
          <w:rFonts w:asciiTheme="minorHAnsi" w:hAnsiTheme="minorHAnsi" w:cs="Segoe UI"/>
          <w:sz w:val="21"/>
          <w:szCs w:val="21"/>
          <w:lang w:val="fr-FR"/>
        </w:rPr>
        <w:t>ont complété leur quatrième consultation prénatale (CPN4).</w:t>
      </w:r>
      <w:r w:rsidRPr="5E2025DC">
        <w:rPr>
          <w:rFonts w:asciiTheme="minorHAnsi" w:hAnsiTheme="minorHAnsi" w:cs="Segoe UI"/>
          <w:b/>
          <w:bCs/>
          <w:sz w:val="21"/>
          <w:szCs w:val="21"/>
          <w:lang w:val="fr-FR"/>
        </w:rPr>
        <w:t xml:space="preserve"> </w:t>
      </w:r>
      <w:r w:rsidRPr="5E2025DC">
        <w:rPr>
          <w:rFonts w:asciiTheme="minorHAnsi" w:hAnsiTheme="minorHAnsi" w:cs="Segoe UI"/>
          <w:sz w:val="21"/>
          <w:szCs w:val="21"/>
          <w:lang w:val="fr-FR"/>
        </w:rPr>
        <w:t>Par ailleurs,</w:t>
      </w:r>
      <w:r w:rsidRPr="5E2025DC">
        <w:rPr>
          <w:rFonts w:asciiTheme="minorHAnsi" w:hAnsiTheme="minorHAnsi" w:cs="Segoe UI"/>
          <w:b/>
          <w:bCs/>
          <w:sz w:val="21"/>
          <w:szCs w:val="21"/>
          <w:lang w:val="fr-FR"/>
        </w:rPr>
        <w:t xml:space="preserve"> </w:t>
      </w:r>
      <w:r w:rsidRPr="5E2025DC">
        <w:rPr>
          <w:rStyle w:val="Strong"/>
          <w:rFonts w:asciiTheme="minorHAnsi" w:hAnsiTheme="minorHAnsi" w:cs="Segoe UI"/>
          <w:b w:val="0"/>
          <w:bCs w:val="0"/>
          <w:sz w:val="21"/>
          <w:szCs w:val="21"/>
          <w:lang w:val="fr-FR"/>
        </w:rPr>
        <w:t>193</w:t>
      </w:r>
      <w:r w:rsidR="00552491" w:rsidRPr="5E2025DC">
        <w:rPr>
          <w:rStyle w:val="Strong"/>
          <w:rFonts w:asciiTheme="minorHAnsi" w:hAnsiTheme="minorHAnsi" w:cs="Segoe UI"/>
          <w:b w:val="0"/>
          <w:bCs w:val="0"/>
          <w:sz w:val="21"/>
          <w:szCs w:val="21"/>
          <w:lang w:val="fr-FR"/>
        </w:rPr>
        <w:t>0</w:t>
      </w:r>
      <w:r w:rsidRPr="5E2025DC">
        <w:rPr>
          <w:rStyle w:val="Strong"/>
          <w:rFonts w:asciiTheme="minorHAnsi" w:hAnsiTheme="minorHAnsi" w:cs="Segoe UI"/>
          <w:b w:val="0"/>
          <w:bCs w:val="0"/>
          <w:sz w:val="21"/>
          <w:szCs w:val="21"/>
          <w:lang w:val="fr-FR"/>
        </w:rPr>
        <w:t>0 accouchements</w:t>
      </w:r>
      <w:r w:rsidRPr="5E2025DC">
        <w:rPr>
          <w:rFonts w:asciiTheme="minorHAnsi" w:hAnsiTheme="minorHAnsi" w:cs="Segoe UI"/>
          <w:sz w:val="21"/>
          <w:szCs w:val="21"/>
          <w:lang w:val="fr-FR"/>
        </w:rPr>
        <w:t xml:space="preserve"> ont été assistés par un personnel qualifié et </w:t>
      </w:r>
      <w:r w:rsidRPr="5E2025DC">
        <w:rPr>
          <w:rStyle w:val="Strong"/>
          <w:rFonts w:asciiTheme="minorHAnsi" w:hAnsiTheme="minorHAnsi" w:cs="Segoe UI"/>
          <w:b w:val="0"/>
          <w:bCs w:val="0"/>
          <w:sz w:val="21"/>
          <w:szCs w:val="21"/>
          <w:lang w:val="fr-FR"/>
        </w:rPr>
        <w:t>19</w:t>
      </w:r>
      <w:r w:rsidR="00552491" w:rsidRPr="5E2025DC">
        <w:rPr>
          <w:rStyle w:val="Strong"/>
          <w:rFonts w:asciiTheme="minorHAnsi" w:hAnsiTheme="minorHAnsi" w:cs="Segoe UI"/>
          <w:b w:val="0"/>
          <w:bCs w:val="0"/>
          <w:sz w:val="21"/>
          <w:szCs w:val="21"/>
          <w:lang w:val="fr-FR"/>
        </w:rPr>
        <w:t>227</w:t>
      </w:r>
      <w:r w:rsidRPr="5E2025DC">
        <w:rPr>
          <w:rStyle w:val="Strong"/>
          <w:rFonts w:asciiTheme="minorHAnsi" w:hAnsiTheme="minorHAnsi" w:cs="Segoe UI"/>
          <w:b w:val="0"/>
          <w:bCs w:val="0"/>
          <w:sz w:val="21"/>
          <w:szCs w:val="21"/>
          <w:lang w:val="fr-FR"/>
        </w:rPr>
        <w:t xml:space="preserve"> femmes</w:t>
      </w:r>
      <w:r w:rsidRPr="5E2025DC">
        <w:rPr>
          <w:rFonts w:asciiTheme="minorHAnsi" w:hAnsiTheme="minorHAnsi" w:cs="Segoe UI"/>
          <w:sz w:val="21"/>
          <w:szCs w:val="21"/>
          <w:lang w:val="fr-FR"/>
        </w:rPr>
        <w:t xml:space="preserve"> ont reçu des soins postnatals.</w:t>
      </w:r>
    </w:p>
    <w:p w14:paraId="744FB2A2" w14:textId="63460DA3" w:rsidR="00CA5A40" w:rsidRPr="00ED46C7" w:rsidRDefault="00CA5A40" w:rsidP="009E3040">
      <w:pPr>
        <w:pStyle w:val="NormalWeb"/>
        <w:jc w:val="both"/>
        <w:rPr>
          <w:rFonts w:asciiTheme="minorHAnsi" w:hAnsiTheme="minorHAnsi" w:cs="Segoe UI"/>
          <w:sz w:val="21"/>
          <w:szCs w:val="21"/>
          <w:lang w:val="fr-FR"/>
        </w:rPr>
      </w:pPr>
      <w:r w:rsidRPr="00ED46C7">
        <w:rPr>
          <w:rFonts w:asciiTheme="minorHAnsi" w:hAnsiTheme="minorHAnsi" w:cs="Segoe UI"/>
          <w:sz w:val="21"/>
          <w:szCs w:val="21"/>
          <w:lang w:val="fr-FR"/>
        </w:rPr>
        <w:t xml:space="preserve">Chez les enfants de moins de cinq ans, le projet a contribué à la prise en charge de </w:t>
      </w:r>
      <w:r w:rsidR="00552491" w:rsidRPr="00ED46C7">
        <w:rPr>
          <w:rStyle w:val="Strong"/>
          <w:rFonts w:asciiTheme="minorHAnsi" w:hAnsiTheme="minorHAnsi" w:cs="Segoe UI"/>
          <w:b w:val="0"/>
          <w:bCs w:val="0"/>
          <w:sz w:val="21"/>
          <w:szCs w:val="21"/>
          <w:lang w:val="fr-FR"/>
        </w:rPr>
        <w:t>7172</w:t>
      </w:r>
      <w:r w:rsidRPr="00ED46C7">
        <w:rPr>
          <w:rStyle w:val="Strong"/>
          <w:rFonts w:asciiTheme="minorHAnsi" w:hAnsiTheme="minorHAnsi" w:cs="Segoe UI"/>
          <w:b w:val="0"/>
          <w:bCs w:val="0"/>
          <w:sz w:val="21"/>
          <w:szCs w:val="21"/>
          <w:lang w:val="fr-FR"/>
        </w:rPr>
        <w:t xml:space="preserve"> cas de diarrhée</w:t>
      </w:r>
      <w:r w:rsidRPr="00ED46C7">
        <w:rPr>
          <w:rFonts w:asciiTheme="minorHAnsi" w:hAnsiTheme="minorHAnsi" w:cs="Segoe UI"/>
          <w:b/>
          <w:bCs/>
          <w:sz w:val="21"/>
          <w:szCs w:val="21"/>
          <w:lang w:val="fr-FR"/>
        </w:rPr>
        <w:t xml:space="preserve">, </w:t>
      </w:r>
      <w:r w:rsidR="00552491" w:rsidRPr="00ED46C7">
        <w:rPr>
          <w:rStyle w:val="Strong"/>
          <w:rFonts w:asciiTheme="minorHAnsi" w:hAnsiTheme="minorHAnsi" w:cs="Segoe UI"/>
          <w:b w:val="0"/>
          <w:bCs w:val="0"/>
          <w:sz w:val="21"/>
          <w:szCs w:val="21"/>
          <w:lang w:val="fr-FR"/>
        </w:rPr>
        <w:t>34770</w:t>
      </w:r>
      <w:r w:rsidRPr="00ED46C7">
        <w:rPr>
          <w:rStyle w:val="Strong"/>
          <w:rFonts w:asciiTheme="minorHAnsi" w:hAnsiTheme="minorHAnsi" w:cs="Segoe UI"/>
          <w:b w:val="0"/>
          <w:bCs w:val="0"/>
          <w:sz w:val="21"/>
          <w:szCs w:val="21"/>
          <w:lang w:val="fr-FR"/>
        </w:rPr>
        <w:t xml:space="preserve"> cas de paludisme</w:t>
      </w:r>
      <w:r w:rsidRPr="00ED46C7">
        <w:rPr>
          <w:rFonts w:asciiTheme="minorHAnsi" w:hAnsiTheme="minorHAnsi" w:cs="Segoe UI"/>
          <w:b/>
          <w:bCs/>
          <w:sz w:val="21"/>
          <w:szCs w:val="21"/>
          <w:lang w:val="fr-FR"/>
        </w:rPr>
        <w:t xml:space="preserve"> </w:t>
      </w:r>
      <w:r w:rsidRPr="00ED46C7">
        <w:rPr>
          <w:rFonts w:asciiTheme="minorHAnsi" w:hAnsiTheme="minorHAnsi" w:cs="Segoe UI"/>
          <w:sz w:val="21"/>
          <w:szCs w:val="21"/>
          <w:lang w:val="fr-FR"/>
        </w:rPr>
        <w:t xml:space="preserve">et </w:t>
      </w:r>
      <w:r w:rsidRPr="00ED46C7">
        <w:rPr>
          <w:rStyle w:val="Strong"/>
          <w:rFonts w:asciiTheme="minorHAnsi" w:hAnsiTheme="minorHAnsi" w:cs="Segoe UI"/>
          <w:b w:val="0"/>
          <w:bCs w:val="0"/>
          <w:sz w:val="21"/>
          <w:szCs w:val="21"/>
          <w:lang w:val="fr-FR"/>
        </w:rPr>
        <w:t>10</w:t>
      </w:r>
      <w:r w:rsidR="00552491" w:rsidRPr="00ED46C7">
        <w:rPr>
          <w:rStyle w:val="Strong"/>
          <w:rFonts w:asciiTheme="minorHAnsi" w:hAnsiTheme="minorHAnsi" w:cs="Segoe UI"/>
          <w:b w:val="0"/>
          <w:bCs w:val="0"/>
          <w:sz w:val="21"/>
          <w:szCs w:val="21"/>
          <w:lang w:val="fr-FR"/>
        </w:rPr>
        <w:t>391</w:t>
      </w:r>
      <w:r w:rsidRPr="00ED46C7">
        <w:rPr>
          <w:rStyle w:val="Strong"/>
          <w:rFonts w:asciiTheme="minorHAnsi" w:hAnsiTheme="minorHAnsi" w:cs="Segoe UI"/>
          <w:b w:val="0"/>
          <w:bCs w:val="0"/>
          <w:sz w:val="21"/>
          <w:szCs w:val="21"/>
          <w:lang w:val="fr-FR"/>
        </w:rPr>
        <w:t xml:space="preserve"> cas de pneumonie simple</w:t>
      </w:r>
      <w:r w:rsidRPr="00ED46C7">
        <w:rPr>
          <w:rFonts w:asciiTheme="minorHAnsi" w:hAnsiTheme="minorHAnsi" w:cs="Segoe UI"/>
          <w:sz w:val="21"/>
          <w:szCs w:val="21"/>
          <w:lang w:val="fr-FR"/>
        </w:rPr>
        <w:t xml:space="preserve">. En outre, la disponibilité des vaccins a permis à </w:t>
      </w:r>
      <w:r w:rsidRPr="00ED46C7">
        <w:rPr>
          <w:rStyle w:val="Strong"/>
          <w:rFonts w:asciiTheme="minorHAnsi" w:hAnsiTheme="minorHAnsi" w:cs="Segoe UI"/>
          <w:b w:val="0"/>
          <w:bCs w:val="0"/>
          <w:sz w:val="21"/>
          <w:szCs w:val="21"/>
          <w:lang w:val="fr-FR"/>
        </w:rPr>
        <w:t>18 1</w:t>
      </w:r>
      <w:r w:rsidR="00552491" w:rsidRPr="00ED46C7">
        <w:rPr>
          <w:rStyle w:val="Strong"/>
          <w:rFonts w:asciiTheme="minorHAnsi" w:hAnsiTheme="minorHAnsi" w:cs="Segoe UI"/>
          <w:b w:val="0"/>
          <w:bCs w:val="0"/>
          <w:sz w:val="21"/>
          <w:szCs w:val="21"/>
          <w:lang w:val="fr-FR"/>
        </w:rPr>
        <w:t>74</w:t>
      </w:r>
      <w:r w:rsidRPr="00ED46C7">
        <w:rPr>
          <w:rStyle w:val="Strong"/>
          <w:rFonts w:asciiTheme="minorHAnsi" w:hAnsiTheme="minorHAnsi" w:cs="Segoe UI"/>
          <w:b w:val="0"/>
          <w:bCs w:val="0"/>
          <w:sz w:val="21"/>
          <w:szCs w:val="21"/>
          <w:lang w:val="fr-FR"/>
        </w:rPr>
        <w:t xml:space="preserve"> enfants de moins de 12 mois</w:t>
      </w:r>
      <w:r w:rsidRPr="00ED46C7">
        <w:rPr>
          <w:rFonts w:asciiTheme="minorHAnsi" w:hAnsiTheme="minorHAnsi" w:cs="Segoe UI"/>
          <w:sz w:val="21"/>
          <w:szCs w:val="21"/>
          <w:lang w:val="fr-FR"/>
        </w:rPr>
        <w:t xml:space="preserve"> de recevoir les trois doses du vaccin pentavalent, tandis que </w:t>
      </w:r>
      <w:r w:rsidRPr="00ED46C7">
        <w:rPr>
          <w:rStyle w:val="Strong"/>
          <w:rFonts w:asciiTheme="minorHAnsi" w:hAnsiTheme="minorHAnsi" w:cs="Segoe UI"/>
          <w:b w:val="0"/>
          <w:bCs w:val="0"/>
          <w:sz w:val="21"/>
          <w:szCs w:val="21"/>
          <w:lang w:val="fr-FR"/>
        </w:rPr>
        <w:t>17 211 enfants</w:t>
      </w:r>
      <w:r w:rsidRPr="00ED46C7">
        <w:rPr>
          <w:rFonts w:asciiTheme="minorHAnsi" w:hAnsiTheme="minorHAnsi" w:cs="Segoe UI"/>
          <w:sz w:val="21"/>
          <w:szCs w:val="21"/>
          <w:lang w:val="fr-FR"/>
        </w:rPr>
        <w:t xml:space="preserve"> ont été immunisés contre la rougeole.</w:t>
      </w:r>
    </w:p>
    <w:p w14:paraId="3E03CADA" w14:textId="15A00908" w:rsidR="00CA5A40" w:rsidRPr="00ED46C7" w:rsidRDefault="00CA5A40" w:rsidP="009E3040">
      <w:pPr>
        <w:pStyle w:val="NormalWeb"/>
        <w:jc w:val="both"/>
        <w:rPr>
          <w:rFonts w:asciiTheme="minorHAnsi" w:hAnsiTheme="minorHAnsi" w:cs="Segoe UI"/>
          <w:sz w:val="21"/>
          <w:szCs w:val="21"/>
          <w:lang w:val="fr-FR"/>
        </w:rPr>
      </w:pPr>
      <w:r w:rsidRPr="00ED46C7">
        <w:rPr>
          <w:rFonts w:asciiTheme="minorHAnsi" w:hAnsiTheme="minorHAnsi" w:cs="Segoe UI"/>
          <w:sz w:val="21"/>
          <w:szCs w:val="21"/>
          <w:lang w:val="fr-FR"/>
        </w:rPr>
        <w:t>Toutefois, les ruptures récurrentes de stocks de médicaments essentiels ont constitué un défi majeur pour la mise en œuvre des activités. Malgré ces contraintes, des actions concertées ont été menées avec les différentes parties prenantes afin d’identifier des solutions durables et de renforcer la qualité des services et des soins de santé offerts dans les établissements sanitaires.</w:t>
      </w:r>
    </w:p>
    <w:p w14:paraId="4909514F" w14:textId="77777777" w:rsidR="005B27C5" w:rsidRPr="00ED46C7" w:rsidRDefault="005B27C5">
      <w:pPr>
        <w:pStyle w:val="ListParagraph"/>
        <w:numPr>
          <w:ilvl w:val="0"/>
          <w:numId w:val="25"/>
        </w:numPr>
        <w:rPr>
          <w:b/>
          <w:bCs/>
          <w:lang w:val="fr-FR"/>
        </w:rPr>
      </w:pPr>
      <w:r w:rsidRPr="00ED46C7">
        <w:rPr>
          <w:b/>
          <w:bCs/>
          <w:lang w:val="fr-FR"/>
        </w:rPr>
        <w:t>Nutrition</w:t>
      </w:r>
    </w:p>
    <w:p w14:paraId="6BEA8F7E" w14:textId="4DFB222C" w:rsidR="00EB2C2E" w:rsidRPr="00ED46C7" w:rsidRDefault="00EB2C2E" w:rsidP="00EB2C2E">
      <w:pPr>
        <w:spacing w:after="0" w:line="300" w:lineRule="atLeast"/>
        <w:jc w:val="both"/>
        <w:rPr>
          <w:rFonts w:eastAsia="Times New Roman" w:cs="Segoe UI"/>
          <w:kern w:val="0"/>
          <w:sz w:val="21"/>
          <w:szCs w:val="21"/>
          <w:lang w:val="fr-FR"/>
          <w14:ligatures w14:val="none"/>
        </w:rPr>
      </w:pPr>
      <w:r w:rsidRPr="00ED46C7">
        <w:rPr>
          <w:rFonts w:eastAsia="Times New Roman" w:cs="Segoe UI"/>
          <w:kern w:val="0"/>
          <w:sz w:val="21"/>
          <w:szCs w:val="21"/>
          <w:lang w:val="fr-FR"/>
          <w14:ligatures w14:val="none"/>
        </w:rPr>
        <w:t>Au cours du mois, EPIC a renforcé les interventions vitales en nutrition afin de sauver des vies. Ces interventions ont consisté en : (i) l’appui à 52 Groupes de Soutien à l’ANJE (GSA) pour la réalisation de démonstrations culinaires ; (ii) la redynamisation de 50 groupes de soutien à l’ANJE dans trois zones de santé (Cilundu, Diulu et Mukumbi) ; (iii) la mise en œuvre de la campagne de supplémentation en vitamine A et de déparasitage à l’albendazole dans 19 zones de santé ; et (iv) la supplémentation des femmes enceintes en MMS à travers la promotion des pratiques familiales essentielles (PFE) et les démonstrations culinaires dans la communauté.</w:t>
      </w:r>
    </w:p>
    <w:p w14:paraId="50AE29BA" w14:textId="5F2B489D" w:rsidR="00DB292F" w:rsidRPr="00ED46C7" w:rsidRDefault="0096634C" w:rsidP="00DB292F">
      <w:pPr>
        <w:jc w:val="both"/>
        <w:rPr>
          <w:rFonts w:eastAsia="Times New Roman" w:cs="Segoe UI"/>
          <w:kern w:val="0"/>
          <w:sz w:val="21"/>
          <w:szCs w:val="21"/>
          <w:lang w:val="fr-FR"/>
          <w14:ligatures w14:val="none"/>
        </w:rPr>
      </w:pPr>
      <w:r w:rsidRPr="00ED46C7">
        <w:rPr>
          <w:rFonts w:eastAsia="Times New Roman" w:cs="Segoe UI"/>
          <w:kern w:val="0"/>
          <w:sz w:val="21"/>
          <w:szCs w:val="21"/>
          <w:lang w:val="fr-FR"/>
          <w14:ligatures w14:val="none"/>
        </w:rPr>
        <w:t xml:space="preserve">Grace à cet appui, 12715 femmes enceintes ont </w:t>
      </w:r>
      <w:r w:rsidR="00EB2C2E" w:rsidRPr="00ED46C7">
        <w:rPr>
          <w:rFonts w:eastAsia="Times New Roman" w:cs="Segoe UI"/>
          <w:kern w:val="0"/>
          <w:sz w:val="21"/>
          <w:szCs w:val="21"/>
          <w:lang w:val="fr-FR"/>
          <w14:ligatures w14:val="none"/>
        </w:rPr>
        <w:t xml:space="preserve">été </w:t>
      </w:r>
      <w:r w:rsidRPr="00ED46C7">
        <w:rPr>
          <w:rFonts w:eastAsia="Times New Roman" w:cs="Segoe UI"/>
          <w:kern w:val="0"/>
          <w:sz w:val="21"/>
          <w:szCs w:val="21"/>
          <w:lang w:val="fr-FR"/>
          <w14:ligatures w14:val="none"/>
        </w:rPr>
        <w:t>supplémentées en MMS</w:t>
      </w:r>
      <w:r w:rsidR="00EB2C2E" w:rsidRPr="00ED46C7">
        <w:rPr>
          <w:rFonts w:eastAsia="Times New Roman" w:cs="Segoe UI"/>
          <w:kern w:val="0"/>
          <w:sz w:val="21"/>
          <w:szCs w:val="21"/>
          <w:lang w:val="fr-FR"/>
          <w14:ligatures w14:val="none"/>
        </w:rPr>
        <w:t xml:space="preserve">. Pendant la </w:t>
      </w:r>
      <w:r w:rsidR="00617BAF" w:rsidRPr="00ED46C7">
        <w:rPr>
          <w:rFonts w:eastAsia="Times New Roman" w:cs="Segoe UI"/>
          <w:kern w:val="0"/>
          <w:sz w:val="21"/>
          <w:szCs w:val="21"/>
          <w:lang w:val="fr-FR"/>
          <w14:ligatures w14:val="none"/>
        </w:rPr>
        <w:t>SVA, 1061375</w:t>
      </w:r>
      <w:r w:rsidR="00EB2C2E" w:rsidRPr="00ED46C7">
        <w:rPr>
          <w:rFonts w:eastAsia="Times New Roman" w:cs="Segoe UI"/>
          <w:kern w:val="0"/>
          <w:sz w:val="21"/>
          <w:szCs w:val="21"/>
          <w:lang w:val="fr-FR"/>
          <w14:ligatures w14:val="none"/>
        </w:rPr>
        <w:t xml:space="preserve"> </w:t>
      </w:r>
      <w:r w:rsidRPr="00ED46C7">
        <w:rPr>
          <w:rFonts w:eastAsia="Times New Roman" w:cs="Segoe UI"/>
          <w:kern w:val="0"/>
          <w:sz w:val="21"/>
          <w:szCs w:val="21"/>
          <w:lang w:val="fr-FR"/>
          <w14:ligatures w14:val="none"/>
        </w:rPr>
        <w:t xml:space="preserve">enfants </w:t>
      </w:r>
      <w:r w:rsidR="00EB2C2E" w:rsidRPr="00ED46C7">
        <w:rPr>
          <w:rFonts w:eastAsia="Times New Roman" w:cs="Segoe UI"/>
          <w:kern w:val="0"/>
          <w:sz w:val="21"/>
          <w:szCs w:val="21"/>
          <w:lang w:val="fr-FR"/>
          <w14:ligatures w14:val="none"/>
        </w:rPr>
        <w:t xml:space="preserve">ont été </w:t>
      </w:r>
      <w:r w:rsidRPr="00ED46C7">
        <w:rPr>
          <w:rFonts w:eastAsia="Times New Roman" w:cs="Segoe UI"/>
          <w:kern w:val="0"/>
          <w:sz w:val="21"/>
          <w:szCs w:val="21"/>
          <w:lang w:val="fr-FR"/>
          <w14:ligatures w14:val="none"/>
        </w:rPr>
        <w:t xml:space="preserve">supplémentés en vitamine A et  936745 </w:t>
      </w:r>
      <w:r w:rsidR="00617BAF" w:rsidRPr="00ED46C7">
        <w:rPr>
          <w:rFonts w:eastAsia="Times New Roman" w:cs="Segoe UI"/>
          <w:kern w:val="0"/>
          <w:sz w:val="21"/>
          <w:szCs w:val="21"/>
          <w:lang w:val="fr-FR"/>
          <w14:ligatures w14:val="none"/>
        </w:rPr>
        <w:t>déparasités</w:t>
      </w:r>
      <w:r w:rsidRPr="00ED46C7">
        <w:rPr>
          <w:rFonts w:eastAsia="Times New Roman" w:cs="Segoe UI"/>
          <w:kern w:val="0"/>
          <w:sz w:val="21"/>
          <w:szCs w:val="21"/>
          <w:lang w:val="fr-FR"/>
          <w14:ligatures w14:val="none"/>
        </w:rPr>
        <w:t xml:space="preserve"> </w:t>
      </w:r>
      <w:r w:rsidR="00617BAF" w:rsidRPr="00ED46C7">
        <w:rPr>
          <w:rFonts w:eastAsia="Times New Roman" w:cs="Segoe UI"/>
          <w:kern w:val="0"/>
          <w:sz w:val="21"/>
          <w:szCs w:val="21"/>
          <w:lang w:val="fr-FR"/>
          <w14:ligatures w14:val="none"/>
        </w:rPr>
        <w:t>à l’al</w:t>
      </w:r>
      <w:r w:rsidRPr="00ED46C7">
        <w:rPr>
          <w:rFonts w:eastAsia="Times New Roman" w:cs="Segoe UI"/>
          <w:kern w:val="0"/>
          <w:sz w:val="21"/>
          <w:szCs w:val="21"/>
          <w:lang w:val="fr-FR"/>
          <w14:ligatures w14:val="none"/>
        </w:rPr>
        <w:t>bendazole</w:t>
      </w:r>
      <w:r w:rsidR="000E1CF6" w:rsidRPr="00ED46C7">
        <w:rPr>
          <w:rFonts w:eastAsia="Times New Roman" w:cs="Segoe UI"/>
          <w:kern w:val="0"/>
          <w:sz w:val="21"/>
          <w:szCs w:val="21"/>
          <w:lang w:val="fr-FR"/>
          <w14:ligatures w14:val="none"/>
        </w:rPr>
        <w:t>.</w:t>
      </w:r>
    </w:p>
    <w:p w14:paraId="39622248" w14:textId="77777777" w:rsidR="00EB2C2E" w:rsidRDefault="00EB2C2E" w:rsidP="00DB292F">
      <w:pPr>
        <w:jc w:val="both"/>
        <w:rPr>
          <w:rFonts w:eastAsia="Times New Roman" w:cs="Segoe UI"/>
          <w:kern w:val="0"/>
          <w:sz w:val="21"/>
          <w:szCs w:val="21"/>
          <w:lang w:val="fr-FR"/>
          <w14:ligatures w14:val="none"/>
        </w:rPr>
      </w:pPr>
    </w:p>
    <w:p w14:paraId="1C2CD56A" w14:textId="77777777" w:rsidR="00ED46C7" w:rsidRPr="00ED46C7" w:rsidRDefault="00ED46C7" w:rsidP="00DB292F">
      <w:pPr>
        <w:jc w:val="both"/>
        <w:rPr>
          <w:rFonts w:eastAsia="Times New Roman" w:cs="Segoe UI"/>
          <w:kern w:val="0"/>
          <w:sz w:val="21"/>
          <w:szCs w:val="21"/>
          <w:lang w:val="fr-FR"/>
          <w14:ligatures w14:val="none"/>
        </w:rPr>
      </w:pPr>
    </w:p>
    <w:p w14:paraId="52674539" w14:textId="77777777" w:rsidR="00EB2C2E" w:rsidRPr="00ED46C7" w:rsidRDefault="00EB2C2E" w:rsidP="00DB292F">
      <w:pPr>
        <w:jc w:val="both"/>
        <w:rPr>
          <w:rFonts w:eastAsia="Times New Roman" w:cs="Segoe UI"/>
          <w:kern w:val="0"/>
          <w:sz w:val="21"/>
          <w:szCs w:val="21"/>
          <w:lang w:val="fr-FR"/>
          <w14:ligatures w14:val="none"/>
        </w:rPr>
      </w:pPr>
    </w:p>
    <w:p w14:paraId="05812A8B" w14:textId="77777777" w:rsidR="005B27C5" w:rsidRPr="00ED46C7" w:rsidRDefault="005B27C5">
      <w:pPr>
        <w:pStyle w:val="ListParagraph"/>
        <w:numPr>
          <w:ilvl w:val="0"/>
          <w:numId w:val="25"/>
        </w:numPr>
        <w:rPr>
          <w:b/>
          <w:bCs/>
          <w:lang w:val="fr-FR"/>
        </w:rPr>
      </w:pPr>
      <w:r w:rsidRPr="00ED46C7">
        <w:rPr>
          <w:b/>
          <w:bCs/>
          <w:lang w:val="fr-FR"/>
        </w:rPr>
        <w:lastRenderedPageBreak/>
        <w:t xml:space="preserve">Paludisme </w:t>
      </w:r>
    </w:p>
    <w:p w14:paraId="5D02296F" w14:textId="42CE8180" w:rsidR="00617BAF" w:rsidRPr="00ED46C7" w:rsidRDefault="36403475" w:rsidP="3C5A3FE8">
      <w:pPr>
        <w:pStyle w:val="NormalWeb"/>
        <w:spacing w:line="300" w:lineRule="atLeast"/>
        <w:jc w:val="both"/>
        <w:rPr>
          <w:rFonts w:asciiTheme="minorHAnsi" w:hAnsiTheme="minorHAnsi" w:cs="Segoe UI"/>
          <w:sz w:val="21"/>
          <w:szCs w:val="21"/>
          <w:lang w:val="fr-FR"/>
        </w:rPr>
      </w:pPr>
      <w:r w:rsidRPr="3C5A3FE8">
        <w:rPr>
          <w:rFonts w:asciiTheme="minorHAnsi" w:hAnsiTheme="minorHAnsi" w:cs="Segoe UI"/>
          <w:sz w:val="21"/>
          <w:szCs w:val="21"/>
          <w:lang w:val="fr-FR"/>
        </w:rPr>
        <w:t xml:space="preserve">Au cours du mois </w:t>
      </w:r>
      <w:ins w:id="7" w:author="Albert Bope Mishapiem" w:date="2026-08-06T08:36:00Z" w16du:dateUtc="2026-08-06T08:36:14Z">
        <w:r w:rsidR="0CBF7C6E" w:rsidRPr="3C5A3FE8">
          <w:rPr>
            <w:rFonts w:asciiTheme="minorHAnsi" w:hAnsiTheme="minorHAnsi" w:cs="Segoe UI"/>
            <w:sz w:val="21"/>
            <w:szCs w:val="21"/>
            <w:lang w:val="fr-FR"/>
          </w:rPr>
          <w:t>de juin</w:t>
        </w:r>
      </w:ins>
      <w:del w:id="8" w:author="Albert Bope Mishapiem" w:date="2026-08-06T08:36:00Z" w16du:dateUtc="2026-08-06T08:36:12Z">
        <w:r w:rsidR="00617BAF" w:rsidRPr="3C5A3FE8" w:rsidDel="36403475">
          <w:rPr>
            <w:rFonts w:asciiTheme="minorHAnsi" w:hAnsiTheme="minorHAnsi" w:cs="Segoe UI"/>
            <w:sz w:val="21"/>
            <w:szCs w:val="21"/>
            <w:lang w:val="fr-FR"/>
          </w:rPr>
          <w:delText>d’avril,</w:delText>
        </w:r>
      </w:del>
      <w:r w:rsidRPr="3C5A3FE8">
        <w:rPr>
          <w:rFonts w:asciiTheme="minorHAnsi" w:hAnsiTheme="minorHAnsi" w:cs="Segoe UI"/>
          <w:sz w:val="21"/>
          <w:szCs w:val="21"/>
          <w:lang w:val="fr-FR"/>
        </w:rPr>
        <w:t xml:space="preserve"> EPIC a soutenu les interventions vitales de lutte contre le paludisme afin de sauver des vies. Le projet a apporté un appui technique et financier à : (i) l’initiation du processus de mise en œuvre du Traitement Préventif Intermittent du paludisme chez les enfants (TPIgC) dans cinq zones de santé (Bipemba, Cilundu, Kabeya Kamunanga, Mukumbi et Tshilenge) ; (ii) la recherche active et l’orientation des enfants de moins de cinq ans présentant de la fièvre vers les structures de santé pour le diagnostic et la prise en charge ; et (iii) la recherche et l’orientation des femmes enceintes vers les consultations prénatales, notamment lors des mini-campagnes et des activités de promotion des pratiques familiales essentielles (PFE).</w:t>
      </w:r>
    </w:p>
    <w:p w14:paraId="36FC7459" w14:textId="72259E7F" w:rsidR="00617BAF" w:rsidRPr="00ED46C7" w:rsidRDefault="00617BAF" w:rsidP="00617BAF">
      <w:pPr>
        <w:pStyle w:val="NormalWeb"/>
        <w:spacing w:line="300" w:lineRule="atLeast"/>
        <w:jc w:val="both"/>
        <w:rPr>
          <w:rFonts w:asciiTheme="minorHAnsi" w:hAnsiTheme="minorHAnsi" w:cs="Segoe UI"/>
          <w:sz w:val="21"/>
          <w:szCs w:val="21"/>
          <w:lang w:val="fr-FR"/>
        </w:rPr>
      </w:pPr>
      <w:r w:rsidRPr="00ED46C7">
        <w:rPr>
          <w:rFonts w:asciiTheme="minorHAnsi" w:hAnsiTheme="minorHAnsi" w:cs="Segoe UI"/>
          <w:sz w:val="21"/>
          <w:szCs w:val="21"/>
          <w:lang w:val="fr-FR"/>
        </w:rPr>
        <w:t xml:space="preserve">Grâce à cet appui, </w:t>
      </w:r>
      <w:r w:rsidRPr="00ED46C7">
        <w:rPr>
          <w:rStyle w:val="Strong"/>
          <w:rFonts w:asciiTheme="minorHAnsi" w:hAnsiTheme="minorHAnsi" w:cs="Segoe UI"/>
          <w:b w:val="0"/>
          <w:bCs w:val="0"/>
          <w:sz w:val="21"/>
          <w:szCs w:val="21"/>
          <w:lang w:val="fr-FR"/>
        </w:rPr>
        <w:t>12 160 femmes enceintes</w:t>
      </w:r>
      <w:r w:rsidRPr="00ED46C7">
        <w:rPr>
          <w:rFonts w:asciiTheme="minorHAnsi" w:hAnsiTheme="minorHAnsi" w:cs="Segoe UI"/>
          <w:sz w:val="21"/>
          <w:szCs w:val="21"/>
          <w:lang w:val="fr-FR"/>
        </w:rPr>
        <w:t xml:space="preserve"> ont reçu une moustiquaire imprégnée d’insecticide (MII) lors de leur première consultation prénatale, tandis que </w:t>
      </w:r>
      <w:r w:rsidRPr="00ED46C7">
        <w:rPr>
          <w:rStyle w:val="Strong"/>
          <w:rFonts w:asciiTheme="minorHAnsi" w:hAnsiTheme="minorHAnsi" w:cs="Segoe UI"/>
          <w:b w:val="0"/>
          <w:bCs w:val="0"/>
          <w:sz w:val="21"/>
          <w:szCs w:val="21"/>
          <w:lang w:val="fr-FR"/>
        </w:rPr>
        <w:t>11 116 enfants</w:t>
      </w:r>
      <w:r w:rsidRPr="00ED46C7">
        <w:rPr>
          <w:rFonts w:asciiTheme="minorHAnsi" w:hAnsiTheme="minorHAnsi" w:cs="Segoe UI"/>
          <w:sz w:val="21"/>
          <w:szCs w:val="21"/>
          <w:lang w:val="fr-FR"/>
        </w:rPr>
        <w:t xml:space="preserve"> ont bénéficié de la MII pendant la consultation préscoliare (CPS). Parmi les femmes enceintes, </w:t>
      </w:r>
      <w:r w:rsidRPr="00ED46C7">
        <w:rPr>
          <w:rStyle w:val="Strong"/>
          <w:rFonts w:asciiTheme="minorHAnsi" w:hAnsiTheme="minorHAnsi" w:cs="Segoe UI"/>
          <w:b w:val="0"/>
          <w:bCs w:val="0"/>
          <w:sz w:val="21"/>
          <w:szCs w:val="21"/>
          <w:lang w:val="fr-FR"/>
        </w:rPr>
        <w:t>14 249</w:t>
      </w:r>
      <w:r w:rsidRPr="00ED46C7">
        <w:rPr>
          <w:rFonts w:asciiTheme="minorHAnsi" w:hAnsiTheme="minorHAnsi" w:cs="Segoe UI"/>
          <w:b/>
          <w:bCs/>
          <w:sz w:val="21"/>
          <w:szCs w:val="21"/>
          <w:lang w:val="fr-FR"/>
        </w:rPr>
        <w:t xml:space="preserve"> </w:t>
      </w:r>
      <w:r w:rsidRPr="00ED46C7">
        <w:rPr>
          <w:rFonts w:asciiTheme="minorHAnsi" w:hAnsiTheme="minorHAnsi" w:cs="Segoe UI"/>
          <w:sz w:val="21"/>
          <w:szCs w:val="21"/>
          <w:lang w:val="fr-FR"/>
        </w:rPr>
        <w:t xml:space="preserve">ont reçu au moins deux doses de traitement préventif intermittent (TPI) pour prévenir le paludisme. Par ailleurs, </w:t>
      </w:r>
      <w:r w:rsidRPr="00ED46C7">
        <w:rPr>
          <w:rStyle w:val="Strong"/>
          <w:rFonts w:asciiTheme="minorHAnsi" w:hAnsiTheme="minorHAnsi" w:cs="Segoe UI"/>
          <w:b w:val="0"/>
          <w:bCs w:val="0"/>
          <w:sz w:val="21"/>
          <w:szCs w:val="21"/>
          <w:lang w:val="fr-FR"/>
        </w:rPr>
        <w:t>34 770 enfants</w:t>
      </w:r>
      <w:r w:rsidRPr="00ED46C7">
        <w:rPr>
          <w:rFonts w:asciiTheme="minorHAnsi" w:hAnsiTheme="minorHAnsi" w:cs="Segoe UI"/>
          <w:sz w:val="21"/>
          <w:szCs w:val="21"/>
          <w:lang w:val="fr-FR"/>
        </w:rPr>
        <w:t xml:space="preserve"> atteints du paludisme ont été diagnostiqués, traités et sauvés de cette maladie.</w:t>
      </w:r>
    </w:p>
    <w:p w14:paraId="4749C267" w14:textId="77777777" w:rsidR="005B27C5" w:rsidRPr="00ED46C7" w:rsidRDefault="005B27C5">
      <w:pPr>
        <w:pStyle w:val="ListParagraph"/>
        <w:numPr>
          <w:ilvl w:val="0"/>
          <w:numId w:val="25"/>
        </w:numPr>
        <w:rPr>
          <w:lang w:val="fr-FR"/>
        </w:rPr>
      </w:pPr>
      <w:r w:rsidRPr="00ED46C7">
        <w:rPr>
          <w:lang w:val="fr-FR"/>
        </w:rPr>
        <w:t xml:space="preserve">Taux de réalisation des activités </w:t>
      </w:r>
    </w:p>
    <w:p w14:paraId="378C0CFD" w14:textId="145E4E20" w:rsidR="00580729" w:rsidRPr="00ED46C7" w:rsidRDefault="00580729" w:rsidP="00580729">
      <w:pPr>
        <w:pStyle w:val="ListParagraph"/>
        <w:ind w:left="1080"/>
        <w:rPr>
          <w:lang w:val="fr-FR"/>
        </w:rPr>
      </w:pPr>
      <w:r w:rsidRPr="00ED46C7">
        <w:rPr>
          <w:lang w:val="fr-FR"/>
        </w:rPr>
        <w:t xml:space="preserve">Tableau </w:t>
      </w:r>
      <w:r w:rsidR="001D34B7" w:rsidRPr="00ED46C7">
        <w:rPr>
          <w:lang w:val="fr-FR"/>
        </w:rPr>
        <w:t xml:space="preserve">I : Réalisation des activités, nombre et pourcentage </w:t>
      </w:r>
    </w:p>
    <w:tbl>
      <w:tblPr>
        <w:tblStyle w:val="TableGrid"/>
        <w:tblW w:w="9949" w:type="dxa"/>
        <w:tblLook w:val="04A0" w:firstRow="1" w:lastRow="0" w:firstColumn="1" w:lastColumn="0" w:noHBand="0" w:noVBand="1"/>
      </w:tblPr>
      <w:tblGrid>
        <w:gridCol w:w="5845"/>
        <w:gridCol w:w="2056"/>
        <w:gridCol w:w="2048"/>
      </w:tblGrid>
      <w:tr w:rsidR="000F7B68" w:rsidRPr="00ED46C7" w14:paraId="4CE8EA18" w14:textId="77777777" w:rsidTr="00FD3434">
        <w:tc>
          <w:tcPr>
            <w:tcW w:w="5845" w:type="dxa"/>
            <w:shd w:val="clear" w:color="auto" w:fill="F2F2F2" w:themeFill="background1" w:themeFillShade="F2"/>
          </w:tcPr>
          <w:p w14:paraId="38094F98" w14:textId="424878D2" w:rsidR="000F7B68" w:rsidRPr="00ED46C7" w:rsidRDefault="00963F3D" w:rsidP="000B0035">
            <w:pPr>
              <w:rPr>
                <w:b/>
                <w:bCs/>
                <w:lang w:val="fr-FR"/>
              </w:rPr>
            </w:pPr>
            <w:r w:rsidRPr="00ED46C7">
              <w:rPr>
                <w:b/>
                <w:bCs/>
                <w:lang w:val="fr-FR"/>
              </w:rPr>
              <w:t xml:space="preserve">Rubriques </w:t>
            </w:r>
          </w:p>
        </w:tc>
        <w:tc>
          <w:tcPr>
            <w:tcW w:w="2056" w:type="dxa"/>
            <w:shd w:val="clear" w:color="auto" w:fill="F2F2F2" w:themeFill="background1" w:themeFillShade="F2"/>
          </w:tcPr>
          <w:p w14:paraId="583F5D59" w14:textId="31A35692" w:rsidR="000F7B68" w:rsidRPr="00ED46C7" w:rsidRDefault="000F7B68" w:rsidP="000B0035">
            <w:pPr>
              <w:rPr>
                <w:b/>
                <w:bCs/>
                <w:lang w:val="fr-FR"/>
              </w:rPr>
            </w:pPr>
            <w:r w:rsidRPr="00ED46C7">
              <w:rPr>
                <w:b/>
                <w:bCs/>
                <w:lang w:val="fr-FR"/>
              </w:rPr>
              <w:t xml:space="preserve">Nombre </w:t>
            </w:r>
          </w:p>
        </w:tc>
        <w:tc>
          <w:tcPr>
            <w:tcW w:w="2048" w:type="dxa"/>
            <w:shd w:val="clear" w:color="auto" w:fill="F2F2F2" w:themeFill="background1" w:themeFillShade="F2"/>
          </w:tcPr>
          <w:p w14:paraId="11ED0516" w14:textId="2F04EBD2" w:rsidR="000F7B68" w:rsidRPr="00ED46C7" w:rsidRDefault="000F7B68" w:rsidP="000B0035">
            <w:pPr>
              <w:rPr>
                <w:b/>
                <w:bCs/>
                <w:lang w:val="fr-FR"/>
              </w:rPr>
            </w:pPr>
            <w:r w:rsidRPr="00ED46C7">
              <w:rPr>
                <w:b/>
                <w:bCs/>
                <w:lang w:val="fr-FR"/>
              </w:rPr>
              <w:t xml:space="preserve">Pourcentage </w:t>
            </w:r>
          </w:p>
        </w:tc>
      </w:tr>
      <w:tr w:rsidR="00BA33E9" w:rsidRPr="00ED46C7" w14:paraId="15E2E048" w14:textId="77777777" w:rsidTr="11DBA381">
        <w:tc>
          <w:tcPr>
            <w:tcW w:w="5845" w:type="dxa"/>
          </w:tcPr>
          <w:p w14:paraId="1E01BD3F" w14:textId="1EDF372F" w:rsidR="00BA33E9" w:rsidRPr="00ED46C7" w:rsidRDefault="00BA33E9" w:rsidP="000B0035">
            <w:pPr>
              <w:rPr>
                <w:lang w:val="fr-FR"/>
              </w:rPr>
            </w:pPr>
            <w:r w:rsidRPr="00ED46C7">
              <w:rPr>
                <w:lang w:val="fr-FR"/>
              </w:rPr>
              <w:t xml:space="preserve">Nombre total d’activités prévues durant le mois </w:t>
            </w:r>
          </w:p>
        </w:tc>
        <w:tc>
          <w:tcPr>
            <w:tcW w:w="2056" w:type="dxa"/>
          </w:tcPr>
          <w:p w14:paraId="63E0ACAD" w14:textId="735313A3" w:rsidR="00BA33E9" w:rsidRPr="00ED46C7" w:rsidRDefault="619FD54A" w:rsidP="000B0035">
            <w:pPr>
              <w:rPr>
                <w:lang w:val="fr-FR"/>
              </w:rPr>
            </w:pPr>
            <w:r w:rsidRPr="00ED46C7">
              <w:rPr>
                <w:lang w:val="fr-FR"/>
              </w:rPr>
              <w:t>2</w:t>
            </w:r>
            <w:r w:rsidR="69B416D3" w:rsidRPr="00ED46C7">
              <w:rPr>
                <w:lang w:val="fr-FR"/>
              </w:rPr>
              <w:t>2</w:t>
            </w:r>
          </w:p>
        </w:tc>
        <w:tc>
          <w:tcPr>
            <w:tcW w:w="2048" w:type="dxa"/>
          </w:tcPr>
          <w:p w14:paraId="43C5C9FE" w14:textId="2AD1B563" w:rsidR="00BA33E9" w:rsidRPr="00ED46C7" w:rsidRDefault="386AB585" w:rsidP="000B0035">
            <w:pPr>
              <w:rPr>
                <w:lang w:val="fr-FR"/>
              </w:rPr>
            </w:pPr>
            <w:r w:rsidRPr="00ED46C7">
              <w:rPr>
                <w:lang w:val="fr-FR"/>
              </w:rPr>
              <w:t>100%</w:t>
            </w:r>
          </w:p>
        </w:tc>
      </w:tr>
      <w:tr w:rsidR="00BA33E9" w:rsidRPr="00ED46C7" w14:paraId="724B8704" w14:textId="77777777" w:rsidTr="11DBA381">
        <w:tc>
          <w:tcPr>
            <w:tcW w:w="5845" w:type="dxa"/>
          </w:tcPr>
          <w:p w14:paraId="3BC2D6D0" w14:textId="453BF67E" w:rsidR="00BA33E9" w:rsidRPr="00ED46C7" w:rsidRDefault="00BA33E9" w:rsidP="00BA33E9">
            <w:pPr>
              <w:rPr>
                <w:lang w:val="fr-FR"/>
              </w:rPr>
            </w:pPr>
            <w:r w:rsidRPr="00ED46C7">
              <w:rPr>
                <w:lang w:val="fr-FR"/>
              </w:rPr>
              <w:t>Activité finalisée</w:t>
            </w:r>
            <w:r w:rsidR="00F154CF" w:rsidRPr="00ED46C7">
              <w:rPr>
                <w:lang w:val="fr-FR"/>
              </w:rPr>
              <w:t xml:space="preserve"> et rapport </w:t>
            </w:r>
            <w:r w:rsidRPr="00ED46C7">
              <w:rPr>
                <w:lang w:val="fr-FR"/>
              </w:rPr>
              <w:t>approuvé</w:t>
            </w:r>
          </w:p>
        </w:tc>
        <w:tc>
          <w:tcPr>
            <w:tcW w:w="2056" w:type="dxa"/>
          </w:tcPr>
          <w:p w14:paraId="1128A7DC" w14:textId="07779261" w:rsidR="00BA33E9" w:rsidRPr="00ED46C7" w:rsidRDefault="3A3E6B0A" w:rsidP="00BA33E9">
            <w:pPr>
              <w:rPr>
                <w:lang w:val="fr-FR"/>
              </w:rPr>
            </w:pPr>
            <w:r w:rsidRPr="00ED46C7">
              <w:rPr>
                <w:lang w:val="fr-FR"/>
              </w:rPr>
              <w:t>10</w:t>
            </w:r>
          </w:p>
        </w:tc>
        <w:tc>
          <w:tcPr>
            <w:tcW w:w="2048" w:type="dxa"/>
          </w:tcPr>
          <w:p w14:paraId="3CB7CD4B" w14:textId="34CDD65D" w:rsidR="00BA33E9" w:rsidRPr="00ED46C7" w:rsidRDefault="438A30D3" w:rsidP="00BA33E9">
            <w:pPr>
              <w:rPr>
                <w:lang w:val="fr-FR"/>
              </w:rPr>
            </w:pPr>
            <w:r w:rsidRPr="00ED46C7">
              <w:rPr>
                <w:lang w:val="fr-FR"/>
              </w:rPr>
              <w:t>45</w:t>
            </w:r>
            <w:r w:rsidR="08A5F035" w:rsidRPr="00ED46C7">
              <w:rPr>
                <w:lang w:val="fr-FR"/>
              </w:rPr>
              <w:t>,</w:t>
            </w:r>
            <w:r w:rsidR="28718F13" w:rsidRPr="00ED46C7">
              <w:rPr>
                <w:lang w:val="fr-FR"/>
              </w:rPr>
              <w:t>5</w:t>
            </w:r>
            <w:r w:rsidR="08A5F035" w:rsidRPr="00ED46C7">
              <w:rPr>
                <w:lang w:val="fr-FR"/>
              </w:rPr>
              <w:t>%</w:t>
            </w:r>
          </w:p>
        </w:tc>
      </w:tr>
      <w:tr w:rsidR="00BA33E9" w:rsidRPr="00ED46C7" w14:paraId="554B335D" w14:textId="77777777" w:rsidTr="11DBA381">
        <w:tc>
          <w:tcPr>
            <w:tcW w:w="5845" w:type="dxa"/>
          </w:tcPr>
          <w:p w14:paraId="56879D50" w14:textId="4455EA81" w:rsidR="00BA33E9" w:rsidRPr="00ED46C7" w:rsidRDefault="00BA33E9" w:rsidP="00BA33E9">
            <w:pPr>
              <w:rPr>
                <w:lang w:val="fr-FR"/>
              </w:rPr>
            </w:pPr>
            <w:r w:rsidRPr="00ED46C7">
              <w:rPr>
                <w:lang w:val="fr-FR"/>
              </w:rPr>
              <w:t>Activité déjà finalisée mais rapport non encore disponible</w:t>
            </w:r>
          </w:p>
        </w:tc>
        <w:tc>
          <w:tcPr>
            <w:tcW w:w="2056" w:type="dxa"/>
          </w:tcPr>
          <w:p w14:paraId="5229A227" w14:textId="559CBDEB" w:rsidR="00BA33E9" w:rsidRPr="00ED46C7" w:rsidRDefault="72844C0A" w:rsidP="00BA33E9">
            <w:pPr>
              <w:rPr>
                <w:lang w:val="fr-FR"/>
              </w:rPr>
            </w:pPr>
            <w:r w:rsidRPr="00ED46C7">
              <w:rPr>
                <w:lang w:val="fr-FR"/>
              </w:rPr>
              <w:t>1</w:t>
            </w:r>
          </w:p>
        </w:tc>
        <w:tc>
          <w:tcPr>
            <w:tcW w:w="2048" w:type="dxa"/>
          </w:tcPr>
          <w:p w14:paraId="2BAADF74" w14:textId="6F36E626" w:rsidR="00BA33E9" w:rsidRPr="00ED46C7" w:rsidRDefault="41B73A2B" w:rsidP="00BA33E9">
            <w:pPr>
              <w:rPr>
                <w:lang w:val="fr-FR"/>
              </w:rPr>
            </w:pPr>
            <w:r w:rsidRPr="00ED46C7">
              <w:rPr>
                <w:lang w:val="fr-FR"/>
              </w:rPr>
              <w:t>4</w:t>
            </w:r>
            <w:r w:rsidR="74C7E0CE" w:rsidRPr="00ED46C7">
              <w:rPr>
                <w:lang w:val="fr-FR"/>
              </w:rPr>
              <w:t>,</w:t>
            </w:r>
            <w:r w:rsidR="6EAE376E" w:rsidRPr="00ED46C7">
              <w:rPr>
                <w:lang w:val="fr-FR"/>
              </w:rPr>
              <w:t>5</w:t>
            </w:r>
            <w:r w:rsidR="74C7E0CE" w:rsidRPr="00ED46C7">
              <w:rPr>
                <w:lang w:val="fr-FR"/>
              </w:rPr>
              <w:t>%</w:t>
            </w:r>
          </w:p>
        </w:tc>
      </w:tr>
      <w:tr w:rsidR="00BA33E9" w:rsidRPr="00ED46C7" w14:paraId="7785FF12" w14:textId="77777777" w:rsidTr="11DBA381">
        <w:tc>
          <w:tcPr>
            <w:tcW w:w="5845" w:type="dxa"/>
          </w:tcPr>
          <w:p w14:paraId="40FE68E7" w14:textId="0DC81F1F" w:rsidR="00BA33E9" w:rsidRPr="00ED46C7" w:rsidRDefault="00BA33E9" w:rsidP="00BA33E9">
            <w:pPr>
              <w:rPr>
                <w:lang w:val="fr-FR"/>
              </w:rPr>
            </w:pPr>
            <w:r w:rsidRPr="00ED46C7">
              <w:rPr>
                <w:lang w:val="fr-FR"/>
              </w:rPr>
              <w:t>Activité en cours</w:t>
            </w:r>
          </w:p>
        </w:tc>
        <w:tc>
          <w:tcPr>
            <w:tcW w:w="2056" w:type="dxa"/>
          </w:tcPr>
          <w:p w14:paraId="655BCF03" w14:textId="32ED4435" w:rsidR="00BA33E9" w:rsidRPr="00ED46C7" w:rsidRDefault="0C7D0B37" w:rsidP="00BA33E9">
            <w:pPr>
              <w:rPr>
                <w:lang w:val="fr-FR"/>
              </w:rPr>
            </w:pPr>
            <w:r w:rsidRPr="00ED46C7">
              <w:rPr>
                <w:lang w:val="fr-FR"/>
              </w:rPr>
              <w:t>2</w:t>
            </w:r>
          </w:p>
        </w:tc>
        <w:tc>
          <w:tcPr>
            <w:tcW w:w="2048" w:type="dxa"/>
          </w:tcPr>
          <w:p w14:paraId="7B0B31E4" w14:textId="45EE5A3B" w:rsidR="00BA33E9" w:rsidRPr="00ED46C7" w:rsidRDefault="0C7D0B37" w:rsidP="00BA33E9">
            <w:pPr>
              <w:rPr>
                <w:lang w:val="fr-FR"/>
              </w:rPr>
            </w:pPr>
            <w:r w:rsidRPr="00ED46C7">
              <w:rPr>
                <w:lang w:val="fr-FR"/>
              </w:rPr>
              <w:t>9</w:t>
            </w:r>
            <w:r w:rsidR="6F49B697" w:rsidRPr="00ED46C7">
              <w:rPr>
                <w:lang w:val="fr-FR"/>
              </w:rPr>
              <w:t>,</w:t>
            </w:r>
            <w:r w:rsidR="1C22F72E" w:rsidRPr="00ED46C7">
              <w:rPr>
                <w:lang w:val="fr-FR"/>
              </w:rPr>
              <w:t>1</w:t>
            </w:r>
            <w:r w:rsidR="6F49B697" w:rsidRPr="00ED46C7">
              <w:rPr>
                <w:lang w:val="fr-FR"/>
              </w:rPr>
              <w:t>%</w:t>
            </w:r>
          </w:p>
        </w:tc>
      </w:tr>
      <w:tr w:rsidR="00BA33E9" w:rsidRPr="00ED46C7" w14:paraId="47DDDC79" w14:textId="77777777" w:rsidTr="11DBA381">
        <w:tc>
          <w:tcPr>
            <w:tcW w:w="5845" w:type="dxa"/>
          </w:tcPr>
          <w:p w14:paraId="2E3404D5" w14:textId="5353ADE9" w:rsidR="00BA33E9" w:rsidRPr="00ED46C7" w:rsidRDefault="00F154CF" w:rsidP="00BA33E9">
            <w:pPr>
              <w:rPr>
                <w:lang w:val="fr-FR"/>
              </w:rPr>
            </w:pPr>
            <w:r w:rsidRPr="00ED46C7">
              <w:rPr>
                <w:lang w:val="fr-FR"/>
              </w:rPr>
              <w:t>A</w:t>
            </w:r>
            <w:r w:rsidR="0072184D" w:rsidRPr="00ED46C7">
              <w:rPr>
                <w:lang w:val="fr-FR"/>
              </w:rPr>
              <w:t>ctivité dont le déclencheur déjà approuvé</w:t>
            </w:r>
          </w:p>
        </w:tc>
        <w:tc>
          <w:tcPr>
            <w:tcW w:w="2056" w:type="dxa"/>
          </w:tcPr>
          <w:p w14:paraId="7ED40C80" w14:textId="3E4CCE9B" w:rsidR="00BA33E9" w:rsidRPr="00ED46C7" w:rsidRDefault="37500836" w:rsidP="00BA33E9">
            <w:pPr>
              <w:rPr>
                <w:lang w:val="fr-FR"/>
              </w:rPr>
            </w:pPr>
            <w:r w:rsidRPr="00ED46C7">
              <w:rPr>
                <w:lang w:val="fr-FR"/>
              </w:rPr>
              <w:t>4</w:t>
            </w:r>
          </w:p>
        </w:tc>
        <w:tc>
          <w:tcPr>
            <w:tcW w:w="2048" w:type="dxa"/>
          </w:tcPr>
          <w:p w14:paraId="1CAA2F1B" w14:textId="5A96DD12" w:rsidR="00BA33E9" w:rsidRPr="00ED46C7" w:rsidRDefault="629E4454" w:rsidP="00BA33E9">
            <w:pPr>
              <w:rPr>
                <w:lang w:val="fr-FR"/>
              </w:rPr>
            </w:pPr>
            <w:r w:rsidRPr="00ED46C7">
              <w:rPr>
                <w:lang w:val="fr-FR"/>
              </w:rPr>
              <w:t>18,2%</w:t>
            </w:r>
          </w:p>
        </w:tc>
      </w:tr>
      <w:tr w:rsidR="00BA33E9" w:rsidRPr="00ED46C7" w14:paraId="48781094" w14:textId="77777777" w:rsidTr="11DBA381">
        <w:tc>
          <w:tcPr>
            <w:tcW w:w="5845" w:type="dxa"/>
          </w:tcPr>
          <w:p w14:paraId="6A97507E" w14:textId="3A4AF662" w:rsidR="00BA33E9" w:rsidRPr="00ED46C7" w:rsidRDefault="00BA33E9" w:rsidP="00BA33E9">
            <w:pPr>
              <w:rPr>
                <w:lang w:val="fr-FR"/>
              </w:rPr>
            </w:pPr>
            <w:r w:rsidRPr="00ED46C7">
              <w:rPr>
                <w:lang w:val="fr-FR"/>
              </w:rPr>
              <w:t>Activité non réalisée</w:t>
            </w:r>
          </w:p>
        </w:tc>
        <w:tc>
          <w:tcPr>
            <w:tcW w:w="2056" w:type="dxa"/>
          </w:tcPr>
          <w:p w14:paraId="727B4F35" w14:textId="282DC24B" w:rsidR="00BA33E9" w:rsidRPr="00ED46C7" w:rsidRDefault="441B6A04" w:rsidP="00BA33E9">
            <w:pPr>
              <w:rPr>
                <w:lang w:val="fr-FR"/>
              </w:rPr>
            </w:pPr>
            <w:r w:rsidRPr="00ED46C7">
              <w:rPr>
                <w:lang w:val="fr-FR"/>
              </w:rPr>
              <w:t>5</w:t>
            </w:r>
          </w:p>
        </w:tc>
        <w:tc>
          <w:tcPr>
            <w:tcW w:w="2048" w:type="dxa"/>
          </w:tcPr>
          <w:p w14:paraId="49F7F4D3" w14:textId="6C200DBA" w:rsidR="00BA33E9" w:rsidRPr="00ED46C7" w:rsidRDefault="35A66A2C" w:rsidP="00BA33E9">
            <w:pPr>
              <w:rPr>
                <w:lang w:val="fr-FR"/>
              </w:rPr>
            </w:pPr>
            <w:r w:rsidRPr="00ED46C7">
              <w:rPr>
                <w:lang w:val="fr-FR"/>
              </w:rPr>
              <w:t>22,7%</w:t>
            </w:r>
          </w:p>
        </w:tc>
      </w:tr>
    </w:tbl>
    <w:p w14:paraId="6088D95B" w14:textId="4339FA85" w:rsidR="0EBEEB33" w:rsidRPr="00ED46C7" w:rsidRDefault="0EBEEB33" w:rsidP="00617BAF">
      <w:pPr>
        <w:jc w:val="both"/>
        <w:rPr>
          <w:lang w:val="fr-FR"/>
        </w:rPr>
        <w:sectPr w:rsidR="0EBEEB33" w:rsidRPr="00ED46C7" w:rsidSect="00244A10">
          <w:pgSz w:w="12240" w:h="15840"/>
          <w:pgMar w:top="1440" w:right="1440" w:bottom="1440" w:left="1440" w:header="720" w:footer="720" w:gutter="0"/>
          <w:cols w:space="720"/>
          <w:docGrid w:linePitch="360"/>
        </w:sectPr>
      </w:pPr>
      <w:r w:rsidRPr="00ED46C7">
        <w:rPr>
          <w:lang w:val="fr-FR"/>
        </w:rPr>
        <w:t>Au cours du mois de juin 2026, 22 activités ont été planifiées dont 10 (45,5%) terminées, 1</w:t>
      </w:r>
      <w:r w:rsidR="1203AA50" w:rsidRPr="00ED46C7">
        <w:rPr>
          <w:lang w:val="fr-FR"/>
        </w:rPr>
        <w:t>(4,5%)</w:t>
      </w:r>
      <w:r w:rsidRPr="00ED46C7">
        <w:rPr>
          <w:lang w:val="fr-FR"/>
        </w:rPr>
        <w:t xml:space="preserve"> termin</w:t>
      </w:r>
      <w:r w:rsidR="2C0A893F" w:rsidRPr="00ED46C7">
        <w:rPr>
          <w:lang w:val="fr-FR"/>
        </w:rPr>
        <w:t>ée en attente de rapport</w:t>
      </w:r>
      <w:r w:rsidR="226032CC" w:rsidRPr="00ED46C7">
        <w:rPr>
          <w:lang w:val="fr-FR"/>
        </w:rPr>
        <w:t>, 2 (9,1%) en cours, 4 (18,2%) dont les demandes d'activités ét</w:t>
      </w:r>
      <w:r w:rsidR="4DE46FFE" w:rsidRPr="00ED46C7">
        <w:rPr>
          <w:lang w:val="fr-FR"/>
        </w:rPr>
        <w:t>aient approuvées sans déclenchement et 5 (22,5%) non réalisées.</w:t>
      </w:r>
      <w:r w:rsidR="2C0A893F" w:rsidRPr="00ED46C7">
        <w:rPr>
          <w:lang w:val="fr-FR"/>
        </w:rPr>
        <w:t xml:space="preserve"> </w:t>
      </w:r>
    </w:p>
    <w:p w14:paraId="312E1402" w14:textId="77777777" w:rsidR="009F2DFF" w:rsidRPr="00ED46C7" w:rsidRDefault="00963F3D" w:rsidP="00CC21B2">
      <w:pPr>
        <w:rPr>
          <w:lang w:val="fr-FR"/>
        </w:rPr>
      </w:pPr>
      <w:r w:rsidRPr="00ED46C7">
        <w:rPr>
          <w:b/>
          <w:bCs/>
          <w:lang w:val="fr-FR"/>
        </w:rPr>
        <w:lastRenderedPageBreak/>
        <w:t xml:space="preserve">I. Résultats clés par objectif et par domaine technique </w:t>
      </w:r>
    </w:p>
    <w:p w14:paraId="6E06AACC" w14:textId="77777777" w:rsidR="00ED46C7" w:rsidRPr="00ED46C7" w:rsidRDefault="00ED46C7" w:rsidP="00CC21B2">
      <w:pPr>
        <w:rPr>
          <w:lang w:val="fr-FR"/>
        </w:rPr>
      </w:pPr>
    </w:p>
    <w:tbl>
      <w:tblPr>
        <w:tblW w:w="14263"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7"/>
        <w:gridCol w:w="2104"/>
        <w:gridCol w:w="3840"/>
        <w:gridCol w:w="2035"/>
        <w:gridCol w:w="2271"/>
        <w:gridCol w:w="1722"/>
        <w:gridCol w:w="1404"/>
      </w:tblGrid>
      <w:tr w:rsidR="00ED46C7" w:rsidRPr="006648A4" w14:paraId="38A29D84" w14:textId="77777777" w:rsidTr="5E2025DC">
        <w:trPr>
          <w:trHeight w:val="880"/>
        </w:trPr>
        <w:tc>
          <w:tcPr>
            <w:tcW w:w="887" w:type="dxa"/>
            <w:shd w:val="clear" w:color="auto" w:fill="E8E8E8" w:themeFill="background2"/>
            <w:hideMark/>
          </w:tcPr>
          <w:p w14:paraId="46E60D59" w14:textId="77777777" w:rsidR="00ED46C7" w:rsidRPr="00ED46C7" w:rsidRDefault="00ED46C7" w:rsidP="00BC4D3B">
            <w:pPr>
              <w:spacing w:after="0" w:line="240" w:lineRule="auto"/>
              <w:rPr>
                <w:rFonts w:eastAsia="Times New Roman" w:cs="Calibri"/>
                <w:b/>
                <w:bCs/>
                <w:color w:val="000000"/>
                <w:kern w:val="0"/>
                <w14:ligatures w14:val="none"/>
              </w:rPr>
            </w:pPr>
            <w:r w:rsidRPr="00ED46C7">
              <w:rPr>
                <w:rFonts w:eastAsia="Times New Roman" w:cs="Calibri"/>
                <w:b/>
                <w:bCs/>
                <w:color w:val="000000"/>
                <w:kern w:val="0"/>
                <w14:ligatures w14:val="none"/>
              </w:rPr>
              <w:t xml:space="preserve">Code </w:t>
            </w:r>
          </w:p>
        </w:tc>
        <w:tc>
          <w:tcPr>
            <w:tcW w:w="2104" w:type="dxa"/>
            <w:shd w:val="clear" w:color="auto" w:fill="E8E8E8" w:themeFill="background2"/>
            <w:hideMark/>
          </w:tcPr>
          <w:p w14:paraId="029AF9A9" w14:textId="77777777" w:rsidR="00ED46C7" w:rsidRPr="00ED46C7" w:rsidRDefault="00ED46C7" w:rsidP="00BC4D3B">
            <w:pPr>
              <w:spacing w:after="0" w:line="240" w:lineRule="auto"/>
              <w:rPr>
                <w:rFonts w:eastAsia="Times New Roman" w:cs="Calibri"/>
                <w:b/>
                <w:bCs/>
                <w:color w:val="000000"/>
                <w:kern w:val="0"/>
                <w14:ligatures w14:val="none"/>
              </w:rPr>
            </w:pPr>
            <w:r w:rsidRPr="00ED46C7">
              <w:rPr>
                <w:rFonts w:eastAsia="Times New Roman" w:cs="Calibri"/>
                <w:b/>
                <w:bCs/>
                <w:color w:val="000000"/>
                <w:kern w:val="0"/>
                <w14:ligatures w14:val="none"/>
              </w:rPr>
              <w:t xml:space="preserve"> Activités réalisées </w:t>
            </w:r>
          </w:p>
        </w:tc>
        <w:tc>
          <w:tcPr>
            <w:tcW w:w="3840" w:type="dxa"/>
            <w:shd w:val="clear" w:color="auto" w:fill="E8E8E8" w:themeFill="background2"/>
            <w:hideMark/>
          </w:tcPr>
          <w:p w14:paraId="0E687235" w14:textId="77777777" w:rsidR="00ED46C7" w:rsidRPr="00ED46C7" w:rsidRDefault="00ED46C7" w:rsidP="00BC4D3B">
            <w:pPr>
              <w:spacing w:after="0" w:line="240" w:lineRule="auto"/>
              <w:rPr>
                <w:rFonts w:eastAsia="Times New Roman" w:cs="Calibri"/>
                <w:b/>
                <w:bCs/>
                <w:color w:val="000000"/>
                <w:kern w:val="0"/>
                <w:sz w:val="22"/>
                <w:szCs w:val="22"/>
                <w14:ligatures w14:val="none"/>
              </w:rPr>
            </w:pPr>
            <w:r w:rsidRPr="00ED46C7">
              <w:rPr>
                <w:rFonts w:eastAsia="Times New Roman" w:cs="Calibri"/>
                <w:b/>
                <w:bCs/>
                <w:color w:val="000000"/>
                <w:kern w:val="0"/>
                <w:sz w:val="22"/>
                <w:szCs w:val="22"/>
                <w14:ligatures w14:val="none"/>
              </w:rPr>
              <w:t>Réalisations</w:t>
            </w:r>
            <w:r w:rsidRPr="00ED46C7" w:rsidDel="0072184D">
              <w:rPr>
                <w:rFonts w:eastAsia="Times New Roman" w:cs="Calibri"/>
                <w:b/>
                <w:bCs/>
                <w:color w:val="000000"/>
                <w:kern w:val="0"/>
                <w:sz w:val="22"/>
                <w:szCs w:val="22"/>
                <w14:ligatures w14:val="none"/>
              </w:rPr>
              <w:t xml:space="preserve"> </w:t>
            </w:r>
          </w:p>
        </w:tc>
        <w:tc>
          <w:tcPr>
            <w:tcW w:w="2035" w:type="dxa"/>
            <w:shd w:val="clear" w:color="auto" w:fill="E8E8E8" w:themeFill="background2"/>
            <w:hideMark/>
          </w:tcPr>
          <w:p w14:paraId="57F21C5E" w14:textId="77777777" w:rsidR="00ED46C7" w:rsidRPr="00ED46C7" w:rsidRDefault="00ED46C7" w:rsidP="00BC4D3B">
            <w:pPr>
              <w:spacing w:after="0" w:line="240" w:lineRule="auto"/>
              <w:rPr>
                <w:rFonts w:eastAsia="Times New Roman" w:cs="Calibri"/>
                <w:b/>
                <w:bCs/>
                <w:color w:val="000000"/>
                <w:kern w:val="0"/>
                <w:sz w:val="22"/>
                <w:szCs w:val="22"/>
                <w14:ligatures w14:val="none"/>
              </w:rPr>
            </w:pPr>
            <w:r w:rsidRPr="00ED46C7">
              <w:rPr>
                <w:rFonts w:eastAsia="Times New Roman" w:cs="Calibri"/>
                <w:b/>
                <w:bCs/>
                <w:color w:val="000000"/>
                <w:kern w:val="0"/>
                <w:sz w:val="22"/>
                <w:szCs w:val="22"/>
                <w14:ligatures w14:val="none"/>
              </w:rPr>
              <w:t>Défis rencontrés</w:t>
            </w:r>
          </w:p>
        </w:tc>
        <w:tc>
          <w:tcPr>
            <w:tcW w:w="2271" w:type="dxa"/>
            <w:shd w:val="clear" w:color="auto" w:fill="E8E8E8" w:themeFill="background2"/>
            <w:hideMark/>
          </w:tcPr>
          <w:p w14:paraId="7E372D11" w14:textId="77777777" w:rsidR="00ED46C7" w:rsidRPr="00ED46C7" w:rsidRDefault="00ED46C7" w:rsidP="00BC4D3B">
            <w:pPr>
              <w:spacing w:after="0" w:line="240" w:lineRule="auto"/>
              <w:rPr>
                <w:rFonts w:eastAsia="Times New Roman" w:cs="Calibri"/>
                <w:b/>
                <w:bCs/>
                <w:color w:val="000000"/>
                <w:kern w:val="0"/>
                <w:sz w:val="22"/>
                <w:szCs w:val="22"/>
                <w14:ligatures w14:val="none"/>
              </w:rPr>
            </w:pPr>
            <w:r w:rsidRPr="00ED46C7">
              <w:rPr>
                <w:rFonts w:eastAsia="Times New Roman" w:cs="Calibri"/>
                <w:b/>
                <w:bCs/>
                <w:color w:val="000000"/>
                <w:kern w:val="0"/>
                <w:sz w:val="22"/>
                <w:szCs w:val="22"/>
                <w14:ligatures w14:val="none"/>
              </w:rPr>
              <w:t xml:space="preserve">Solutions et adaptations apportées </w:t>
            </w:r>
          </w:p>
        </w:tc>
        <w:tc>
          <w:tcPr>
            <w:tcW w:w="1722" w:type="dxa"/>
            <w:shd w:val="clear" w:color="auto" w:fill="E8E8E8" w:themeFill="background2"/>
            <w:hideMark/>
          </w:tcPr>
          <w:p w14:paraId="25C8ED19" w14:textId="77777777" w:rsidR="00ED46C7" w:rsidRPr="00ED46C7" w:rsidRDefault="00ED46C7" w:rsidP="00BC4D3B">
            <w:pPr>
              <w:spacing w:after="0" w:line="240" w:lineRule="auto"/>
              <w:rPr>
                <w:rFonts w:eastAsia="Times New Roman" w:cs="Calibri"/>
                <w:b/>
                <w:bCs/>
                <w:color w:val="000000"/>
                <w:kern w:val="0"/>
                <w:sz w:val="22"/>
                <w:szCs w:val="22"/>
                <w:lang w:val="fr-FR"/>
                <w14:ligatures w14:val="none"/>
              </w:rPr>
            </w:pPr>
            <w:r w:rsidRPr="00ED46C7">
              <w:rPr>
                <w:rFonts w:eastAsia="Times New Roman" w:cs="Calibri"/>
                <w:b/>
                <w:bCs/>
                <w:color w:val="000000"/>
                <w:kern w:val="0"/>
                <w:sz w:val="22"/>
                <w:szCs w:val="22"/>
                <w:lang w:val="fr-FR"/>
                <w14:ligatures w14:val="none"/>
              </w:rPr>
              <w:t>Priorités de suivi/Actions pour le mois prochain</w:t>
            </w:r>
          </w:p>
        </w:tc>
        <w:tc>
          <w:tcPr>
            <w:tcW w:w="1404" w:type="dxa"/>
            <w:shd w:val="clear" w:color="auto" w:fill="E8E8E8" w:themeFill="background2"/>
            <w:hideMark/>
          </w:tcPr>
          <w:p w14:paraId="283C9EBE" w14:textId="77777777" w:rsidR="00ED46C7" w:rsidRPr="00ED46C7" w:rsidRDefault="00ED46C7" w:rsidP="00BC4D3B">
            <w:pPr>
              <w:spacing w:after="0" w:line="240" w:lineRule="auto"/>
              <w:rPr>
                <w:rFonts w:eastAsia="Times New Roman" w:cs="Calibri"/>
                <w:b/>
                <w:bCs/>
                <w:color w:val="000000"/>
                <w:kern w:val="0"/>
                <w:sz w:val="22"/>
                <w:szCs w:val="22"/>
                <w:lang w:val="fr-FR"/>
                <w14:ligatures w14:val="none"/>
              </w:rPr>
            </w:pPr>
            <w:r w:rsidRPr="00ED46C7">
              <w:rPr>
                <w:rFonts w:eastAsia="Times New Roman" w:cs="Calibri"/>
                <w:b/>
                <w:bCs/>
                <w:color w:val="000000"/>
                <w:kern w:val="0"/>
                <w:sz w:val="22"/>
                <w:szCs w:val="22"/>
                <w:lang w:val="fr-FR"/>
                <w14:ligatures w14:val="none"/>
              </w:rPr>
              <w:t>Contributions des partenaires/Facteurs facilitateurs</w:t>
            </w:r>
          </w:p>
        </w:tc>
      </w:tr>
      <w:tr w:rsidR="00ED46C7" w:rsidRPr="006648A4" w14:paraId="7390E14C" w14:textId="77777777" w:rsidTr="5E2025DC">
        <w:trPr>
          <w:trHeight w:val="620"/>
        </w:trPr>
        <w:tc>
          <w:tcPr>
            <w:tcW w:w="14263" w:type="dxa"/>
            <w:gridSpan w:val="7"/>
            <w:shd w:val="clear" w:color="auto" w:fill="DDEBF7"/>
            <w:hideMark/>
          </w:tcPr>
          <w:p w14:paraId="51819729" w14:textId="77777777" w:rsidR="00ED46C7" w:rsidRPr="00ED46C7" w:rsidRDefault="00ED46C7" w:rsidP="00BC4D3B">
            <w:pPr>
              <w:spacing w:after="0" w:line="240" w:lineRule="auto"/>
              <w:rPr>
                <w:rFonts w:eastAsia="Times New Roman" w:cs="Calibri"/>
                <w:color w:val="0E2841"/>
                <w:kern w:val="0"/>
                <w:lang w:val="fr-FR"/>
                <w14:ligatures w14:val="none"/>
              </w:rPr>
            </w:pPr>
            <w:r w:rsidRPr="00ED46C7">
              <w:rPr>
                <w:rFonts w:eastAsia="Times New Roman" w:cs="Calibri"/>
                <w:color w:val="0E2841"/>
                <w:kern w:val="0"/>
                <w:lang w:val="fr-FR"/>
                <w14:ligatures w14:val="none"/>
              </w:rPr>
              <w:t>Objectif 1. Accroître l'adoption des pratiques et services en matière de santé maternelle, néonatale et infantile, de lutte contre le paludisme, de vaccination et de nutrition</w:t>
            </w:r>
          </w:p>
        </w:tc>
      </w:tr>
      <w:tr w:rsidR="00ED46C7" w:rsidRPr="006648A4" w14:paraId="245B1484" w14:textId="77777777" w:rsidTr="5E2025DC">
        <w:trPr>
          <w:trHeight w:val="600"/>
        </w:trPr>
        <w:tc>
          <w:tcPr>
            <w:tcW w:w="14263" w:type="dxa"/>
            <w:gridSpan w:val="7"/>
            <w:shd w:val="clear" w:color="auto" w:fill="DDEBF7"/>
            <w:hideMark/>
          </w:tcPr>
          <w:p w14:paraId="182025E9"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Activité 1.1 : Accroître la sensibilisation et l’adoption, par les soignants et la communauté, de pratiques vitales en matière de santé maternelle, néonatale et infantile, de paludisme, de vaccination et de nutrition.</w:t>
            </w:r>
          </w:p>
        </w:tc>
      </w:tr>
      <w:tr w:rsidR="00ED46C7" w:rsidRPr="006648A4" w14:paraId="01D827CE" w14:textId="77777777" w:rsidTr="5E2025DC">
        <w:trPr>
          <w:trHeight w:val="320"/>
        </w:trPr>
        <w:tc>
          <w:tcPr>
            <w:tcW w:w="887" w:type="dxa"/>
            <w:noWrap/>
          </w:tcPr>
          <w:p w14:paraId="552EE09F"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1.1.2</w:t>
            </w:r>
          </w:p>
        </w:tc>
        <w:tc>
          <w:tcPr>
            <w:tcW w:w="2104" w:type="dxa"/>
            <w:noWrap/>
          </w:tcPr>
          <w:p w14:paraId="026C1758" w14:textId="77777777" w:rsidR="00ED46C7" w:rsidRPr="00ED46C7" w:rsidRDefault="00ED46C7" w:rsidP="00BC4D3B">
            <w:pPr>
              <w:spacing w:after="0"/>
              <w:rPr>
                <w:rFonts w:eastAsia="Times New Roman" w:cs="Times New Roman"/>
                <w:sz w:val="22"/>
                <w:szCs w:val="22"/>
                <w:lang w:val="fr-FR"/>
              </w:rPr>
            </w:pPr>
            <w:r w:rsidRPr="00ED46C7">
              <w:rPr>
                <w:rFonts w:eastAsia="Times New Roman" w:cs="Times New Roman"/>
                <w:sz w:val="22"/>
                <w:szCs w:val="22"/>
                <w:lang w:val="fr-FR"/>
              </w:rPr>
              <w:t>Renforcer les capacités des agents de santé communautaires (ASC) en matière conseil   et de promotion de la santé.</w:t>
            </w:r>
            <w:r w:rsidRPr="00ED46C7">
              <w:rPr>
                <w:rFonts w:eastAsia="Times New Roman" w:cs="Times New Roman"/>
                <w:sz w:val="22"/>
                <w:szCs w:val="22"/>
                <w:lang w:val="fr-FR"/>
              </w:rPr>
              <w:br/>
              <w:t xml:space="preserve"> </w:t>
            </w:r>
            <w:r w:rsidRPr="00ED46C7">
              <w:rPr>
                <w:rFonts w:eastAsia="Times New Roman" w:cs="Times New Roman"/>
                <w:sz w:val="22"/>
                <w:szCs w:val="22"/>
                <w:lang w:val="fr-FR"/>
              </w:rPr>
              <w:br/>
            </w:r>
          </w:p>
        </w:tc>
        <w:tc>
          <w:tcPr>
            <w:tcW w:w="3840" w:type="dxa"/>
            <w:noWrap/>
          </w:tcPr>
          <w:p w14:paraId="07C84DCF" w14:textId="77777777" w:rsidR="00ED46C7" w:rsidRPr="00ED46C7" w:rsidRDefault="00ED46C7" w:rsidP="00BC4D3B">
            <w:pPr>
              <w:spacing w:after="0"/>
              <w:jc w:val="both"/>
              <w:rPr>
                <w:rFonts w:eastAsia="Times New Roman" w:cs="Times New Roman"/>
                <w:sz w:val="22"/>
                <w:szCs w:val="22"/>
                <w:lang w:val="fr-FR"/>
              </w:rPr>
            </w:pPr>
            <w:r w:rsidRPr="00ED46C7">
              <w:rPr>
                <w:rFonts w:eastAsia="Times New Roman" w:cs="Times New Roman"/>
                <w:sz w:val="22"/>
                <w:szCs w:val="22"/>
                <w:lang w:val="fr-FR"/>
              </w:rPr>
              <w:t xml:space="preserve">Au cours du mois de juin 2026, le projet EpiC a soutenu l’organisation d’une formation de 360 relais communautaires dont 165 femmes, dans 5 des zones de santé (Citenge, Diulu, Cilundu, Muya et Lukelenge) soit 90 aires de santé (AS) touchées. Cette activité visait à renforcer leurs capacités en vue de stimuler la demande, améliorer l’utilisation des services et soins de santé. Il s’agit de : </w:t>
            </w:r>
          </w:p>
          <w:p w14:paraId="2A5DB294" w14:textId="77777777" w:rsidR="00ED46C7" w:rsidRPr="00ED46C7" w:rsidRDefault="00ED46C7">
            <w:pPr>
              <w:pStyle w:val="ListParagraph"/>
              <w:numPr>
                <w:ilvl w:val="0"/>
                <w:numId w:val="41"/>
              </w:numPr>
              <w:spacing w:after="0"/>
              <w:rPr>
                <w:rFonts w:eastAsia="Times New Roman" w:cs="Times New Roman"/>
                <w:sz w:val="22"/>
                <w:szCs w:val="22"/>
                <w:lang w:val="fr-FR"/>
              </w:rPr>
            </w:pPr>
            <w:r w:rsidRPr="00ED46C7">
              <w:rPr>
                <w:rFonts w:eastAsia="Times New Roman" w:cs="Times New Roman"/>
                <w:sz w:val="22"/>
                <w:szCs w:val="22"/>
                <w:lang w:val="fr-FR"/>
              </w:rPr>
              <w:t>Communication pour le changement social et de comportement (CCSC),</w:t>
            </w:r>
          </w:p>
          <w:p w14:paraId="6798A0F6" w14:textId="77777777" w:rsidR="00ED46C7" w:rsidRPr="00ED46C7" w:rsidRDefault="00ED46C7">
            <w:pPr>
              <w:pStyle w:val="ListParagraph"/>
              <w:numPr>
                <w:ilvl w:val="0"/>
                <w:numId w:val="41"/>
              </w:numPr>
              <w:spacing w:after="0"/>
              <w:rPr>
                <w:rFonts w:eastAsia="Times New Roman" w:cs="Times New Roman"/>
                <w:sz w:val="22"/>
                <w:szCs w:val="22"/>
                <w:lang w:val="fr-FR"/>
              </w:rPr>
            </w:pPr>
            <w:r w:rsidRPr="00ED46C7">
              <w:rPr>
                <w:rFonts w:eastAsia="Times New Roman" w:cs="Times New Roman"/>
                <w:sz w:val="22"/>
                <w:szCs w:val="22"/>
                <w:lang w:val="fr-FR"/>
              </w:rPr>
              <w:t xml:space="preserve"> La promotion des Pratiques Familiales Essentielles (PFE), </w:t>
            </w:r>
          </w:p>
          <w:p w14:paraId="6563D9B7" w14:textId="77777777" w:rsidR="00ED46C7" w:rsidRPr="00ED46C7" w:rsidRDefault="00ED46C7">
            <w:pPr>
              <w:pStyle w:val="ListParagraph"/>
              <w:numPr>
                <w:ilvl w:val="0"/>
                <w:numId w:val="41"/>
              </w:numPr>
              <w:spacing w:after="0"/>
              <w:rPr>
                <w:rFonts w:eastAsia="Times New Roman" w:cs="Times New Roman"/>
                <w:sz w:val="22"/>
                <w:szCs w:val="22"/>
                <w:lang w:val="fr-FR"/>
              </w:rPr>
            </w:pPr>
            <w:r w:rsidRPr="00ED46C7">
              <w:rPr>
                <w:rFonts w:eastAsia="Times New Roman" w:cs="Times New Roman"/>
                <w:sz w:val="22"/>
                <w:szCs w:val="22"/>
                <w:lang w:val="fr-FR"/>
              </w:rPr>
              <w:lastRenderedPageBreak/>
              <w:t xml:space="preserve">La communication interpersonnelle, </w:t>
            </w:r>
          </w:p>
          <w:p w14:paraId="42A429A2" w14:textId="77777777" w:rsidR="00ED46C7" w:rsidRPr="00ED46C7" w:rsidRDefault="00ED46C7">
            <w:pPr>
              <w:pStyle w:val="ListParagraph"/>
              <w:numPr>
                <w:ilvl w:val="0"/>
                <w:numId w:val="41"/>
              </w:numPr>
              <w:spacing w:after="0"/>
              <w:rPr>
                <w:rFonts w:eastAsia="Times New Roman" w:cs="Times New Roman"/>
                <w:sz w:val="22"/>
                <w:szCs w:val="22"/>
                <w:lang w:val="fr-FR"/>
              </w:rPr>
            </w:pPr>
            <w:r w:rsidRPr="00ED46C7">
              <w:rPr>
                <w:rFonts w:eastAsia="Times New Roman" w:cs="Times New Roman"/>
                <w:sz w:val="22"/>
                <w:szCs w:val="22"/>
                <w:lang w:val="fr-FR"/>
              </w:rPr>
              <w:t>Les interventions VIVA et l’approche centrée sur l’humain/Personne (Human-Centered Design – HCD).</w:t>
            </w:r>
          </w:p>
          <w:p w14:paraId="2EDDF1C3" w14:textId="77777777" w:rsidR="00ED46C7" w:rsidRPr="00ED46C7" w:rsidRDefault="00ED46C7">
            <w:pPr>
              <w:pStyle w:val="ListParagraph"/>
              <w:numPr>
                <w:ilvl w:val="0"/>
                <w:numId w:val="41"/>
              </w:numPr>
              <w:spacing w:after="0"/>
              <w:rPr>
                <w:rFonts w:eastAsia="Times New Roman" w:cs="Times New Roman"/>
                <w:sz w:val="22"/>
                <w:szCs w:val="22"/>
                <w:lang w:val="fr-FR"/>
              </w:rPr>
            </w:pPr>
            <w:r w:rsidRPr="00ED46C7">
              <w:rPr>
                <w:rFonts w:eastAsia="Times New Roman" w:cs="Times New Roman"/>
                <w:sz w:val="22"/>
                <w:szCs w:val="22"/>
                <w:lang w:val="fr-FR"/>
              </w:rPr>
              <w:t>Les principales techniques de communication communautaire, incluant les visites à domicile, les dialogues communautaires et les causeries éducatives.</w:t>
            </w:r>
          </w:p>
          <w:p w14:paraId="13908B60" w14:textId="77777777" w:rsidR="00ED46C7" w:rsidRPr="00ED46C7" w:rsidRDefault="00ED46C7">
            <w:pPr>
              <w:spacing w:after="0"/>
              <w:rPr>
                <w:rFonts w:eastAsia="Times New Roman" w:cs="Times New Roman"/>
                <w:sz w:val="22"/>
                <w:szCs w:val="22"/>
                <w:lang w:val="fr-FR"/>
              </w:rPr>
              <w:pPrChange w:id="9" w:author="Ferdinand Ntoya" w:date="2026-08-10T08:59:00Z">
                <w:pPr>
                  <w:spacing w:after="0"/>
                  <w:jc w:val="both"/>
                </w:pPr>
              </w:pPrChange>
            </w:pPr>
            <w:r w:rsidRPr="5E2025DC">
              <w:rPr>
                <w:rFonts w:eastAsia="Times New Roman" w:cs="Times New Roman"/>
                <w:sz w:val="22"/>
                <w:szCs w:val="22"/>
                <w:lang w:val="fr-FR"/>
              </w:rPr>
              <w:t>La cote la plus élevée obtenue lors du pré-test était de 3/10, soit 35 %. Au post-test, la cote la plus élevée a atteint 88 %, ce qui témoigne d’une amélioration des connaissances des participants à l’issue de la formation.</w:t>
            </w:r>
          </w:p>
        </w:tc>
        <w:tc>
          <w:tcPr>
            <w:tcW w:w="2035" w:type="dxa"/>
            <w:noWrap/>
          </w:tcPr>
          <w:p w14:paraId="2B3FAAEF" w14:textId="77777777" w:rsidR="00ED46C7" w:rsidRPr="00ED46C7" w:rsidRDefault="00ED46C7" w:rsidP="00BC4D3B">
            <w:pPr>
              <w:spacing w:after="0"/>
              <w:rPr>
                <w:sz w:val="22"/>
                <w:szCs w:val="22"/>
                <w:lang w:val="fr-FR"/>
              </w:rPr>
            </w:pPr>
          </w:p>
        </w:tc>
        <w:tc>
          <w:tcPr>
            <w:tcW w:w="2271" w:type="dxa"/>
            <w:noWrap/>
          </w:tcPr>
          <w:p w14:paraId="448D4A1F" w14:textId="77777777" w:rsidR="00ED46C7" w:rsidRPr="00ED46C7" w:rsidRDefault="00ED46C7" w:rsidP="00BC4D3B">
            <w:pPr>
              <w:spacing w:after="0"/>
              <w:rPr>
                <w:sz w:val="22"/>
                <w:szCs w:val="22"/>
                <w:lang w:val="fr-FR"/>
              </w:rPr>
            </w:pPr>
          </w:p>
        </w:tc>
        <w:tc>
          <w:tcPr>
            <w:tcW w:w="1722" w:type="dxa"/>
            <w:noWrap/>
          </w:tcPr>
          <w:p w14:paraId="7B61630C" w14:textId="77777777" w:rsidR="00ED46C7" w:rsidRPr="00ED46C7" w:rsidRDefault="00ED46C7" w:rsidP="00BC4D3B">
            <w:pPr>
              <w:spacing w:after="0"/>
              <w:rPr>
                <w:rFonts w:eastAsia="Times New Roman" w:cs="Times New Roman"/>
                <w:sz w:val="22"/>
                <w:szCs w:val="22"/>
                <w:lang w:val="fr-FR"/>
              </w:rPr>
            </w:pPr>
            <w:r w:rsidRPr="00ED46C7">
              <w:rPr>
                <w:rFonts w:eastAsia="Times New Roman" w:cs="Times New Roman"/>
                <w:sz w:val="22"/>
                <w:szCs w:val="22"/>
                <w:lang w:val="fr-FR"/>
              </w:rPr>
              <w:t>Etendre la formation dans d’autres zones de santé restantes.</w:t>
            </w:r>
          </w:p>
          <w:p w14:paraId="6221B0C1" w14:textId="77777777" w:rsidR="00ED46C7" w:rsidRPr="00ED46C7" w:rsidRDefault="00ED46C7" w:rsidP="00BC4D3B">
            <w:pPr>
              <w:spacing w:after="0"/>
              <w:rPr>
                <w:rFonts w:eastAsia="Times New Roman" w:cs="Times New Roman"/>
                <w:sz w:val="22"/>
                <w:szCs w:val="22"/>
                <w:lang w:val="fr-FR"/>
              </w:rPr>
            </w:pPr>
          </w:p>
          <w:p w14:paraId="4186BD72" w14:textId="77777777" w:rsidR="00ED46C7" w:rsidRPr="00ED46C7" w:rsidRDefault="00ED46C7" w:rsidP="00BC4D3B">
            <w:pPr>
              <w:spacing w:after="0"/>
              <w:rPr>
                <w:rFonts w:eastAsia="Times New Roman" w:cs="Times New Roman"/>
                <w:sz w:val="22"/>
                <w:szCs w:val="22"/>
                <w:lang w:val="fr-FR"/>
              </w:rPr>
            </w:pPr>
            <w:r w:rsidRPr="00ED46C7">
              <w:rPr>
                <w:rFonts w:eastAsia="Times New Roman" w:cs="Times New Roman"/>
                <w:sz w:val="22"/>
                <w:szCs w:val="22"/>
                <w:lang w:val="fr-FR"/>
              </w:rPr>
              <w:t>Appuyer la reproduction des outils de collecte et rapportage des activités des relais communautaires</w:t>
            </w:r>
          </w:p>
          <w:p w14:paraId="691E9661" w14:textId="77777777" w:rsidR="00ED46C7" w:rsidRPr="00ED46C7" w:rsidRDefault="00ED46C7" w:rsidP="00BC4D3B">
            <w:pPr>
              <w:spacing w:after="0"/>
              <w:rPr>
                <w:rFonts w:eastAsia="Times New Roman" w:cs="Times New Roman"/>
                <w:sz w:val="22"/>
                <w:szCs w:val="22"/>
                <w:lang w:val="fr-FR"/>
              </w:rPr>
            </w:pPr>
          </w:p>
          <w:p w14:paraId="557BEA84" w14:textId="77777777" w:rsidR="00ED46C7" w:rsidRPr="00ED46C7" w:rsidRDefault="00ED46C7" w:rsidP="00BC4D3B">
            <w:pPr>
              <w:spacing w:after="0"/>
              <w:rPr>
                <w:rFonts w:eastAsia="Times New Roman" w:cs="Times New Roman"/>
                <w:sz w:val="22"/>
                <w:szCs w:val="22"/>
                <w:lang w:val="fr-FR"/>
              </w:rPr>
            </w:pPr>
            <w:r w:rsidRPr="00ED46C7">
              <w:rPr>
                <w:rFonts w:eastAsia="Times New Roman" w:cs="Times New Roman"/>
                <w:sz w:val="22"/>
                <w:szCs w:val="22"/>
                <w:lang w:val="fr-FR"/>
              </w:rPr>
              <w:lastRenderedPageBreak/>
              <w:t>Appuyer la formation des Animateurs Communautaires (AC) de 19 zones de santé.</w:t>
            </w:r>
          </w:p>
        </w:tc>
        <w:tc>
          <w:tcPr>
            <w:tcW w:w="1404" w:type="dxa"/>
            <w:noWrap/>
          </w:tcPr>
          <w:p w14:paraId="0DE0BDA5" w14:textId="77777777" w:rsidR="00ED46C7" w:rsidRPr="00ED46C7" w:rsidRDefault="00ED46C7" w:rsidP="00BC4D3B">
            <w:pPr>
              <w:spacing w:after="0"/>
              <w:rPr>
                <w:rFonts w:eastAsia="Times New Roman" w:cs="Times New Roman"/>
                <w:sz w:val="22"/>
                <w:szCs w:val="22"/>
                <w:lang w:val="fr-FR"/>
              </w:rPr>
            </w:pPr>
          </w:p>
        </w:tc>
      </w:tr>
      <w:tr w:rsidR="00ED46C7" w:rsidRPr="006648A4" w14:paraId="0FB0FEBC" w14:textId="77777777" w:rsidTr="5E2025DC">
        <w:trPr>
          <w:trHeight w:val="320"/>
        </w:trPr>
        <w:tc>
          <w:tcPr>
            <w:tcW w:w="887" w:type="dxa"/>
            <w:noWrap/>
          </w:tcPr>
          <w:p w14:paraId="5C7BBA8A"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Calibri"/>
                <w:color w:val="0E2841"/>
                <w:kern w:val="0"/>
                <w:sz w:val="22"/>
                <w:szCs w:val="22"/>
                <w:lang w:val="fr-FR"/>
                <w14:ligatures w14:val="none"/>
              </w:rPr>
              <w:t>1.1.3</w:t>
            </w:r>
          </w:p>
        </w:tc>
        <w:tc>
          <w:tcPr>
            <w:tcW w:w="2104" w:type="dxa"/>
            <w:noWrap/>
            <w:hideMark/>
          </w:tcPr>
          <w:p w14:paraId="11B01C86" w14:textId="77777777" w:rsidR="00ED46C7" w:rsidRPr="00ED46C7" w:rsidRDefault="00ED46C7" w:rsidP="00BC4D3B">
            <w:pPr>
              <w:spacing w:after="0"/>
              <w:rPr>
                <w:sz w:val="22"/>
                <w:szCs w:val="22"/>
                <w:lang w:val="fr-FR"/>
              </w:rPr>
            </w:pPr>
            <w:r w:rsidRPr="00ED46C7">
              <w:rPr>
                <w:rFonts w:eastAsia="Gill Sans MT" w:cs="Gill Sans MT"/>
                <w:sz w:val="22"/>
                <w:szCs w:val="22"/>
                <w:lang w:val="fr"/>
              </w:rPr>
              <w:t>Mener des actions de sensibilisation et des dialogues communautaires afin de promouvoir l'adoption de comportements et de pratiques sains.</w:t>
            </w:r>
          </w:p>
        </w:tc>
        <w:tc>
          <w:tcPr>
            <w:tcW w:w="3840" w:type="dxa"/>
            <w:noWrap/>
            <w:hideMark/>
          </w:tcPr>
          <w:p w14:paraId="2C4309BC" w14:textId="7358D6B1" w:rsidR="00ED46C7" w:rsidRPr="00ED46C7" w:rsidRDefault="00ED46C7">
            <w:pPr>
              <w:spacing w:after="0"/>
              <w:jc w:val="both"/>
              <w:rPr>
                <w:rFonts w:eastAsia="Gill Sans MT" w:cs="Gill Sans MT"/>
                <w:sz w:val="22"/>
                <w:szCs w:val="22"/>
                <w:lang w:val="fr-FR"/>
              </w:rPr>
            </w:pPr>
            <w:r w:rsidRPr="5E2025DC">
              <w:rPr>
                <w:rFonts w:eastAsia="Gill Sans MT" w:cs="Gill Sans MT"/>
                <w:sz w:val="22"/>
                <w:szCs w:val="22"/>
                <w:lang w:val="fr-FR"/>
              </w:rPr>
              <w:t>Au cours du mois de juin 2026, EpiC a apporté un appui technique et financ</w:t>
            </w:r>
            <w:del w:id="10" w:author="Ferdinand Ntoya" w:date="2026-08-10T09:00:00Z" w16du:dateUtc="2026-08-10T09:00:33Z">
              <w:r w:rsidRPr="5E2025DC" w:rsidDel="00ED46C7">
                <w:rPr>
                  <w:rFonts w:eastAsia="Gill Sans MT" w:cs="Gill Sans MT"/>
                  <w:sz w:val="22"/>
                  <w:szCs w:val="22"/>
                  <w:lang w:val="fr-FR"/>
                </w:rPr>
                <w:delText>eu</w:delText>
              </w:r>
            </w:del>
            <w:ins w:id="11" w:author="Ferdinand Ntoya" w:date="2026-08-10T09:00:00Z" w16du:dateUtc="2026-08-10T09:00:33Z">
              <w:r w:rsidR="624FAB6F" w:rsidRPr="5E2025DC">
                <w:rPr>
                  <w:rFonts w:eastAsia="Gill Sans MT" w:cs="Gill Sans MT"/>
                  <w:sz w:val="22"/>
                  <w:szCs w:val="22"/>
                  <w:lang w:val="fr-FR"/>
                </w:rPr>
                <w:t>ie</w:t>
              </w:r>
            </w:ins>
            <w:r w:rsidRPr="5E2025DC">
              <w:rPr>
                <w:rFonts w:eastAsia="Gill Sans MT" w:cs="Gill Sans MT"/>
                <w:sz w:val="22"/>
                <w:szCs w:val="22"/>
                <w:lang w:val="fr-FR"/>
              </w:rPr>
              <w:t xml:space="preserve">r à l’organisation des activités de promotion des pratiques familiales essentielles dans   5 aires de santé </w:t>
            </w:r>
            <w:del w:id="12" w:author="Ferdinand Ntoya" w:date="2026-08-10T09:00:00Z" w16du:dateUtc="2026-08-10T09:00:47Z">
              <w:r w:rsidRPr="5E2025DC" w:rsidDel="00ED46C7">
                <w:rPr>
                  <w:rFonts w:eastAsia="Gill Sans MT" w:cs="Gill Sans MT"/>
                  <w:sz w:val="22"/>
                  <w:szCs w:val="22"/>
                  <w:lang w:val="fr-FR"/>
                </w:rPr>
                <w:delText>( 20</w:delText>
              </w:r>
            </w:del>
            <w:ins w:id="13" w:author="Ferdinand Ntoya" w:date="2026-08-10T09:00:00Z" w16du:dateUtc="2026-08-10T09:00:47Z">
              <w:r w:rsidR="603C29D4" w:rsidRPr="5E2025DC">
                <w:rPr>
                  <w:rFonts w:eastAsia="Gill Sans MT" w:cs="Gill Sans MT"/>
                  <w:sz w:val="22"/>
                  <w:szCs w:val="22"/>
                  <w:lang w:val="fr-FR"/>
                </w:rPr>
                <w:t>(20</w:t>
              </w:r>
            </w:ins>
            <w:r w:rsidRPr="5E2025DC">
              <w:rPr>
                <w:rFonts w:eastAsia="Gill Sans MT" w:cs="Gill Sans MT"/>
                <w:sz w:val="22"/>
                <w:szCs w:val="22"/>
                <w:lang w:val="fr-FR"/>
              </w:rPr>
              <w:t xml:space="preserve"> Mètres, Badiadia, Dinanga, Lukelenge 2, de Wadia Waloba ) de la zone de santé de Lukelenge, à travers les visites à domiciles et les dialogues communautaires. </w:t>
            </w:r>
          </w:p>
          <w:p w14:paraId="22D94EF6" w14:textId="5DB7FBFF" w:rsidR="00ED46C7" w:rsidRPr="00ED46C7" w:rsidRDefault="00ED46C7">
            <w:pPr>
              <w:spacing w:after="0"/>
              <w:jc w:val="both"/>
              <w:rPr>
                <w:sz w:val="22"/>
                <w:szCs w:val="22"/>
                <w:lang w:val="fr-FR"/>
              </w:rPr>
            </w:pPr>
            <w:r w:rsidRPr="5E2025DC">
              <w:rPr>
                <w:rFonts w:eastAsia="Gill Sans MT" w:cs="Gill Sans MT"/>
                <w:sz w:val="22"/>
                <w:szCs w:val="22"/>
                <w:lang w:val="fr-FR"/>
              </w:rPr>
              <w:lastRenderedPageBreak/>
              <w:t>L’activité utilis</w:t>
            </w:r>
            <w:del w:id="14" w:author="Ferdinand Ntoya" w:date="2026-08-10T09:01:00Z" w16du:dateUtc="2026-08-10T09:01:10Z">
              <w:r w:rsidRPr="5E2025DC" w:rsidDel="00ED46C7">
                <w:rPr>
                  <w:rFonts w:eastAsia="Gill Sans MT" w:cs="Gill Sans MT"/>
                  <w:sz w:val="22"/>
                  <w:szCs w:val="22"/>
                  <w:lang w:val="fr-FR"/>
                </w:rPr>
                <w:delText>é</w:delText>
              </w:r>
            </w:del>
            <w:ins w:id="15" w:author="Ferdinand Ntoya" w:date="2026-08-10T09:01:00Z" w16du:dateUtc="2026-08-10T09:01:11Z">
              <w:r w:rsidR="48E0B226" w:rsidRPr="5E2025DC">
                <w:rPr>
                  <w:rFonts w:eastAsia="Gill Sans MT" w:cs="Gill Sans MT"/>
                  <w:sz w:val="22"/>
                  <w:szCs w:val="22"/>
                  <w:lang w:val="fr-FR"/>
                </w:rPr>
                <w:t>er</w:t>
              </w:r>
            </w:ins>
            <w:r w:rsidRPr="5E2025DC">
              <w:rPr>
                <w:rFonts w:eastAsia="Gill Sans MT" w:cs="Gill Sans MT"/>
                <w:sz w:val="22"/>
                <w:szCs w:val="22"/>
                <w:lang w:val="fr-FR"/>
              </w:rPr>
              <w:t xml:space="preserve"> la promotion de la MII, SP, CPN, MMS, AME, de vaccination et le recours aux soins en cas de fièvre et la diarrhée.</w:t>
            </w:r>
          </w:p>
          <w:p w14:paraId="05B6E8CC" w14:textId="77777777" w:rsidR="00ED46C7" w:rsidRPr="00ED46C7" w:rsidRDefault="00ED46C7" w:rsidP="00BC4D3B">
            <w:pPr>
              <w:spacing w:after="0"/>
              <w:rPr>
                <w:sz w:val="22"/>
                <w:szCs w:val="22"/>
                <w:lang w:val="fr-FR"/>
              </w:rPr>
            </w:pPr>
            <w:r w:rsidRPr="00ED46C7">
              <w:rPr>
                <w:rFonts w:eastAsia="Gill Sans MT" w:cs="Gill Sans MT"/>
                <w:sz w:val="22"/>
                <w:szCs w:val="22"/>
                <w:lang w:val="fr"/>
              </w:rPr>
              <w:t>L’objectif était de contribuer à l’amélioration de l’état de santé des populations en renforçant la sensibilisation communautaire et l’utilisation des services de santé dans les domaines du paludisme, de la santé maternelle et infantile, et de la nutrition</w:t>
            </w:r>
          </w:p>
          <w:p w14:paraId="550D7AC7" w14:textId="77777777" w:rsidR="00ED46C7" w:rsidRPr="00ED46C7" w:rsidRDefault="00ED46C7" w:rsidP="00BC4D3B">
            <w:pPr>
              <w:spacing w:after="0"/>
              <w:rPr>
                <w:rFonts w:eastAsia="Gill Sans MT" w:cs="Gill Sans MT"/>
                <w:sz w:val="22"/>
                <w:szCs w:val="22"/>
                <w:lang w:val="fr-FR"/>
              </w:rPr>
            </w:pPr>
            <w:r w:rsidRPr="00ED46C7">
              <w:rPr>
                <w:rFonts w:eastAsia="Gill Sans MT" w:cs="Gill Sans MT"/>
                <w:sz w:val="22"/>
                <w:szCs w:val="22"/>
                <w:lang w:val="fr-FR"/>
              </w:rPr>
              <w:t>Cette activité a été intégrée à d’autres interventions communautaires, notamment la recherche des enfants présentant une fièvre et la diarrhée ,  l’identification et l’orientation des femmes enceintes vers les services de consultation prénatale afin de bénéficier des interventions préventives contre le paludisme, y compris le Traitement Préventif Intermittent pendant la grossesse (TPIg), la distribution et l’utilisation correcte des moustiquaires imprégnées d’insecticide (MII), ainsi que la supplémentation en MMS.</w:t>
            </w:r>
          </w:p>
          <w:p w14:paraId="012C05A1" w14:textId="77777777" w:rsidR="00ED46C7" w:rsidRPr="00ED46C7" w:rsidRDefault="00ED46C7" w:rsidP="00BC4D3B">
            <w:pPr>
              <w:spacing w:after="0"/>
              <w:rPr>
                <w:rFonts w:eastAsia="Gill Sans MT" w:cs="Gill Sans MT"/>
                <w:sz w:val="22"/>
                <w:szCs w:val="22"/>
                <w:lang w:val="fr-FR"/>
              </w:rPr>
            </w:pPr>
            <w:r w:rsidRPr="00ED46C7">
              <w:rPr>
                <w:rFonts w:eastAsia="Gill Sans MT" w:cs="Gill Sans MT"/>
                <w:sz w:val="22"/>
                <w:szCs w:val="22"/>
                <w:lang w:val="fr-FR"/>
              </w:rPr>
              <w:t xml:space="preserve">Les enfants orientés ont été dépistés au niveau des structures sanitaires. Ceux dont les résultats des tests </w:t>
            </w:r>
            <w:r w:rsidRPr="00ED46C7">
              <w:rPr>
                <w:rFonts w:eastAsia="Gill Sans MT" w:cs="Gill Sans MT"/>
                <w:sz w:val="22"/>
                <w:szCs w:val="22"/>
                <w:lang w:val="fr-FR"/>
              </w:rPr>
              <w:lastRenderedPageBreak/>
              <w:t>diagnostiques rapides (TDR) étaient positifs ont bénéficié d’une prise en charge appropriée contre le paludisme.</w:t>
            </w:r>
          </w:p>
          <w:p w14:paraId="10E0A318" w14:textId="77777777" w:rsidR="00ED46C7" w:rsidRPr="00ED46C7" w:rsidRDefault="00ED46C7" w:rsidP="00BC4D3B">
            <w:pPr>
              <w:spacing w:after="0"/>
              <w:rPr>
                <w:sz w:val="22"/>
                <w:szCs w:val="22"/>
                <w:lang w:val="fr-FR"/>
              </w:rPr>
            </w:pPr>
            <w:r w:rsidRPr="00ED46C7">
              <w:rPr>
                <w:rFonts w:eastAsia="Gill Sans MT" w:cs="Gill Sans MT"/>
                <w:sz w:val="22"/>
                <w:szCs w:val="22"/>
                <w:lang w:val="fr-FR"/>
              </w:rPr>
              <w:t xml:space="preserve"> Les relais communautaires ont également identifié les enfants en conflit avec le calendrier vaccinal (les enfants zéro dose et insuffisamment vaccinés. </w:t>
            </w:r>
          </w:p>
          <w:p w14:paraId="14DD8CA4" w14:textId="77777777" w:rsidR="00ED46C7" w:rsidRPr="00ED46C7" w:rsidRDefault="00ED46C7" w:rsidP="00BC4D3B">
            <w:pPr>
              <w:spacing w:after="0"/>
              <w:rPr>
                <w:sz w:val="22"/>
                <w:szCs w:val="22"/>
                <w:lang w:val="fr-FR"/>
              </w:rPr>
            </w:pPr>
            <w:r w:rsidRPr="00ED46C7">
              <w:rPr>
                <w:rFonts w:eastAsia="Gill Sans MT" w:cs="Gill Sans MT"/>
                <w:b/>
                <w:bCs/>
                <w:sz w:val="22"/>
                <w:szCs w:val="22"/>
                <w:lang w:val="fr"/>
              </w:rPr>
              <w:t xml:space="preserve"> </w:t>
            </w:r>
          </w:p>
          <w:p w14:paraId="1269220C" w14:textId="77777777" w:rsidR="00ED46C7" w:rsidRPr="00ED46C7" w:rsidRDefault="00ED46C7" w:rsidP="6EC1FF1A">
            <w:pPr>
              <w:spacing w:after="0"/>
              <w:rPr>
                <w:rFonts w:eastAsia="Gill Sans MT" w:cs="Gill Sans MT"/>
                <w:b/>
                <w:bCs/>
                <w:sz w:val="22"/>
                <w:szCs w:val="22"/>
                <w:lang w:val="fr-FR"/>
              </w:rPr>
            </w:pPr>
            <w:r w:rsidRPr="6EC1FF1A">
              <w:rPr>
                <w:rFonts w:eastAsia="Gill Sans MT" w:cs="Gill Sans MT"/>
                <w:b/>
                <w:bCs/>
                <w:sz w:val="22"/>
                <w:szCs w:val="22"/>
                <w:lang w:val="fr-FR"/>
              </w:rPr>
              <w:t>Résultats obtenus;</w:t>
            </w:r>
          </w:p>
          <w:p w14:paraId="664BD380" w14:textId="77777777" w:rsidR="00ED46C7" w:rsidRPr="00ED46C7" w:rsidRDefault="00ED46C7" w:rsidP="00BC4D3B">
            <w:pPr>
              <w:pStyle w:val="ListParagraph"/>
              <w:numPr>
                <w:ilvl w:val="0"/>
                <w:numId w:val="11"/>
              </w:numPr>
              <w:spacing w:after="0"/>
              <w:rPr>
                <w:rFonts w:eastAsia="Gill Sans MT" w:cs="Gill Sans MT"/>
                <w:sz w:val="22"/>
                <w:szCs w:val="22"/>
              </w:rPr>
            </w:pPr>
            <w:r w:rsidRPr="00ED46C7">
              <w:rPr>
                <w:rFonts w:eastAsia="Gill Sans MT" w:cs="Gill Sans MT"/>
                <w:sz w:val="22"/>
                <w:szCs w:val="22"/>
                <w:lang w:val="fr"/>
              </w:rPr>
              <w:t xml:space="preserve">Ménages visites, 1495,  </w:t>
            </w:r>
            <w:r w:rsidRPr="00ED46C7">
              <w:rPr>
                <w:rFonts w:eastAsia="Gill Sans MT" w:cs="Gill Sans MT"/>
                <w:sz w:val="22"/>
                <w:szCs w:val="22"/>
              </w:rPr>
              <w:t xml:space="preserve"> </w:t>
            </w:r>
          </w:p>
          <w:p w14:paraId="05FDD359" w14:textId="77777777" w:rsidR="00ED46C7" w:rsidRPr="00ED46C7" w:rsidRDefault="00ED46C7" w:rsidP="00BC4D3B">
            <w:pPr>
              <w:pStyle w:val="ListParagraph"/>
              <w:numPr>
                <w:ilvl w:val="0"/>
                <w:numId w:val="10"/>
              </w:numPr>
              <w:tabs>
                <w:tab w:val="left" w:pos="0"/>
                <w:tab w:val="left" w:pos="720"/>
              </w:tabs>
              <w:spacing w:after="0"/>
              <w:rPr>
                <w:rFonts w:eastAsia="Gill Sans MT" w:cs="Gill Sans MT"/>
                <w:sz w:val="22"/>
                <w:szCs w:val="22"/>
                <w:lang w:val="fr"/>
              </w:rPr>
            </w:pPr>
            <w:r w:rsidRPr="00ED46C7">
              <w:rPr>
                <w:rFonts w:eastAsia="Gill Sans MT" w:cs="Gill Sans MT"/>
                <w:sz w:val="22"/>
                <w:szCs w:val="22"/>
                <w:lang w:val="fr"/>
              </w:rPr>
              <w:t>Personnes atteintes par message ; 4303(H ;1845, F 2458)</w:t>
            </w:r>
          </w:p>
          <w:p w14:paraId="75A1A019" w14:textId="4C405459" w:rsidR="00ED46C7" w:rsidRPr="00ED46C7" w:rsidRDefault="00ED46C7" w:rsidP="00BC4D3B">
            <w:pPr>
              <w:pStyle w:val="ListParagraph"/>
              <w:numPr>
                <w:ilvl w:val="0"/>
                <w:numId w:val="11"/>
              </w:numPr>
              <w:spacing w:after="0"/>
              <w:rPr>
                <w:rFonts w:eastAsia="Gill Sans MT" w:cs="Gill Sans MT"/>
                <w:sz w:val="22"/>
                <w:szCs w:val="22"/>
                <w:lang w:val="fr-FR"/>
              </w:rPr>
            </w:pPr>
            <w:r w:rsidRPr="5E2025DC">
              <w:rPr>
                <w:rFonts w:eastAsia="Gill Sans MT" w:cs="Gill Sans MT"/>
                <w:sz w:val="22"/>
                <w:szCs w:val="22"/>
                <w:lang w:val="fr-FR"/>
              </w:rPr>
              <w:t xml:space="preserve">Femmes enceintes récupérés à la CPN ;        </w:t>
            </w:r>
            <w:del w:id="16" w:author="Ferdinand Ntoya" w:date="2026-08-10T09:03:00Z" w16du:dateUtc="2026-08-10T09:03:24Z">
              <w:r w:rsidRPr="5E2025DC" w:rsidDel="00ED46C7">
                <w:rPr>
                  <w:rFonts w:eastAsia="Gill Sans MT" w:cs="Gill Sans MT"/>
                  <w:sz w:val="22"/>
                  <w:szCs w:val="22"/>
                  <w:lang w:val="fr-FR"/>
                </w:rPr>
                <w:delText xml:space="preserve">   (</w:delText>
              </w:r>
            </w:del>
            <w:ins w:id="17" w:author="Ferdinand Ntoya" w:date="2026-08-10T09:03:00Z" w16du:dateUtc="2026-08-10T09:03:24Z">
              <w:r w:rsidR="5ABFC104" w:rsidRPr="5E2025DC">
                <w:rPr>
                  <w:rFonts w:eastAsia="Gill Sans MT" w:cs="Gill Sans MT"/>
                  <w:sz w:val="22"/>
                  <w:szCs w:val="22"/>
                  <w:lang w:val="fr-FR"/>
                </w:rPr>
                <w:t xml:space="preserve">  (</w:t>
              </w:r>
            </w:ins>
            <w:r w:rsidRPr="5E2025DC">
              <w:rPr>
                <w:rFonts w:eastAsia="Gill Sans MT" w:cs="Gill Sans MT"/>
                <w:sz w:val="22"/>
                <w:szCs w:val="22"/>
                <w:lang w:val="fr-FR"/>
              </w:rPr>
              <w:t xml:space="preserve"> CPN1 ;113, CPN2 ; </w:t>
            </w:r>
            <w:del w:id="18" w:author="Ferdinand Ntoya" w:date="2026-08-10T09:03:00Z" w16du:dateUtc="2026-08-10T09:03:27Z">
              <w:r w:rsidRPr="5E2025DC" w:rsidDel="00ED46C7">
                <w:rPr>
                  <w:rFonts w:eastAsia="Gill Sans MT" w:cs="Gill Sans MT"/>
                  <w:sz w:val="22"/>
                  <w:szCs w:val="22"/>
                  <w:lang w:val="fr-FR"/>
                </w:rPr>
                <w:delText>97 ,</w:delText>
              </w:r>
            </w:del>
            <w:ins w:id="19" w:author="Ferdinand Ntoya" w:date="2026-08-10T09:03:00Z" w16du:dateUtc="2026-08-10T09:03:27Z">
              <w:r w:rsidR="1F060092" w:rsidRPr="5E2025DC">
                <w:rPr>
                  <w:rFonts w:eastAsia="Gill Sans MT" w:cs="Gill Sans MT"/>
                  <w:sz w:val="22"/>
                  <w:szCs w:val="22"/>
                  <w:lang w:val="fr-FR"/>
                </w:rPr>
                <w:t>97,</w:t>
              </w:r>
            </w:ins>
            <w:r w:rsidRPr="5E2025DC">
              <w:rPr>
                <w:rFonts w:eastAsia="Gill Sans MT" w:cs="Gill Sans MT"/>
                <w:sz w:val="22"/>
                <w:szCs w:val="22"/>
                <w:lang w:val="fr-FR"/>
              </w:rPr>
              <w:t xml:space="preserve"> CPN3 ;57            CPN4 ;49) </w:t>
            </w:r>
          </w:p>
          <w:p w14:paraId="5487C3B6" w14:textId="77777777" w:rsidR="00ED46C7" w:rsidRPr="00ED46C7" w:rsidRDefault="00ED46C7" w:rsidP="00BC4D3B">
            <w:pPr>
              <w:pStyle w:val="ListParagraph"/>
              <w:numPr>
                <w:ilvl w:val="0"/>
                <w:numId w:val="11"/>
              </w:numPr>
              <w:spacing w:after="0"/>
              <w:rPr>
                <w:rFonts w:eastAsia="Gill Sans MT" w:cs="Gill Sans MT"/>
                <w:sz w:val="22"/>
                <w:szCs w:val="22"/>
                <w:lang w:val="fr-FR"/>
              </w:rPr>
            </w:pPr>
            <w:r w:rsidRPr="00ED46C7">
              <w:rPr>
                <w:rFonts w:eastAsia="Gill Sans MT" w:cs="Gill Sans MT"/>
                <w:sz w:val="22"/>
                <w:szCs w:val="22"/>
                <w:lang w:val="fr-FR"/>
              </w:rPr>
              <w:t>SP Prise à la CPN ; (SP1 ; 113 ; SP2 ;95, SP3 56)</w:t>
            </w:r>
          </w:p>
          <w:p w14:paraId="776BF4DB" w14:textId="77777777" w:rsidR="00ED46C7" w:rsidRPr="00ED46C7" w:rsidRDefault="00ED46C7" w:rsidP="00BC4D3B">
            <w:pPr>
              <w:pStyle w:val="ListParagraph"/>
              <w:numPr>
                <w:ilvl w:val="0"/>
                <w:numId w:val="9"/>
              </w:numPr>
              <w:tabs>
                <w:tab w:val="left" w:pos="0"/>
                <w:tab w:val="left" w:pos="720"/>
              </w:tabs>
              <w:spacing w:after="0"/>
              <w:rPr>
                <w:rFonts w:eastAsia="Gill Sans MT" w:cs="Gill Sans MT"/>
                <w:sz w:val="22"/>
                <w:szCs w:val="22"/>
                <w:lang w:val="fr"/>
              </w:rPr>
            </w:pPr>
            <w:r w:rsidRPr="00ED46C7">
              <w:rPr>
                <w:rFonts w:eastAsia="Gill Sans MT" w:cs="Gill Sans MT"/>
                <w:sz w:val="22"/>
                <w:szCs w:val="22"/>
                <w:lang w:val="fr"/>
              </w:rPr>
              <w:t>MII distribuée à la CPN ; 246</w:t>
            </w:r>
          </w:p>
          <w:p w14:paraId="039D6A4D" w14:textId="77777777" w:rsidR="00ED46C7" w:rsidRPr="00ED46C7" w:rsidRDefault="00ED46C7" w:rsidP="00BC4D3B">
            <w:pPr>
              <w:pStyle w:val="ListParagraph"/>
              <w:numPr>
                <w:ilvl w:val="0"/>
                <w:numId w:val="9"/>
              </w:numPr>
              <w:tabs>
                <w:tab w:val="left" w:pos="0"/>
                <w:tab w:val="left" w:pos="720"/>
              </w:tabs>
              <w:spacing w:after="0"/>
              <w:rPr>
                <w:rFonts w:eastAsia="Gill Sans MT" w:cs="Gill Sans MT"/>
                <w:sz w:val="22"/>
                <w:szCs w:val="22"/>
                <w:lang w:val="fr"/>
              </w:rPr>
            </w:pPr>
            <w:r w:rsidRPr="00ED46C7">
              <w:rPr>
                <w:rFonts w:eastAsia="Gill Sans MT" w:cs="Gill Sans MT"/>
                <w:sz w:val="22"/>
                <w:szCs w:val="22"/>
                <w:lang w:val="fr"/>
              </w:rPr>
              <w:t xml:space="preserve">Femmes enceintes ayant supplémentée en MMS, 234,   </w:t>
            </w:r>
          </w:p>
          <w:p w14:paraId="4903BF73" w14:textId="77777777" w:rsidR="00ED46C7" w:rsidRPr="00ED46C7" w:rsidRDefault="00ED46C7" w:rsidP="00BC4D3B">
            <w:pPr>
              <w:pStyle w:val="ListParagraph"/>
              <w:numPr>
                <w:ilvl w:val="0"/>
                <w:numId w:val="8"/>
              </w:numPr>
              <w:tabs>
                <w:tab w:val="left" w:pos="0"/>
                <w:tab w:val="left" w:pos="720"/>
              </w:tabs>
              <w:spacing w:after="0"/>
              <w:rPr>
                <w:rFonts w:eastAsia="Gill Sans MT" w:cs="Gill Sans MT"/>
                <w:sz w:val="22"/>
                <w:szCs w:val="22"/>
              </w:rPr>
            </w:pPr>
            <w:r w:rsidRPr="00ED46C7">
              <w:rPr>
                <w:rFonts w:eastAsia="Gill Sans MT" w:cs="Gill Sans MT"/>
                <w:sz w:val="22"/>
                <w:szCs w:val="22"/>
                <w:lang w:val="fr"/>
              </w:rPr>
              <w:t xml:space="preserve">Femmes sensibilisées sur AME ;  </w:t>
            </w:r>
            <w:r w:rsidRPr="00ED46C7">
              <w:rPr>
                <w:rFonts w:eastAsia="Gill Sans MT" w:cs="Gill Sans MT"/>
                <w:sz w:val="22"/>
                <w:szCs w:val="22"/>
              </w:rPr>
              <w:t xml:space="preserve"> 213</w:t>
            </w:r>
          </w:p>
          <w:p w14:paraId="2FD47073" w14:textId="77777777" w:rsidR="00ED46C7" w:rsidRPr="00ED46C7" w:rsidRDefault="00ED46C7" w:rsidP="00BC4D3B">
            <w:pPr>
              <w:pStyle w:val="ListParagraph"/>
              <w:numPr>
                <w:ilvl w:val="0"/>
                <w:numId w:val="7"/>
              </w:numPr>
              <w:tabs>
                <w:tab w:val="left" w:pos="0"/>
                <w:tab w:val="left" w:pos="720"/>
              </w:tabs>
              <w:spacing w:after="0"/>
              <w:rPr>
                <w:rFonts w:eastAsia="Gill Sans MT" w:cs="Gill Sans MT"/>
                <w:sz w:val="22"/>
                <w:szCs w:val="22"/>
                <w:lang w:val="fr"/>
              </w:rPr>
            </w:pPr>
            <w:r w:rsidRPr="00ED46C7">
              <w:rPr>
                <w:rFonts w:eastAsia="Gill Sans MT" w:cs="Gill Sans MT"/>
                <w:sz w:val="22"/>
                <w:szCs w:val="22"/>
                <w:lang w:val="fr"/>
              </w:rPr>
              <w:t xml:space="preserve">Enfants de moins des 5ans testé positifs au paludisme, G 45, F 57  </w:t>
            </w:r>
          </w:p>
          <w:p w14:paraId="03EAC52C" w14:textId="77777777" w:rsidR="00ED46C7" w:rsidRPr="00ED46C7" w:rsidRDefault="00ED46C7" w:rsidP="00BC4D3B">
            <w:pPr>
              <w:pStyle w:val="ListParagraph"/>
              <w:numPr>
                <w:ilvl w:val="0"/>
                <w:numId w:val="6"/>
              </w:numPr>
              <w:tabs>
                <w:tab w:val="left" w:pos="0"/>
                <w:tab w:val="left" w:pos="720"/>
              </w:tabs>
              <w:spacing w:after="0"/>
              <w:rPr>
                <w:rFonts w:eastAsia="Gill Sans MT" w:cs="Gill Sans MT"/>
                <w:sz w:val="22"/>
                <w:szCs w:val="22"/>
                <w:lang w:val="fr"/>
              </w:rPr>
            </w:pPr>
            <w:r w:rsidRPr="00ED46C7">
              <w:rPr>
                <w:rFonts w:eastAsia="Gill Sans MT" w:cs="Gill Sans MT"/>
                <w:sz w:val="22"/>
                <w:szCs w:val="22"/>
                <w:lang w:val="fr"/>
              </w:rPr>
              <w:lastRenderedPageBreak/>
              <w:t>Enfants de moins de 5 ans avec TDR positif traités    G 45, F 57</w:t>
            </w:r>
          </w:p>
          <w:p w14:paraId="609AD0D8" w14:textId="77777777" w:rsidR="00ED46C7" w:rsidRPr="00ED46C7" w:rsidRDefault="00ED46C7" w:rsidP="00BC4D3B">
            <w:pPr>
              <w:pStyle w:val="ListParagraph"/>
              <w:numPr>
                <w:ilvl w:val="0"/>
                <w:numId w:val="6"/>
              </w:numPr>
              <w:tabs>
                <w:tab w:val="left" w:pos="0"/>
                <w:tab w:val="left" w:pos="720"/>
              </w:tabs>
              <w:spacing w:after="0"/>
              <w:rPr>
                <w:rFonts w:eastAsia="Gill Sans MT" w:cs="Gill Sans MT"/>
                <w:sz w:val="22"/>
                <w:szCs w:val="22"/>
                <w:lang w:val="fr"/>
              </w:rPr>
            </w:pPr>
            <w:r w:rsidRPr="00ED46C7">
              <w:rPr>
                <w:rFonts w:eastAsia="Gill Sans MT" w:cs="Gill Sans MT"/>
                <w:sz w:val="22"/>
                <w:szCs w:val="22"/>
                <w:lang w:val="fr"/>
              </w:rPr>
              <w:t>Femme ayant accouchée au CS ; 111</w:t>
            </w:r>
          </w:p>
          <w:p w14:paraId="2E4AE096" w14:textId="77777777" w:rsidR="00ED46C7" w:rsidRPr="00ED46C7" w:rsidRDefault="00ED46C7" w:rsidP="00BC4D3B">
            <w:pPr>
              <w:pStyle w:val="ListParagraph"/>
              <w:numPr>
                <w:ilvl w:val="0"/>
                <w:numId w:val="6"/>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Enfants suivis à la CPS ; G108; F 140</w:t>
            </w:r>
          </w:p>
          <w:p w14:paraId="0996A679" w14:textId="77777777" w:rsidR="00ED46C7" w:rsidRPr="00ED46C7" w:rsidRDefault="00ED46C7" w:rsidP="00BC4D3B">
            <w:pPr>
              <w:pStyle w:val="ListParagraph"/>
              <w:numPr>
                <w:ilvl w:val="0"/>
                <w:numId w:val="6"/>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Enfants de moins de 5 ans avec diarrhées traites avec Ora zinc  G13, F 21</w:t>
            </w:r>
          </w:p>
          <w:p w14:paraId="737D2A79" w14:textId="77777777" w:rsidR="00ED46C7" w:rsidRPr="00ED46C7" w:rsidRDefault="00ED46C7" w:rsidP="00BC4D3B">
            <w:pPr>
              <w:spacing w:after="0"/>
              <w:rPr>
                <w:sz w:val="22"/>
                <w:szCs w:val="22"/>
                <w:lang w:val="fr-FR"/>
              </w:rPr>
            </w:pPr>
            <w:r w:rsidRPr="00ED46C7">
              <w:rPr>
                <w:rFonts w:eastAsia="Gill Sans MT" w:cs="Gill Sans MT"/>
                <w:sz w:val="22"/>
                <w:szCs w:val="22"/>
                <w:lang w:val="fr"/>
              </w:rPr>
              <w:t xml:space="preserve"> </w:t>
            </w:r>
          </w:p>
          <w:p w14:paraId="23D35ED7" w14:textId="77777777" w:rsidR="00ED46C7" w:rsidRPr="00ED46C7" w:rsidRDefault="00ED46C7" w:rsidP="00BC4D3B">
            <w:pPr>
              <w:spacing w:after="0"/>
              <w:rPr>
                <w:sz w:val="22"/>
                <w:szCs w:val="22"/>
                <w:lang w:val="fr-FR"/>
              </w:rPr>
            </w:pPr>
            <w:r w:rsidRPr="00ED46C7">
              <w:rPr>
                <w:rFonts w:eastAsia="Gill Sans MT" w:cs="Gill Sans MT"/>
                <w:sz w:val="22"/>
                <w:szCs w:val="22"/>
                <w:lang w:val="fr"/>
              </w:rPr>
              <w:t xml:space="preserve">Enfants récupérer à la vaccination, </w:t>
            </w:r>
          </w:p>
          <w:p w14:paraId="7EEA33BF" w14:textId="77777777" w:rsidR="00ED46C7" w:rsidRPr="00ED46C7" w:rsidRDefault="00ED46C7" w:rsidP="00BC4D3B">
            <w:pPr>
              <w:pStyle w:val="ListParagraph"/>
              <w:numPr>
                <w:ilvl w:val="0"/>
                <w:numId w:val="5"/>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PENTA3; G 22, F19</w:t>
            </w:r>
          </w:p>
          <w:p w14:paraId="79D017D3" w14:textId="77777777" w:rsidR="00ED46C7" w:rsidRPr="00ED46C7" w:rsidRDefault="00ED46C7" w:rsidP="00BC4D3B">
            <w:pPr>
              <w:pStyle w:val="ListParagraph"/>
              <w:numPr>
                <w:ilvl w:val="0"/>
                <w:numId w:val="5"/>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VAR1 ; G17,F11</w:t>
            </w:r>
          </w:p>
          <w:p w14:paraId="3F2EFA28" w14:textId="77777777" w:rsidR="00ED46C7" w:rsidRPr="00ED46C7" w:rsidRDefault="00ED46C7" w:rsidP="00BC4D3B">
            <w:pPr>
              <w:pStyle w:val="ListParagraph"/>
              <w:numPr>
                <w:ilvl w:val="0"/>
                <w:numId w:val="5"/>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VAP1; G10; F15</w:t>
            </w:r>
          </w:p>
          <w:p w14:paraId="083F97CB" w14:textId="77777777" w:rsidR="00ED46C7" w:rsidRPr="00ED46C7" w:rsidRDefault="00ED46C7" w:rsidP="00BC4D3B">
            <w:pPr>
              <w:pStyle w:val="ListParagraph"/>
              <w:numPr>
                <w:ilvl w:val="0"/>
                <w:numId w:val="5"/>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 xml:space="preserve">PCV3; G 22, F 19 </w:t>
            </w:r>
          </w:p>
          <w:p w14:paraId="0AAEF043" w14:textId="77777777" w:rsidR="00ED46C7" w:rsidRPr="00ED46C7" w:rsidRDefault="00ED46C7" w:rsidP="00BC4D3B">
            <w:pPr>
              <w:pStyle w:val="ListParagraph"/>
              <w:numPr>
                <w:ilvl w:val="0"/>
                <w:numId w:val="5"/>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VPO3; G , 22 , F 19</w:t>
            </w:r>
          </w:p>
          <w:p w14:paraId="7443DF94" w14:textId="77777777" w:rsidR="00ED46C7" w:rsidRPr="00ED46C7" w:rsidRDefault="00ED46C7" w:rsidP="00BC4D3B">
            <w:pPr>
              <w:pStyle w:val="ListParagraph"/>
              <w:numPr>
                <w:ilvl w:val="0"/>
                <w:numId w:val="5"/>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 xml:space="preserve">  VPI1; G 22, F ,19</w:t>
            </w:r>
          </w:p>
          <w:p w14:paraId="6AE5152B" w14:textId="77777777" w:rsidR="00ED46C7" w:rsidRPr="00ED46C7" w:rsidRDefault="00ED46C7" w:rsidP="00BC4D3B">
            <w:pPr>
              <w:pStyle w:val="ListParagraph"/>
              <w:numPr>
                <w:ilvl w:val="0"/>
                <w:numId w:val="5"/>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VAA; G 13, F 12</w:t>
            </w:r>
          </w:p>
          <w:p w14:paraId="7169FBBE" w14:textId="77777777" w:rsidR="00ED46C7" w:rsidRPr="00ED46C7" w:rsidRDefault="00ED46C7" w:rsidP="00BC4D3B">
            <w:pPr>
              <w:pStyle w:val="ListParagraph"/>
              <w:numPr>
                <w:ilvl w:val="0"/>
                <w:numId w:val="5"/>
              </w:numPr>
              <w:tabs>
                <w:tab w:val="left" w:pos="0"/>
                <w:tab w:val="left" w:pos="720"/>
              </w:tabs>
              <w:spacing w:after="0"/>
              <w:rPr>
                <w:rFonts w:eastAsia="Gill Sans MT" w:cs="Gill Sans MT"/>
                <w:sz w:val="22"/>
                <w:szCs w:val="22"/>
                <w:lang w:val="fr-FR"/>
              </w:rPr>
            </w:pPr>
            <w:r w:rsidRPr="00ED46C7">
              <w:rPr>
                <w:rFonts w:eastAsia="Gill Sans MT" w:cs="Gill Sans MT"/>
                <w:sz w:val="22"/>
                <w:szCs w:val="22"/>
                <w:lang w:val="fr-FR"/>
              </w:rPr>
              <w:t>VPI2; G 12 , F 20</w:t>
            </w:r>
          </w:p>
        </w:tc>
        <w:tc>
          <w:tcPr>
            <w:tcW w:w="2035" w:type="dxa"/>
            <w:noWrap/>
            <w:hideMark/>
          </w:tcPr>
          <w:p w14:paraId="09EBA23C" w14:textId="77777777" w:rsidR="00ED46C7" w:rsidRPr="00ED46C7" w:rsidRDefault="00ED46C7" w:rsidP="00BC4D3B">
            <w:pPr>
              <w:spacing w:after="0"/>
              <w:rPr>
                <w:sz w:val="22"/>
                <w:szCs w:val="22"/>
                <w:lang w:val="fr-FR"/>
              </w:rPr>
            </w:pPr>
            <w:r w:rsidRPr="00ED46C7">
              <w:rPr>
                <w:rFonts w:eastAsia="Gill Sans MT" w:cs="Gill Sans MT"/>
                <w:sz w:val="22"/>
                <w:szCs w:val="22"/>
                <w:lang w:val="fr"/>
              </w:rPr>
              <w:lastRenderedPageBreak/>
              <w:t>Rupture d’intrants de la lutte contre le paludisme</w:t>
            </w:r>
          </w:p>
        </w:tc>
        <w:tc>
          <w:tcPr>
            <w:tcW w:w="2271" w:type="dxa"/>
            <w:noWrap/>
            <w:hideMark/>
          </w:tcPr>
          <w:p w14:paraId="2FBB952A" w14:textId="77777777" w:rsidR="00ED46C7" w:rsidRPr="00ED46C7" w:rsidRDefault="00ED46C7" w:rsidP="00BC4D3B">
            <w:pPr>
              <w:spacing w:after="0"/>
              <w:rPr>
                <w:sz w:val="22"/>
                <w:szCs w:val="22"/>
                <w:lang w:val="fr-FR"/>
              </w:rPr>
            </w:pPr>
            <w:r w:rsidRPr="00ED46C7">
              <w:rPr>
                <w:rFonts w:eastAsia="Gill Sans MT" w:cs="Gill Sans MT"/>
                <w:sz w:val="22"/>
                <w:szCs w:val="22"/>
                <w:lang w:val="fr"/>
              </w:rPr>
              <w:t>Face aux ruptures d’intrants antipaludiques, le recours à l’achat d’intrants sur le marché a constitué une solution pour maintenir la continuité des activités</w:t>
            </w:r>
          </w:p>
        </w:tc>
        <w:tc>
          <w:tcPr>
            <w:tcW w:w="1722" w:type="dxa"/>
            <w:noWrap/>
            <w:hideMark/>
          </w:tcPr>
          <w:p w14:paraId="4A563D08" w14:textId="77777777" w:rsidR="00ED46C7" w:rsidRPr="00ED46C7" w:rsidRDefault="00ED46C7" w:rsidP="00BC4D3B">
            <w:pPr>
              <w:spacing w:after="0"/>
              <w:rPr>
                <w:sz w:val="22"/>
                <w:szCs w:val="22"/>
                <w:lang w:val="fr-FR"/>
              </w:rPr>
            </w:pPr>
            <w:r w:rsidRPr="00ED46C7">
              <w:rPr>
                <w:rFonts w:eastAsia="Gill Sans MT" w:cs="Gill Sans MT"/>
                <w:sz w:val="22"/>
                <w:szCs w:val="22"/>
                <w:lang w:val="fr"/>
              </w:rPr>
              <w:t xml:space="preserve">Poursuivre les actions de promotion des PFE dans zones de sante a faible performance </w:t>
            </w:r>
          </w:p>
        </w:tc>
        <w:tc>
          <w:tcPr>
            <w:tcW w:w="1404" w:type="dxa"/>
            <w:noWrap/>
            <w:hideMark/>
          </w:tcPr>
          <w:p w14:paraId="69702E66" w14:textId="77777777" w:rsidR="00ED46C7" w:rsidRPr="00ED46C7" w:rsidRDefault="00ED46C7" w:rsidP="00BC4D3B">
            <w:pPr>
              <w:spacing w:after="0"/>
              <w:rPr>
                <w:sz w:val="22"/>
                <w:szCs w:val="22"/>
                <w:lang w:val="fr-FR"/>
              </w:rPr>
            </w:pPr>
          </w:p>
        </w:tc>
      </w:tr>
      <w:tr w:rsidR="00ED46C7" w:rsidRPr="00ED46C7" w14:paraId="302E8955" w14:textId="77777777" w:rsidTr="5E2025DC">
        <w:trPr>
          <w:trHeight w:val="320"/>
        </w:trPr>
        <w:tc>
          <w:tcPr>
            <w:tcW w:w="887" w:type="dxa"/>
            <w:noWrap/>
          </w:tcPr>
          <w:p w14:paraId="1429398F"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Calibri"/>
                <w:color w:val="0E2841"/>
                <w:kern w:val="0"/>
                <w:sz w:val="22"/>
                <w:szCs w:val="22"/>
                <w:lang w:val="fr-FR"/>
                <w14:ligatures w14:val="none"/>
              </w:rPr>
              <w:lastRenderedPageBreak/>
              <w:t>1.1.4</w:t>
            </w:r>
          </w:p>
        </w:tc>
        <w:tc>
          <w:tcPr>
            <w:tcW w:w="2104" w:type="dxa"/>
            <w:noWrap/>
            <w:hideMark/>
          </w:tcPr>
          <w:p w14:paraId="0C91CC77" w14:textId="77777777" w:rsidR="00ED46C7" w:rsidRPr="00ED46C7" w:rsidRDefault="00ED46C7" w:rsidP="00BC4D3B">
            <w:pPr>
              <w:spacing w:after="0"/>
              <w:rPr>
                <w:sz w:val="22"/>
                <w:szCs w:val="22"/>
                <w:lang w:val="fr-FR"/>
              </w:rPr>
            </w:pPr>
            <w:r w:rsidRPr="00ED46C7">
              <w:rPr>
                <w:rFonts w:eastAsia="Times New Roman" w:cs="Times New Roman"/>
                <w:sz w:val="22"/>
                <w:szCs w:val="22"/>
                <w:lang w:val="fr"/>
              </w:rPr>
              <w:t xml:space="preserve">Revitaliser et développer les plateformes de soutien pour favoriser la communication autour des actions nutritionnelles essentielles. </w:t>
            </w:r>
          </w:p>
        </w:tc>
        <w:tc>
          <w:tcPr>
            <w:tcW w:w="3840" w:type="dxa"/>
            <w:noWrap/>
            <w:hideMark/>
          </w:tcPr>
          <w:p w14:paraId="505D9678" w14:textId="77777777" w:rsidR="00ED46C7" w:rsidRPr="00ED46C7" w:rsidRDefault="00ED46C7" w:rsidP="00BC4D3B">
            <w:pPr>
              <w:spacing w:after="0"/>
              <w:jc w:val="both"/>
              <w:rPr>
                <w:sz w:val="22"/>
                <w:szCs w:val="22"/>
                <w:lang w:val="fr-FR"/>
              </w:rPr>
            </w:pPr>
            <w:r w:rsidRPr="00ED46C7">
              <w:rPr>
                <w:rFonts w:eastAsia="Gill Sans MT" w:cs="Gill Sans MT"/>
                <w:sz w:val="22"/>
                <w:szCs w:val="22"/>
                <w:lang w:val="fr-FR"/>
              </w:rPr>
              <w:t>Au cours du mois de Juin, Epic a appuyé la redynamisation de groupes de soutiens à l’ANJE dans 3 zones de santé : Cilundu, Mukumbi et Diulu</w:t>
            </w:r>
          </w:p>
          <w:p w14:paraId="31625E00" w14:textId="77777777" w:rsidR="00ED46C7" w:rsidRPr="00ED46C7" w:rsidRDefault="00ED46C7" w:rsidP="00BC4D3B">
            <w:pPr>
              <w:spacing w:after="0"/>
              <w:jc w:val="both"/>
              <w:rPr>
                <w:sz w:val="22"/>
                <w:szCs w:val="22"/>
                <w:lang w:val="fr-FR"/>
              </w:rPr>
            </w:pPr>
            <w:r w:rsidRPr="00ED46C7">
              <w:rPr>
                <w:rFonts w:eastAsia="Gill Sans MT" w:cs="Gill Sans MT"/>
                <w:sz w:val="22"/>
                <w:szCs w:val="22"/>
                <w:lang w:val="fr-FR"/>
              </w:rPr>
              <w:t xml:space="preserve">L’objectif était de </w:t>
            </w:r>
            <w:r w:rsidRPr="00ED46C7">
              <w:rPr>
                <w:rFonts w:eastAsia="Gill Sans MT" w:cs="Gill Sans MT"/>
                <w:sz w:val="22"/>
                <w:szCs w:val="22"/>
                <w:lang w:val="fr"/>
              </w:rPr>
              <w:t xml:space="preserve">rendre opérationnel le groupe de soutien à l’ANJE, renforcer les capacités de ses membres et les doter des connaissances et compétences requises pour assurer la </w:t>
            </w:r>
            <w:r w:rsidRPr="00ED46C7">
              <w:rPr>
                <w:rFonts w:eastAsia="Gill Sans MT" w:cs="Gill Sans MT"/>
                <w:sz w:val="22"/>
                <w:szCs w:val="22"/>
                <w:lang w:val="fr"/>
              </w:rPr>
              <w:lastRenderedPageBreak/>
              <w:t xml:space="preserve">promotion de l’Alimentation du Nourrisson et du Jeune Enfant (ANJE), des Pratiques Familiales Essentielles (PFE), ainsi que l’organisation de démonstrations culinaires dans leurs communautés.    </w:t>
            </w:r>
          </w:p>
          <w:p w14:paraId="25BCE8C3" w14:textId="77777777" w:rsidR="00ED46C7" w:rsidRPr="00ED46C7" w:rsidRDefault="00ED46C7" w:rsidP="00BC4D3B">
            <w:pPr>
              <w:spacing w:after="0"/>
              <w:rPr>
                <w:b/>
                <w:bCs/>
                <w:sz w:val="22"/>
                <w:szCs w:val="22"/>
                <w:lang w:val="fr-FR"/>
              </w:rPr>
            </w:pPr>
            <w:r w:rsidRPr="00ED46C7">
              <w:rPr>
                <w:rFonts w:eastAsia="Gill Sans MT" w:cs="Gill Sans MT"/>
                <w:b/>
                <w:bCs/>
                <w:sz w:val="22"/>
                <w:szCs w:val="22"/>
                <w:lang w:val="fr"/>
              </w:rPr>
              <w:t>Résultats obtenus :</w:t>
            </w:r>
          </w:p>
          <w:p w14:paraId="5B3A549C" w14:textId="77777777" w:rsidR="00ED46C7" w:rsidRPr="00ED46C7" w:rsidRDefault="00ED46C7" w:rsidP="00BC4D3B">
            <w:pPr>
              <w:pStyle w:val="ListParagraph"/>
              <w:numPr>
                <w:ilvl w:val="0"/>
                <w:numId w:val="4"/>
              </w:numPr>
              <w:spacing w:after="0"/>
              <w:rPr>
                <w:sz w:val="22"/>
                <w:szCs w:val="22"/>
                <w:lang w:val="fr-FR"/>
              </w:rPr>
            </w:pPr>
            <w:r w:rsidRPr="5E2025DC">
              <w:rPr>
                <w:rFonts w:eastAsia="Gill Sans MT" w:cs="Gill Sans MT"/>
                <w:sz w:val="22"/>
                <w:szCs w:val="22"/>
                <w:lang w:val="fr"/>
              </w:rPr>
              <w:t>50 groupes de</w:t>
            </w:r>
            <w:del w:id="20" w:author="Ferdinand Ntoya" w:date="2026-08-10T09:05:00Z" w16du:dateUtc="2026-08-10T09:05:53Z">
              <w:r w:rsidRPr="5E2025DC" w:rsidDel="00ED46C7">
                <w:rPr>
                  <w:rFonts w:eastAsia="Gill Sans MT" w:cs="Gill Sans MT"/>
                  <w:sz w:val="22"/>
                  <w:szCs w:val="22"/>
                  <w:lang w:val="fr"/>
                </w:rPr>
                <w:delText>s</w:delText>
              </w:r>
            </w:del>
            <w:r w:rsidRPr="5E2025DC">
              <w:rPr>
                <w:rFonts w:eastAsia="Gill Sans MT" w:cs="Gill Sans MT"/>
                <w:sz w:val="22"/>
                <w:szCs w:val="22"/>
                <w:lang w:val="fr"/>
              </w:rPr>
              <w:t xml:space="preserve"> soutien à l’Anje Redynamiser : </w:t>
            </w:r>
            <w:r w:rsidRPr="5E2025DC">
              <w:rPr>
                <w:rFonts w:eastAsia="Gill Sans MT" w:cs="Gill Sans MT"/>
                <w:sz w:val="22"/>
                <w:szCs w:val="22"/>
                <w:lang w:val="fr-FR"/>
              </w:rPr>
              <w:t xml:space="preserve">Cilundu (15), Diulu (19) GSA, Mukumbi (16) </w:t>
            </w:r>
            <w:r w:rsidRPr="5E2025DC">
              <w:rPr>
                <w:rFonts w:eastAsia="Gill Sans MT" w:cs="Gill Sans MT"/>
                <w:sz w:val="22"/>
                <w:szCs w:val="22"/>
                <w:lang w:val="fr"/>
              </w:rPr>
              <w:t xml:space="preserve"> </w:t>
            </w:r>
            <w:r w:rsidRPr="5E2025DC">
              <w:rPr>
                <w:rFonts w:eastAsia="Gill Sans MT" w:cs="Gill Sans MT"/>
                <w:sz w:val="22"/>
                <w:szCs w:val="22"/>
                <w:lang w:val="fr-FR"/>
              </w:rPr>
              <w:t xml:space="preserve"> </w:t>
            </w:r>
          </w:p>
          <w:p w14:paraId="67CCC15B" w14:textId="77777777" w:rsidR="00ED46C7" w:rsidRPr="00ED46C7" w:rsidRDefault="00ED46C7" w:rsidP="00BC4D3B">
            <w:pPr>
              <w:pStyle w:val="ListParagraph"/>
              <w:numPr>
                <w:ilvl w:val="0"/>
                <w:numId w:val="3"/>
              </w:numPr>
              <w:tabs>
                <w:tab w:val="left" w:pos="0"/>
                <w:tab w:val="left" w:pos="720"/>
              </w:tabs>
              <w:spacing w:after="0"/>
              <w:rPr>
                <w:rFonts w:eastAsia="Gill Sans MT" w:cs="Gill Sans MT"/>
                <w:sz w:val="22"/>
                <w:szCs w:val="22"/>
                <w:lang w:val="fr"/>
              </w:rPr>
            </w:pPr>
            <w:r w:rsidRPr="00ED46C7">
              <w:rPr>
                <w:rFonts w:eastAsia="Gill Sans MT" w:cs="Gill Sans MT"/>
                <w:sz w:val="22"/>
                <w:szCs w:val="22"/>
                <w:lang w:val="fr"/>
              </w:rPr>
              <w:t>Une cartographie de GSA disponible dans chaque ZS.</w:t>
            </w:r>
          </w:p>
          <w:p w14:paraId="3522B459" w14:textId="77777777" w:rsidR="00ED46C7" w:rsidRPr="00ED46C7" w:rsidRDefault="00ED46C7" w:rsidP="00BC4D3B">
            <w:pPr>
              <w:pStyle w:val="ListParagraph"/>
              <w:numPr>
                <w:ilvl w:val="0"/>
                <w:numId w:val="2"/>
              </w:numPr>
              <w:spacing w:after="0" w:line="276" w:lineRule="auto"/>
              <w:rPr>
                <w:rFonts w:eastAsia="Gill Sans MT" w:cs="Gill Sans MT"/>
                <w:sz w:val="22"/>
                <w:szCs w:val="22"/>
                <w:lang w:val="fr-FR"/>
              </w:rPr>
            </w:pPr>
            <w:r w:rsidRPr="00ED46C7">
              <w:rPr>
                <w:rFonts w:eastAsia="Gill Sans MT" w:cs="Gill Sans MT"/>
                <w:sz w:val="22"/>
                <w:szCs w:val="22"/>
                <w:lang w:val="fr-FR"/>
              </w:rPr>
              <w:t>50 groupes des soutiens Anje briefés sur Anje, Démonstration culinaires, PFE (Allaitement maternel précoce, Allaitement maternel exclusif, Alimentation complémentaire adéquate, Alimentation du Nourrisson et du Jeune Enfant, lavage des mains, signes de danger   en cas de fièvre chez l’enfants de moins de 5ans, la vaccination, la CPN, L’accouchement assiste, la SP, MII , MMS)</w:t>
            </w:r>
          </w:p>
        </w:tc>
        <w:tc>
          <w:tcPr>
            <w:tcW w:w="2035" w:type="dxa"/>
            <w:noWrap/>
            <w:hideMark/>
          </w:tcPr>
          <w:p w14:paraId="0F6D9094" w14:textId="77777777" w:rsidR="00ED46C7" w:rsidRPr="00ED46C7" w:rsidRDefault="00ED46C7" w:rsidP="00BC4D3B">
            <w:pPr>
              <w:spacing w:after="0"/>
              <w:rPr>
                <w:sz w:val="22"/>
                <w:szCs w:val="22"/>
              </w:rPr>
            </w:pPr>
            <w:r w:rsidRPr="00ED46C7">
              <w:rPr>
                <w:rFonts w:eastAsia="Times New Roman" w:cs="Times New Roman"/>
                <w:sz w:val="22"/>
                <w:szCs w:val="22"/>
                <w:lang w:val="fr"/>
              </w:rPr>
              <w:lastRenderedPageBreak/>
              <w:t>RAS</w:t>
            </w:r>
          </w:p>
        </w:tc>
        <w:tc>
          <w:tcPr>
            <w:tcW w:w="2271" w:type="dxa"/>
            <w:noWrap/>
            <w:hideMark/>
          </w:tcPr>
          <w:p w14:paraId="795033DC" w14:textId="77777777" w:rsidR="00ED46C7" w:rsidRPr="00ED46C7" w:rsidRDefault="00ED46C7" w:rsidP="00BC4D3B">
            <w:pPr>
              <w:spacing w:after="0"/>
              <w:rPr>
                <w:sz w:val="22"/>
                <w:szCs w:val="22"/>
              </w:rPr>
            </w:pPr>
            <w:r w:rsidRPr="00ED46C7">
              <w:rPr>
                <w:rFonts w:eastAsia="Times New Roman" w:cs="Times New Roman"/>
                <w:sz w:val="22"/>
                <w:szCs w:val="22"/>
                <w:lang w:val="fr"/>
              </w:rPr>
              <w:t>RAS</w:t>
            </w:r>
          </w:p>
        </w:tc>
        <w:tc>
          <w:tcPr>
            <w:tcW w:w="1722" w:type="dxa"/>
            <w:noWrap/>
            <w:hideMark/>
          </w:tcPr>
          <w:p w14:paraId="14E284AC" w14:textId="77777777" w:rsidR="00ED46C7" w:rsidRPr="00ED46C7" w:rsidRDefault="00ED46C7" w:rsidP="00BC4D3B">
            <w:pPr>
              <w:spacing w:after="0"/>
              <w:rPr>
                <w:sz w:val="22"/>
                <w:szCs w:val="22"/>
                <w:lang w:val="fr-FR"/>
              </w:rPr>
            </w:pPr>
            <w:r w:rsidRPr="00ED46C7">
              <w:rPr>
                <w:rFonts w:eastAsia="Times New Roman" w:cs="Times New Roman"/>
                <w:sz w:val="22"/>
                <w:szCs w:val="22"/>
                <w:lang w:val="fr"/>
              </w:rPr>
              <w:t xml:space="preserve">Poursuivre la redynamisation des GSA dans les ZS par les OAC. </w:t>
            </w:r>
          </w:p>
        </w:tc>
        <w:tc>
          <w:tcPr>
            <w:tcW w:w="1404" w:type="dxa"/>
            <w:noWrap/>
            <w:hideMark/>
          </w:tcPr>
          <w:p w14:paraId="510876CD" w14:textId="77777777" w:rsidR="00ED46C7" w:rsidRPr="00ED46C7" w:rsidRDefault="00ED46C7" w:rsidP="00BC4D3B">
            <w:pPr>
              <w:spacing w:after="0"/>
              <w:rPr>
                <w:rFonts w:eastAsia="Times New Roman" w:cs="Times New Roman"/>
                <w:sz w:val="22"/>
                <w:szCs w:val="22"/>
                <w:lang w:val="fr"/>
              </w:rPr>
            </w:pPr>
            <w:r w:rsidRPr="00ED46C7">
              <w:rPr>
                <w:rFonts w:eastAsia="Times New Roman" w:cs="Times New Roman"/>
                <w:b/>
                <w:bCs/>
                <w:sz w:val="22"/>
                <w:szCs w:val="22"/>
                <w:lang w:val="fr"/>
              </w:rPr>
              <w:t xml:space="preserve">HKI </w:t>
            </w:r>
            <w:r w:rsidRPr="00ED46C7">
              <w:rPr>
                <w:rFonts w:eastAsia="Times New Roman" w:cs="Times New Roman"/>
                <w:sz w:val="22"/>
                <w:szCs w:val="22"/>
                <w:lang w:val="fr"/>
              </w:rPr>
              <w:t>(Hellen Keller International)</w:t>
            </w:r>
          </w:p>
          <w:p w14:paraId="4CC278C7" w14:textId="77777777" w:rsidR="00ED46C7" w:rsidRPr="00ED46C7" w:rsidRDefault="00ED46C7" w:rsidP="00BC4D3B">
            <w:pPr>
              <w:spacing w:after="0"/>
              <w:rPr>
                <w:rFonts w:eastAsia="Times New Roman" w:cs="Times New Roman"/>
                <w:sz w:val="22"/>
                <w:szCs w:val="22"/>
                <w:lang w:val="fr"/>
              </w:rPr>
            </w:pPr>
          </w:p>
          <w:p w14:paraId="5BA0501F" w14:textId="77777777" w:rsidR="00ED46C7" w:rsidRPr="00ED46C7" w:rsidRDefault="00ED46C7" w:rsidP="00BC4D3B">
            <w:pPr>
              <w:spacing w:after="0"/>
              <w:rPr>
                <w:b/>
                <w:bCs/>
                <w:sz w:val="22"/>
                <w:szCs w:val="22"/>
              </w:rPr>
            </w:pPr>
            <w:r w:rsidRPr="00ED46C7">
              <w:rPr>
                <w:rFonts w:eastAsia="Times New Roman" w:cs="Times New Roman"/>
                <w:b/>
                <w:bCs/>
                <w:sz w:val="22"/>
                <w:szCs w:val="22"/>
                <w:lang w:val="fr"/>
              </w:rPr>
              <w:t>Chemonics</w:t>
            </w:r>
          </w:p>
        </w:tc>
      </w:tr>
      <w:tr w:rsidR="00ED46C7" w:rsidRPr="00ED46C7" w14:paraId="72C12428" w14:textId="77777777" w:rsidTr="5E2025DC">
        <w:trPr>
          <w:trHeight w:val="320"/>
        </w:trPr>
        <w:tc>
          <w:tcPr>
            <w:tcW w:w="887" w:type="dxa"/>
            <w:noWrap/>
          </w:tcPr>
          <w:p w14:paraId="04575414"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1.1.5</w:t>
            </w:r>
          </w:p>
        </w:tc>
        <w:tc>
          <w:tcPr>
            <w:tcW w:w="2104" w:type="dxa"/>
            <w:noWrap/>
          </w:tcPr>
          <w:p w14:paraId="254140B5" w14:textId="77777777" w:rsidR="00ED46C7" w:rsidRPr="00ED46C7" w:rsidRDefault="00ED46C7" w:rsidP="00BC4D3B">
            <w:pPr>
              <w:spacing w:after="0"/>
              <w:rPr>
                <w:lang w:val="fr-FR"/>
              </w:rPr>
            </w:pPr>
            <w:r w:rsidRPr="00ED46C7">
              <w:rPr>
                <w:rFonts w:eastAsia="Aptos" w:cs="Aptos"/>
                <w:lang w:val="fr"/>
              </w:rPr>
              <w:t xml:space="preserve">Organiser des démonstrations </w:t>
            </w:r>
            <w:r w:rsidRPr="00ED46C7">
              <w:rPr>
                <w:rFonts w:eastAsia="Aptos" w:cs="Aptos"/>
                <w:lang w:val="fr"/>
              </w:rPr>
              <w:lastRenderedPageBreak/>
              <w:t>culinaires pour sensibiliser le public à la diversité alimentaire et à l'alimentation complémentaire</w:t>
            </w:r>
          </w:p>
        </w:tc>
        <w:tc>
          <w:tcPr>
            <w:tcW w:w="3840" w:type="dxa"/>
            <w:noWrap/>
          </w:tcPr>
          <w:p w14:paraId="535C377E" w14:textId="77777777" w:rsidR="00ED46C7" w:rsidRPr="00ED46C7" w:rsidRDefault="00ED46C7" w:rsidP="00BC4D3B">
            <w:pPr>
              <w:spacing w:after="0"/>
              <w:rPr>
                <w:rFonts w:eastAsia="Aptos" w:cs="Aptos"/>
                <w:lang w:val="fr-FR"/>
              </w:rPr>
            </w:pPr>
            <w:r w:rsidRPr="00ED46C7">
              <w:rPr>
                <w:rFonts w:eastAsia="Aptos" w:cs="Aptos"/>
                <w:lang w:val="fr"/>
              </w:rPr>
              <w:lastRenderedPageBreak/>
              <w:t xml:space="preserve"> </w:t>
            </w:r>
            <w:r w:rsidRPr="00ED46C7">
              <w:rPr>
                <w:rFonts w:eastAsia="Aptos" w:cs="Aptos"/>
                <w:lang w:val="fr-FR"/>
              </w:rPr>
              <w:t xml:space="preserve">Au cours du mois de juin 2026, le projet EpiC a appuyé l’organisation </w:t>
            </w:r>
            <w:r w:rsidRPr="00ED46C7">
              <w:rPr>
                <w:rFonts w:eastAsia="Aptos" w:cs="Aptos"/>
                <w:lang w:val="fr-FR"/>
              </w:rPr>
              <w:lastRenderedPageBreak/>
              <w:t xml:space="preserve">de 154 séances de démonstrations culinaires dans 60 aires de santé de 4 zones de santé (Bibanga, Kansele , Mpokolo et Dibindi ). </w:t>
            </w:r>
          </w:p>
          <w:p w14:paraId="13C9D184" w14:textId="77777777" w:rsidR="00ED46C7" w:rsidRPr="00ED46C7" w:rsidRDefault="00ED46C7" w:rsidP="00BC4D3B">
            <w:pPr>
              <w:spacing w:after="0"/>
              <w:rPr>
                <w:lang w:val="fr-FR"/>
              </w:rPr>
            </w:pPr>
            <w:r w:rsidRPr="00ED46C7">
              <w:rPr>
                <w:rFonts w:eastAsia="Aptos" w:cs="Aptos"/>
                <w:lang w:val="fr-FR"/>
              </w:rPr>
              <w:t>Cette activité s’inscrivait dans le cadre des interventions communautaires visant à renforcer la lutte contre la malnutrition à travers l’utilisation des produits alimentaires locaux et la promotion des Pratiques Familiales Essentielles (PFE).</w:t>
            </w:r>
          </w:p>
          <w:p w14:paraId="40776848" w14:textId="77777777" w:rsidR="00ED46C7" w:rsidRPr="00ED46C7" w:rsidRDefault="00ED46C7" w:rsidP="00BC4D3B">
            <w:pPr>
              <w:spacing w:after="0"/>
              <w:rPr>
                <w:rFonts w:eastAsia="Aptos" w:cs="Aptos"/>
                <w:lang w:val="fr"/>
              </w:rPr>
            </w:pPr>
            <w:r w:rsidRPr="00ED46C7">
              <w:rPr>
                <w:rFonts w:eastAsia="Aptos" w:cs="Aptos"/>
                <w:lang w:val="fr"/>
              </w:rPr>
              <w:t xml:space="preserve">L’objectif principal était de contribuer à l’amélioration de l’état nutritionnel des enfants, des femmes enceintes et des femmes allaitantes, en renforçant les connaissances des communautés sur l’alimentation équilibrée et les bonnes pratiques de santé. </w:t>
            </w:r>
          </w:p>
          <w:p w14:paraId="3FE855E4" w14:textId="77777777" w:rsidR="00ED46C7" w:rsidRPr="00ED46C7" w:rsidRDefault="00ED46C7" w:rsidP="00BC4D3B">
            <w:pPr>
              <w:spacing w:after="0"/>
              <w:rPr>
                <w:lang w:val="fr-FR"/>
              </w:rPr>
            </w:pPr>
            <w:r w:rsidRPr="00ED46C7">
              <w:rPr>
                <w:rFonts w:eastAsia="Aptos" w:cs="Aptos"/>
                <w:lang w:val="fr"/>
              </w:rPr>
              <w:t xml:space="preserve">Les séances de démonstrations culinaires ont permis aux participants d’apprendre des méthodes pratiques de préparation des repas nutritifs à partir des aliments locaux et disponibles, afin de favoriser une </w:t>
            </w:r>
            <w:r w:rsidRPr="00ED46C7">
              <w:rPr>
                <w:rFonts w:eastAsia="Aptos" w:cs="Aptos"/>
                <w:lang w:val="fr"/>
              </w:rPr>
              <w:lastRenderedPageBreak/>
              <w:t>alimentation saine et adaptée aux besoins nutritionnels des familles pour sauver des vies.</w:t>
            </w:r>
          </w:p>
          <w:p w14:paraId="4F33ED76" w14:textId="77777777" w:rsidR="00ED46C7" w:rsidRPr="00ED46C7" w:rsidRDefault="00ED46C7" w:rsidP="00BC4D3B">
            <w:pPr>
              <w:spacing w:after="0"/>
              <w:rPr>
                <w:lang w:val="fr-FR"/>
              </w:rPr>
            </w:pPr>
            <w:r w:rsidRPr="00ED46C7">
              <w:rPr>
                <w:rFonts w:eastAsia="Aptos" w:cs="Aptos"/>
                <w:lang w:val="fr"/>
              </w:rPr>
              <w:t xml:space="preserve"> </w:t>
            </w:r>
          </w:p>
          <w:p w14:paraId="16299559" w14:textId="77777777" w:rsidR="00ED46C7" w:rsidRPr="00ED46C7" w:rsidRDefault="00ED46C7" w:rsidP="00BC4D3B">
            <w:pPr>
              <w:spacing w:after="0"/>
              <w:rPr>
                <w:rFonts w:eastAsia="Aptos" w:cs="Aptos"/>
                <w:lang w:val="fr"/>
              </w:rPr>
            </w:pPr>
            <w:r w:rsidRPr="00ED46C7">
              <w:rPr>
                <w:rFonts w:eastAsia="Aptos" w:cs="Aptos"/>
                <w:lang w:val="fr"/>
              </w:rPr>
              <w:t xml:space="preserve">Cette activité a également intégré d’autres interventions :  prévention du paludisme, aux activités de Santé de la Mère, du Nouveau-né et de l’Enfant (SMNE). </w:t>
            </w:r>
          </w:p>
          <w:p w14:paraId="545323C3" w14:textId="77777777" w:rsidR="00ED46C7" w:rsidRPr="00ED46C7" w:rsidRDefault="00ED46C7" w:rsidP="00BC4D3B">
            <w:pPr>
              <w:spacing w:after="0"/>
              <w:rPr>
                <w:rFonts w:eastAsia="Aptos" w:cs="Aptos"/>
                <w:lang w:val="fr"/>
              </w:rPr>
            </w:pPr>
            <w:r w:rsidRPr="00ED46C7">
              <w:rPr>
                <w:rFonts w:eastAsia="Aptos" w:cs="Aptos"/>
                <w:lang w:val="fr"/>
              </w:rPr>
              <w:t xml:space="preserve">Les enfants de moins de 5 ans avec fièvre ont été identifiés et orientés vers les établissements de soins de santé (ESS) pour une prise en charge appropriée. </w:t>
            </w:r>
          </w:p>
          <w:p w14:paraId="148FE508" w14:textId="77777777" w:rsidR="00ED46C7" w:rsidRPr="00ED46C7" w:rsidRDefault="00ED46C7" w:rsidP="00BC4D3B">
            <w:pPr>
              <w:spacing w:after="0"/>
              <w:rPr>
                <w:rFonts w:eastAsia="Aptos" w:cs="Aptos"/>
                <w:lang w:val="fr"/>
              </w:rPr>
            </w:pPr>
            <w:r w:rsidRPr="00ED46C7">
              <w:rPr>
                <w:rFonts w:eastAsia="Aptos" w:cs="Aptos"/>
                <w:lang w:val="fr"/>
              </w:rPr>
              <w:t xml:space="preserve">Les femmes enceintes ont été recherchées dans les communautés et référées vers les formations sanitaires pour bénéficier des consultations prénatales (CPN) et soins essentiels. Des visites à domicile (VAD) ont été organisées avant, pendant et après les activités afin d’assurer le suivi des ménages, renforcer les messages de sensibilisation et encourager </w:t>
            </w:r>
            <w:r w:rsidRPr="00ED46C7">
              <w:rPr>
                <w:rFonts w:eastAsia="Aptos" w:cs="Aptos"/>
                <w:lang w:val="fr"/>
              </w:rPr>
              <w:lastRenderedPageBreak/>
              <w:t xml:space="preserve">l’adoption des comportements favorables à la santé. </w:t>
            </w:r>
          </w:p>
          <w:p w14:paraId="6F521AAD" w14:textId="77777777" w:rsidR="00ED46C7" w:rsidRPr="00ED46C7" w:rsidRDefault="00ED46C7" w:rsidP="00BC4D3B">
            <w:pPr>
              <w:spacing w:after="0"/>
              <w:rPr>
                <w:b/>
                <w:bCs/>
                <w:lang w:val="fr-FR"/>
              </w:rPr>
            </w:pPr>
            <w:r w:rsidRPr="00ED46C7">
              <w:rPr>
                <w:rFonts w:eastAsia="Aptos" w:cs="Aptos"/>
                <w:b/>
                <w:bCs/>
                <w:lang w:val="fr"/>
              </w:rPr>
              <w:t>Résultats obtenus :</w:t>
            </w:r>
          </w:p>
          <w:p w14:paraId="3BD65695" w14:textId="77777777" w:rsidR="00ED46C7" w:rsidRPr="00ED46C7" w:rsidRDefault="00ED46C7" w:rsidP="00BC4D3B">
            <w:pPr>
              <w:spacing w:after="0"/>
              <w:rPr>
                <w:lang w:val="fr-FR"/>
              </w:rPr>
            </w:pPr>
            <w:r w:rsidRPr="00ED46C7">
              <w:rPr>
                <w:rFonts w:eastAsia="Aptos" w:cs="Aptos"/>
                <w:lang w:val="fr"/>
              </w:rPr>
              <w:t xml:space="preserve"> </w:t>
            </w:r>
            <w:r w:rsidRPr="00ED46C7">
              <w:rPr>
                <w:rFonts w:eastAsia="Aptos" w:cs="Aptos"/>
                <w:lang w:val="fr-FR"/>
              </w:rPr>
              <w:t xml:space="preserve">•      52 GSA ( 71   H et 112  F) accompagné dans la réalisation des séances de démonstrations culinaires </w:t>
            </w:r>
          </w:p>
          <w:p w14:paraId="28C47629" w14:textId="77777777" w:rsidR="00ED46C7" w:rsidRPr="00ED46C7" w:rsidRDefault="00ED46C7" w:rsidP="00BC4D3B">
            <w:pPr>
              <w:spacing w:after="0"/>
            </w:pPr>
            <w:r w:rsidRPr="00ED46C7">
              <w:rPr>
                <w:rFonts w:eastAsia="Aptos" w:cs="Aptos"/>
                <w:lang w:val="fr"/>
              </w:rPr>
              <w:t xml:space="preserve">•       154 séances de démonstrations culinaires réalisés </w:t>
            </w:r>
          </w:p>
          <w:p w14:paraId="13F5C92E" w14:textId="77777777" w:rsidR="00ED46C7" w:rsidRPr="00ED46C7" w:rsidRDefault="00ED46C7" w:rsidP="00ED46C7">
            <w:pPr>
              <w:pStyle w:val="ListParagraph"/>
              <w:numPr>
                <w:ilvl w:val="0"/>
                <w:numId w:val="1"/>
              </w:numPr>
              <w:spacing w:after="0"/>
              <w:ind w:left="360"/>
              <w:rPr>
                <w:rFonts w:eastAsia="Aptos" w:cs="Aptos"/>
                <w:lang w:val="fr"/>
              </w:rPr>
            </w:pPr>
            <w:r w:rsidRPr="00ED46C7">
              <w:rPr>
                <w:rFonts w:eastAsia="Aptos" w:cs="Aptos"/>
                <w:lang w:val="fr"/>
              </w:rPr>
              <w:t>985 Femmes sensibilisées sur AME</w:t>
            </w:r>
          </w:p>
          <w:p w14:paraId="5733ABB9" w14:textId="77777777" w:rsidR="00ED46C7" w:rsidRPr="00ED46C7" w:rsidRDefault="00ED46C7" w:rsidP="00ED46C7">
            <w:pPr>
              <w:pStyle w:val="ListParagraph"/>
              <w:numPr>
                <w:ilvl w:val="0"/>
                <w:numId w:val="1"/>
              </w:numPr>
              <w:spacing w:after="0"/>
              <w:ind w:left="360"/>
              <w:rPr>
                <w:rFonts w:eastAsia="Aptos" w:cs="Aptos"/>
                <w:lang w:val="fr"/>
              </w:rPr>
            </w:pPr>
            <w:r w:rsidRPr="00ED46C7">
              <w:rPr>
                <w:rFonts w:eastAsia="Aptos" w:cs="Aptos"/>
                <w:lang w:val="fr"/>
              </w:rPr>
              <w:t>529 Femmes enceintes recherchées et orientées dans les ESS pour CPN.</w:t>
            </w:r>
          </w:p>
          <w:p w14:paraId="744FB304" w14:textId="77777777" w:rsidR="00ED46C7" w:rsidRPr="00ED46C7" w:rsidRDefault="00ED46C7" w:rsidP="00ED46C7">
            <w:pPr>
              <w:pStyle w:val="ListParagraph"/>
              <w:numPr>
                <w:ilvl w:val="0"/>
                <w:numId w:val="1"/>
              </w:numPr>
              <w:spacing w:after="0"/>
              <w:ind w:left="360"/>
              <w:rPr>
                <w:rFonts w:eastAsia="Aptos" w:cs="Aptos"/>
                <w:lang w:val="fr"/>
              </w:rPr>
            </w:pPr>
            <w:r w:rsidRPr="00ED46C7">
              <w:rPr>
                <w:rFonts w:eastAsia="Aptos" w:cs="Aptos"/>
                <w:lang w:val="fr"/>
              </w:rPr>
              <w:t xml:space="preserve">876 Enfants dont 478 filles avec fièvre ont été orientés et testés au TDR. Par lesquels 465 ont été positifs et traités au paludisme selon la PN, </w:t>
            </w:r>
          </w:p>
          <w:p w14:paraId="3093A65A" w14:textId="77777777" w:rsidR="00ED46C7" w:rsidRPr="00ED46C7" w:rsidRDefault="00ED46C7" w:rsidP="00ED46C7">
            <w:pPr>
              <w:pStyle w:val="ListParagraph"/>
              <w:numPr>
                <w:ilvl w:val="0"/>
                <w:numId w:val="1"/>
              </w:numPr>
              <w:spacing w:after="0"/>
              <w:ind w:left="360"/>
              <w:rPr>
                <w:rFonts w:eastAsia="Aptos" w:cs="Aptos"/>
                <w:lang w:val="fr"/>
              </w:rPr>
            </w:pPr>
            <w:r w:rsidRPr="00ED46C7">
              <w:rPr>
                <w:rFonts w:eastAsia="Aptos" w:cs="Aptos"/>
                <w:lang w:val="fr"/>
              </w:rPr>
              <w:t xml:space="preserve">529 Femmes reçus et toutes ont bénéficié de la MII, SP et MMS </w:t>
            </w:r>
          </w:p>
          <w:p w14:paraId="2B6194F3" w14:textId="77777777" w:rsidR="00ED46C7" w:rsidRPr="00ED46C7" w:rsidRDefault="00ED46C7" w:rsidP="00ED46C7">
            <w:pPr>
              <w:pStyle w:val="ListParagraph"/>
              <w:numPr>
                <w:ilvl w:val="0"/>
                <w:numId w:val="1"/>
              </w:numPr>
              <w:spacing w:after="0"/>
              <w:ind w:left="360"/>
              <w:rPr>
                <w:rFonts w:eastAsia="Aptos" w:cs="Aptos"/>
                <w:lang w:val="fr"/>
              </w:rPr>
            </w:pPr>
            <w:r w:rsidRPr="00ED46C7">
              <w:rPr>
                <w:rFonts w:eastAsia="Aptos" w:cs="Aptos"/>
                <w:lang w:val="fr"/>
              </w:rPr>
              <w:t xml:space="preserve">436   Enfants dont 286 filles dépisté pendant les séances pour la malnutrition </w:t>
            </w:r>
          </w:p>
          <w:p w14:paraId="599C0857" w14:textId="77777777" w:rsidR="00ED46C7" w:rsidRPr="00ED46C7" w:rsidRDefault="00ED46C7" w:rsidP="00ED46C7">
            <w:pPr>
              <w:pStyle w:val="ListParagraph"/>
              <w:numPr>
                <w:ilvl w:val="0"/>
                <w:numId w:val="1"/>
              </w:numPr>
              <w:spacing w:after="0"/>
              <w:ind w:left="360"/>
              <w:rPr>
                <w:rFonts w:eastAsia="Aptos" w:cs="Aptos"/>
                <w:lang w:val="fr"/>
              </w:rPr>
            </w:pPr>
            <w:r w:rsidRPr="00ED46C7">
              <w:rPr>
                <w:rFonts w:eastAsia="Aptos" w:cs="Aptos"/>
                <w:lang w:val="fr"/>
              </w:rPr>
              <w:t xml:space="preserve">12543 personnes   dont 7891 Femmes ont été sensibilisées </w:t>
            </w:r>
            <w:r w:rsidRPr="00ED46C7">
              <w:rPr>
                <w:rFonts w:eastAsia="Aptos" w:cs="Aptos"/>
                <w:lang w:val="fr"/>
              </w:rPr>
              <w:lastRenderedPageBreak/>
              <w:t>sur les PFE (AME, MII, MMS, CPN, vaccination, ANJE et 21 recettes, Prevention du paludisme)</w:t>
            </w:r>
          </w:p>
        </w:tc>
        <w:tc>
          <w:tcPr>
            <w:tcW w:w="2035" w:type="dxa"/>
            <w:noWrap/>
          </w:tcPr>
          <w:p w14:paraId="51F8D82E" w14:textId="77777777" w:rsidR="00ED46C7" w:rsidRPr="00ED46C7" w:rsidRDefault="00ED46C7" w:rsidP="00BC4D3B">
            <w:pPr>
              <w:spacing w:after="0"/>
              <w:rPr>
                <w:lang w:val="fr-FR"/>
              </w:rPr>
            </w:pPr>
            <w:r w:rsidRPr="00ED46C7">
              <w:rPr>
                <w:rFonts w:eastAsia="Times New Roman" w:cs="Times New Roman"/>
                <w:sz w:val="20"/>
                <w:szCs w:val="20"/>
                <w:lang w:val="fr"/>
              </w:rPr>
              <w:lastRenderedPageBreak/>
              <w:t xml:space="preserve"> </w:t>
            </w:r>
          </w:p>
        </w:tc>
        <w:tc>
          <w:tcPr>
            <w:tcW w:w="2271" w:type="dxa"/>
            <w:noWrap/>
          </w:tcPr>
          <w:p w14:paraId="528A501A" w14:textId="77777777" w:rsidR="00ED46C7" w:rsidRPr="00ED46C7" w:rsidRDefault="00ED46C7" w:rsidP="00BC4D3B">
            <w:pPr>
              <w:spacing w:after="0"/>
              <w:rPr>
                <w:lang w:val="fr-FR"/>
              </w:rPr>
            </w:pPr>
            <w:r w:rsidRPr="00ED46C7">
              <w:rPr>
                <w:rFonts w:eastAsia="Times New Roman" w:cs="Times New Roman"/>
                <w:sz w:val="20"/>
                <w:szCs w:val="20"/>
                <w:lang w:val="fr"/>
              </w:rPr>
              <w:t xml:space="preserve"> </w:t>
            </w:r>
          </w:p>
        </w:tc>
        <w:tc>
          <w:tcPr>
            <w:tcW w:w="1722" w:type="dxa"/>
            <w:noWrap/>
          </w:tcPr>
          <w:p w14:paraId="1F2FC4CC" w14:textId="77777777" w:rsidR="00ED46C7" w:rsidRPr="00ED46C7" w:rsidRDefault="00ED46C7" w:rsidP="00BC4D3B">
            <w:pPr>
              <w:spacing w:after="0"/>
              <w:rPr>
                <w:lang w:val="fr-FR"/>
              </w:rPr>
            </w:pPr>
            <w:r w:rsidRPr="00ED46C7">
              <w:rPr>
                <w:rFonts w:eastAsia="Aptos" w:cs="Aptos"/>
                <w:lang w:val="fr"/>
              </w:rPr>
              <w:t xml:space="preserve">Poursuivre l’organisation </w:t>
            </w:r>
            <w:r w:rsidRPr="00ED46C7">
              <w:rPr>
                <w:rFonts w:eastAsia="Aptos" w:cs="Aptos"/>
                <w:lang w:val="fr"/>
              </w:rPr>
              <w:lastRenderedPageBreak/>
              <w:t>des démonstrations culinaires intégrées avec d’autres interventions pour encourager la valorisation et la consommation des aliments locaux et lutter contre la malnutrition</w:t>
            </w:r>
          </w:p>
        </w:tc>
        <w:tc>
          <w:tcPr>
            <w:tcW w:w="1404" w:type="dxa"/>
            <w:noWrap/>
          </w:tcPr>
          <w:p w14:paraId="069D874D" w14:textId="77777777" w:rsidR="00ED46C7" w:rsidRPr="00ED46C7" w:rsidRDefault="00ED46C7" w:rsidP="00BC4D3B">
            <w:pPr>
              <w:spacing w:after="0"/>
              <w:rPr>
                <w:rFonts w:eastAsia="Times New Roman" w:cs="Times New Roman"/>
                <w:sz w:val="20"/>
                <w:szCs w:val="20"/>
                <w:lang w:val="fr"/>
              </w:rPr>
            </w:pPr>
            <w:r w:rsidRPr="00ED46C7">
              <w:rPr>
                <w:rFonts w:eastAsia="Times New Roman" w:cs="Times New Roman"/>
                <w:b/>
                <w:bCs/>
                <w:sz w:val="20"/>
                <w:szCs w:val="20"/>
                <w:lang w:val="fr"/>
              </w:rPr>
              <w:lastRenderedPageBreak/>
              <w:t xml:space="preserve">HKI </w:t>
            </w:r>
            <w:r w:rsidRPr="00ED46C7">
              <w:rPr>
                <w:rFonts w:eastAsia="Times New Roman" w:cs="Times New Roman"/>
                <w:sz w:val="20"/>
                <w:szCs w:val="20"/>
                <w:lang w:val="fr"/>
              </w:rPr>
              <w:t>(Hellen Keller International)</w:t>
            </w:r>
          </w:p>
          <w:p w14:paraId="645C497F" w14:textId="77777777" w:rsidR="00ED46C7" w:rsidRPr="00ED46C7" w:rsidRDefault="00ED46C7" w:rsidP="00BC4D3B">
            <w:pPr>
              <w:spacing w:after="0"/>
              <w:rPr>
                <w:rFonts w:eastAsia="Times New Roman" w:cs="Times New Roman"/>
                <w:sz w:val="20"/>
                <w:szCs w:val="20"/>
                <w:lang w:val="fr"/>
              </w:rPr>
            </w:pPr>
          </w:p>
          <w:p w14:paraId="437C73A4" w14:textId="77777777" w:rsidR="00ED46C7" w:rsidRPr="00ED46C7" w:rsidRDefault="00ED46C7" w:rsidP="00BC4D3B">
            <w:pPr>
              <w:spacing w:after="0"/>
              <w:rPr>
                <w:rFonts w:eastAsia="Times New Roman" w:cs="Times New Roman"/>
                <w:sz w:val="20"/>
                <w:szCs w:val="20"/>
                <w:lang w:val="fr"/>
              </w:rPr>
            </w:pPr>
          </w:p>
          <w:p w14:paraId="186D20A4" w14:textId="77777777" w:rsidR="00ED46C7" w:rsidRPr="00ED46C7" w:rsidRDefault="00ED46C7" w:rsidP="6EC1FF1A">
            <w:pPr>
              <w:spacing w:after="0"/>
              <w:rPr>
                <w:rFonts w:eastAsia="Times New Roman" w:cs="Times New Roman"/>
                <w:b/>
                <w:bCs/>
                <w:sz w:val="20"/>
                <w:szCs w:val="20"/>
                <w:lang w:val="fr-FR"/>
              </w:rPr>
            </w:pPr>
            <w:r w:rsidRPr="6EC1FF1A">
              <w:rPr>
                <w:rFonts w:eastAsia="Times New Roman" w:cs="Times New Roman"/>
                <w:b/>
                <w:bCs/>
                <w:sz w:val="20"/>
                <w:szCs w:val="20"/>
                <w:lang w:val="fr-FR"/>
              </w:rPr>
              <w:t>Chemonics</w:t>
            </w:r>
          </w:p>
          <w:p w14:paraId="2D89E0B0" w14:textId="77777777" w:rsidR="00ED46C7" w:rsidRPr="00ED46C7" w:rsidRDefault="00ED46C7" w:rsidP="00BC4D3B">
            <w:pPr>
              <w:spacing w:after="0"/>
              <w:rPr>
                <w:rFonts w:eastAsia="Times New Roman" w:cs="Times New Roman"/>
                <w:sz w:val="20"/>
                <w:szCs w:val="20"/>
                <w:lang w:val="fr"/>
              </w:rPr>
            </w:pPr>
          </w:p>
          <w:p w14:paraId="1D7D80C1" w14:textId="77777777" w:rsidR="00ED46C7" w:rsidRPr="00ED46C7" w:rsidRDefault="00ED46C7" w:rsidP="00BC4D3B">
            <w:pPr>
              <w:spacing w:after="0"/>
              <w:rPr>
                <w:rFonts w:eastAsia="Times New Roman" w:cs="Times New Roman"/>
                <w:sz w:val="20"/>
                <w:szCs w:val="20"/>
                <w:lang w:val="fr"/>
              </w:rPr>
            </w:pPr>
          </w:p>
        </w:tc>
      </w:tr>
      <w:tr w:rsidR="00ED46C7" w:rsidRPr="00ED46C7" w14:paraId="508D18E1" w14:textId="77777777" w:rsidTr="5E2025DC">
        <w:trPr>
          <w:trHeight w:val="320"/>
        </w:trPr>
        <w:tc>
          <w:tcPr>
            <w:tcW w:w="887" w:type="dxa"/>
            <w:noWrap/>
          </w:tcPr>
          <w:p w14:paraId="76950DA3"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lastRenderedPageBreak/>
              <w:t>1.1.6</w:t>
            </w:r>
          </w:p>
        </w:tc>
        <w:tc>
          <w:tcPr>
            <w:tcW w:w="2104" w:type="dxa"/>
            <w:noWrap/>
          </w:tcPr>
          <w:p w14:paraId="4F3910D6"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tcPr>
          <w:p w14:paraId="5B47CDDD"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tcPr>
          <w:p w14:paraId="6CB1753E"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tcPr>
          <w:p w14:paraId="6EEBC32E"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tcPr>
          <w:p w14:paraId="65ABBF0F"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tcPr>
          <w:p w14:paraId="08CD8C54"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6648A4" w14:paraId="36138470" w14:textId="77777777" w:rsidTr="5E2025DC">
        <w:trPr>
          <w:trHeight w:val="560"/>
        </w:trPr>
        <w:tc>
          <w:tcPr>
            <w:tcW w:w="14263" w:type="dxa"/>
            <w:gridSpan w:val="7"/>
            <w:shd w:val="clear" w:color="auto" w:fill="DDEBF7"/>
            <w:hideMark/>
          </w:tcPr>
          <w:p w14:paraId="50004994"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 xml:space="preserve"> Activité 1.2 Développer les plateformes de gestion intégrée des cas communautaires (GICC) pour le paludisme, la pneumonie et la diarrhée dans les 9 provinces</w:t>
            </w:r>
          </w:p>
        </w:tc>
      </w:tr>
      <w:tr w:rsidR="00ED46C7" w:rsidRPr="00ED46C7" w14:paraId="364E2204" w14:textId="77777777" w:rsidTr="5E2025DC">
        <w:trPr>
          <w:trHeight w:val="320"/>
        </w:trPr>
        <w:tc>
          <w:tcPr>
            <w:tcW w:w="887" w:type="dxa"/>
            <w:noWrap/>
            <w:hideMark/>
          </w:tcPr>
          <w:p w14:paraId="25CC9614"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1.2.1</w:t>
            </w:r>
          </w:p>
        </w:tc>
        <w:tc>
          <w:tcPr>
            <w:tcW w:w="2104" w:type="dxa"/>
            <w:noWrap/>
            <w:hideMark/>
          </w:tcPr>
          <w:p w14:paraId="34A64B7E"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6AAAEC86"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3A40C305"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618677B2"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7EAAE28B"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7CC1EA8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04382866" w14:textId="77777777" w:rsidTr="5E2025DC">
        <w:trPr>
          <w:trHeight w:val="320"/>
        </w:trPr>
        <w:tc>
          <w:tcPr>
            <w:tcW w:w="887" w:type="dxa"/>
            <w:noWrap/>
            <w:hideMark/>
          </w:tcPr>
          <w:p w14:paraId="6E7BD47C"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1.2.2</w:t>
            </w:r>
          </w:p>
        </w:tc>
        <w:tc>
          <w:tcPr>
            <w:tcW w:w="2104" w:type="dxa"/>
            <w:noWrap/>
            <w:hideMark/>
          </w:tcPr>
          <w:p w14:paraId="1F937B81"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77F5D169"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2C6FA946"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52BDAD4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51AD8E9A"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0A4495EC"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4018A0FD" w14:textId="77777777" w:rsidTr="5E2025DC">
        <w:trPr>
          <w:trHeight w:val="320"/>
        </w:trPr>
        <w:tc>
          <w:tcPr>
            <w:tcW w:w="887" w:type="dxa"/>
            <w:noWrap/>
            <w:hideMark/>
          </w:tcPr>
          <w:p w14:paraId="7972843A"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1.2.3</w:t>
            </w:r>
          </w:p>
        </w:tc>
        <w:tc>
          <w:tcPr>
            <w:tcW w:w="2104" w:type="dxa"/>
            <w:noWrap/>
            <w:hideMark/>
          </w:tcPr>
          <w:p w14:paraId="3947A799" w14:textId="77777777" w:rsidR="00ED46C7" w:rsidRPr="00ED46C7" w:rsidRDefault="00ED46C7" w:rsidP="00BC4D3B">
            <w:pPr>
              <w:spacing w:after="0" w:line="240" w:lineRule="auto"/>
              <w:rPr>
                <w:sz w:val="22"/>
                <w:szCs w:val="22"/>
                <w:lang w:val="fr-FR"/>
              </w:rPr>
            </w:pPr>
            <w:r w:rsidRPr="00ED46C7">
              <w:rPr>
                <w:rFonts w:eastAsia="Times New Roman" w:cs="Times New Roman"/>
                <w:sz w:val="22"/>
                <w:szCs w:val="22"/>
                <w:lang w:val="fr-FR"/>
              </w:rPr>
              <w:t>Étendre la couverture vaccinale / Transport des vaccins</w:t>
            </w:r>
          </w:p>
        </w:tc>
        <w:tc>
          <w:tcPr>
            <w:tcW w:w="3840" w:type="dxa"/>
            <w:noWrap/>
            <w:hideMark/>
          </w:tcPr>
          <w:p w14:paraId="0CF55C3F" w14:textId="77777777" w:rsidR="00ED46C7" w:rsidRPr="00ED46C7" w:rsidRDefault="00ED46C7" w:rsidP="00BC4D3B">
            <w:pPr>
              <w:spacing w:line="276" w:lineRule="auto"/>
              <w:rPr>
                <w:rFonts w:eastAsia="Times New Roman" w:cs="Times New Roman"/>
                <w:sz w:val="22"/>
                <w:szCs w:val="22"/>
                <w:lang w:val="fr-FR"/>
              </w:rPr>
            </w:pPr>
            <w:r w:rsidRPr="00ED46C7">
              <w:rPr>
                <w:rFonts w:eastAsia="Times New Roman" w:cs="Times New Roman"/>
                <w:sz w:val="22"/>
                <w:szCs w:val="22"/>
                <w:lang w:val="fr-FR"/>
              </w:rPr>
              <w:t xml:space="preserve">Au cours du mois de juin 2026, le projet EpiC intégré à travers FHI 360, sous financement du Département d'Etat américain (DoS), a apporté un appui technique et logistique à l'Antenne PEV de Mbuji-Mayi pour le transport, la distribution des vaccins de routine et des intrants secs vers les 19 Zones de Santé du Kasaï Oriental. </w:t>
            </w:r>
          </w:p>
          <w:p w14:paraId="3BE09130"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FR"/>
              </w:rPr>
              <w:t xml:space="preserve">Cet appui a permis l'organisation de la réunion préparatoire, l'analyse et la validation des commandes, l'élaboration du plan de distribution ainsi que le déploiement des équipes logistiques. FHI 360 a assuré la mise à disposition de </w:t>
            </w:r>
            <w:r w:rsidRPr="00ED46C7">
              <w:rPr>
                <w:rFonts w:eastAsia="Times New Roman" w:cs="Times New Roman"/>
                <w:b/>
                <w:bCs/>
                <w:sz w:val="22"/>
                <w:szCs w:val="22"/>
                <w:lang w:val="fr-FR"/>
              </w:rPr>
              <w:t>675 litres de carburant</w:t>
            </w:r>
            <w:r w:rsidRPr="00ED46C7">
              <w:rPr>
                <w:rFonts w:eastAsia="Times New Roman" w:cs="Times New Roman"/>
                <w:sz w:val="22"/>
                <w:szCs w:val="22"/>
                <w:lang w:val="fr-FR"/>
              </w:rPr>
              <w:t xml:space="preserve">, la prise en charge du transport, des convoyeurs, chauffeurs et manutentionnaires pour </w:t>
            </w:r>
            <w:r w:rsidRPr="00ED46C7">
              <w:rPr>
                <w:rFonts w:eastAsia="Times New Roman" w:cs="Times New Roman"/>
                <w:sz w:val="22"/>
                <w:szCs w:val="22"/>
                <w:lang w:val="fr-FR"/>
              </w:rPr>
              <w:lastRenderedPageBreak/>
              <w:t>l'acheminement des vaccins et intrants.</w:t>
            </w:r>
          </w:p>
          <w:p w14:paraId="312EB009" w14:textId="77777777" w:rsidR="00ED46C7" w:rsidRPr="00ED46C7" w:rsidRDefault="00ED46C7" w:rsidP="00BC4D3B">
            <w:pPr>
              <w:spacing w:line="276" w:lineRule="auto"/>
              <w:rPr>
                <w:color w:val="0070C0"/>
                <w:sz w:val="22"/>
                <w:szCs w:val="22"/>
                <w:lang w:val="fr-FR"/>
              </w:rPr>
            </w:pPr>
            <w:r w:rsidRPr="00ED46C7">
              <w:rPr>
                <w:rFonts w:eastAsia="Times New Roman" w:cs="Times New Roman"/>
                <w:b/>
                <w:bCs/>
                <w:color w:val="0070C0"/>
                <w:sz w:val="22"/>
                <w:szCs w:val="22"/>
                <w:lang w:val="fr"/>
              </w:rPr>
              <w:t>Phase préparatoire :</w:t>
            </w:r>
            <w:r w:rsidRPr="00ED46C7">
              <w:rPr>
                <w:rFonts w:eastAsia="Times New Roman" w:cs="Times New Roman"/>
                <w:color w:val="0070C0"/>
                <w:sz w:val="22"/>
                <w:szCs w:val="22"/>
                <w:lang w:val="fr"/>
              </w:rPr>
              <w:t xml:space="preserve"> </w:t>
            </w:r>
          </w:p>
          <w:p w14:paraId="67241BB0"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Organisation de la réunion technique de planification.</w:t>
            </w:r>
          </w:p>
          <w:p w14:paraId="6F4727A5"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xml:space="preserve"> • Analyse et validation des commandes des 19 Zones de Santé. </w:t>
            </w:r>
          </w:p>
          <w:p w14:paraId="17C8D6AF"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xml:space="preserve">• Élaboration du plan de distribution et du plan de déploiement par axe. </w:t>
            </w:r>
          </w:p>
          <w:p w14:paraId="0EE0C73A"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Vérification des inventaires et des capacités de stockage.</w:t>
            </w:r>
          </w:p>
          <w:p w14:paraId="6047B2C4" w14:textId="77777777" w:rsidR="00ED46C7" w:rsidRPr="00ED46C7" w:rsidRDefault="00ED46C7" w:rsidP="00BC4D3B">
            <w:pPr>
              <w:spacing w:line="276" w:lineRule="auto"/>
              <w:rPr>
                <w:rFonts w:eastAsia="Times New Roman" w:cs="Times New Roman"/>
                <w:sz w:val="22"/>
                <w:szCs w:val="22"/>
                <w:lang w:val="fr"/>
              </w:rPr>
            </w:pPr>
            <w:r w:rsidRPr="00ED46C7">
              <w:rPr>
                <w:rFonts w:eastAsia="Times New Roman" w:cs="Times New Roman"/>
                <w:sz w:val="22"/>
                <w:szCs w:val="22"/>
                <w:lang w:val="fr"/>
              </w:rPr>
              <w:t xml:space="preserve"> </w:t>
            </w:r>
          </w:p>
          <w:p w14:paraId="39A1F9F9" w14:textId="77777777" w:rsidR="00ED46C7" w:rsidRPr="00ED46C7" w:rsidRDefault="00ED46C7" w:rsidP="00BC4D3B">
            <w:pPr>
              <w:spacing w:line="276" w:lineRule="auto"/>
              <w:rPr>
                <w:color w:val="0070C0"/>
                <w:sz w:val="22"/>
                <w:szCs w:val="22"/>
                <w:lang w:val="fr-FR"/>
              </w:rPr>
            </w:pPr>
            <w:r w:rsidRPr="00ED46C7">
              <w:rPr>
                <w:rFonts w:eastAsia="Times New Roman" w:cs="Times New Roman"/>
                <w:b/>
                <w:bCs/>
                <w:color w:val="0070C0"/>
                <w:sz w:val="22"/>
                <w:szCs w:val="22"/>
                <w:lang w:val="fr"/>
              </w:rPr>
              <w:t>Mise en œuvre :</w:t>
            </w:r>
            <w:r w:rsidRPr="00ED46C7">
              <w:rPr>
                <w:rFonts w:eastAsia="Times New Roman" w:cs="Times New Roman"/>
                <w:color w:val="0070C0"/>
                <w:sz w:val="22"/>
                <w:szCs w:val="22"/>
                <w:lang w:val="fr"/>
              </w:rPr>
              <w:t xml:space="preserve"> </w:t>
            </w:r>
          </w:p>
          <w:p w14:paraId="15FF8719"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xml:space="preserve">• Distribution directe des vaccins et intrants dans les 19 ZS sur 19 (100 %). </w:t>
            </w:r>
          </w:p>
          <w:p w14:paraId="06EE820F"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xml:space="preserve">• Réalisation des inventaires physiques dans les sites de stockage. </w:t>
            </w:r>
          </w:p>
          <w:p w14:paraId="070020DE"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xml:space="preserve">• Renforcement des capacités de 10 prestataires sur la gestion logistique des vaccins. </w:t>
            </w:r>
          </w:p>
          <w:p w14:paraId="2AF98698" w14:textId="77777777" w:rsidR="00ED46C7" w:rsidRPr="00ED46C7" w:rsidRDefault="00ED46C7" w:rsidP="00BC4D3B">
            <w:pPr>
              <w:spacing w:after="0" w:line="240" w:lineRule="auto"/>
              <w:rPr>
                <w:sz w:val="22"/>
                <w:szCs w:val="22"/>
                <w:lang w:val="fr-FR"/>
              </w:rPr>
            </w:pPr>
            <w:r w:rsidRPr="00ED46C7">
              <w:rPr>
                <w:rFonts w:eastAsia="Times New Roman" w:cs="Times New Roman"/>
                <w:sz w:val="22"/>
                <w:szCs w:val="22"/>
                <w:lang w:val="fr"/>
              </w:rPr>
              <w:t xml:space="preserve">• Collecte, audit et analyse des données logistiques. </w:t>
            </w:r>
          </w:p>
          <w:p w14:paraId="41AD338F" w14:textId="77777777" w:rsidR="00ED46C7" w:rsidRPr="00ED46C7" w:rsidRDefault="00ED46C7" w:rsidP="00BC4D3B">
            <w:pPr>
              <w:spacing w:after="0" w:line="240" w:lineRule="auto"/>
              <w:rPr>
                <w:sz w:val="22"/>
                <w:szCs w:val="22"/>
                <w:lang w:val="fr-FR"/>
              </w:rPr>
            </w:pPr>
            <w:r w:rsidRPr="00ED46C7">
              <w:rPr>
                <w:rFonts w:eastAsia="Times New Roman" w:cs="Times New Roman"/>
                <w:b/>
                <w:bCs/>
                <w:color w:val="0070C0"/>
                <w:sz w:val="22"/>
                <w:szCs w:val="22"/>
                <w:lang w:val="fr"/>
              </w:rPr>
              <w:t>Quantités distribuées</w:t>
            </w:r>
            <w:r w:rsidRPr="00ED46C7">
              <w:rPr>
                <w:rFonts w:eastAsia="Times New Roman" w:cs="Times New Roman"/>
                <w:b/>
                <w:bCs/>
                <w:color w:val="FF0000"/>
                <w:sz w:val="22"/>
                <w:szCs w:val="22"/>
                <w:lang w:val="fr-FR"/>
              </w:rPr>
              <w:t xml:space="preserve"> :</w:t>
            </w:r>
            <w:r w:rsidRPr="00ED46C7">
              <w:rPr>
                <w:rFonts w:eastAsia="Times New Roman" w:cs="Times New Roman"/>
                <w:color w:val="FF0000"/>
                <w:sz w:val="22"/>
                <w:szCs w:val="22"/>
                <w:lang w:val="fr-FR"/>
              </w:rPr>
              <w:t xml:space="preserve"> </w:t>
            </w:r>
            <w:r w:rsidRPr="00ED46C7">
              <w:rPr>
                <w:rFonts w:eastAsia="Times New Roman" w:cs="Times New Roman"/>
                <w:sz w:val="22"/>
                <w:szCs w:val="22"/>
                <w:lang w:val="fr-FR"/>
              </w:rPr>
              <w:t xml:space="preserve">BCG : </w:t>
            </w:r>
            <w:r w:rsidRPr="00ED46C7">
              <w:rPr>
                <w:rFonts w:eastAsia="Times New Roman" w:cs="Times New Roman"/>
                <w:b/>
                <w:bCs/>
                <w:sz w:val="22"/>
                <w:szCs w:val="22"/>
                <w:lang w:val="fr-FR"/>
              </w:rPr>
              <w:t>29 100 doses</w:t>
            </w:r>
            <w:r w:rsidRPr="00ED46C7">
              <w:rPr>
                <w:rFonts w:eastAsia="Times New Roman" w:cs="Times New Roman"/>
                <w:sz w:val="22"/>
                <w:szCs w:val="22"/>
                <w:lang w:val="fr-FR"/>
              </w:rPr>
              <w:t xml:space="preserve"> ;VPOb : </w:t>
            </w:r>
            <w:r w:rsidRPr="00ED46C7">
              <w:rPr>
                <w:rFonts w:eastAsia="Times New Roman" w:cs="Times New Roman"/>
                <w:b/>
                <w:bCs/>
                <w:sz w:val="22"/>
                <w:szCs w:val="22"/>
                <w:lang w:val="fr-FR"/>
              </w:rPr>
              <w:t>76 680 doses</w:t>
            </w:r>
            <w:r w:rsidRPr="00ED46C7">
              <w:rPr>
                <w:rFonts w:eastAsia="Times New Roman" w:cs="Times New Roman"/>
                <w:sz w:val="22"/>
                <w:szCs w:val="22"/>
                <w:lang w:val="fr-FR"/>
              </w:rPr>
              <w:t xml:space="preserve"> ; VPI : </w:t>
            </w:r>
            <w:r w:rsidRPr="00ED46C7">
              <w:rPr>
                <w:rFonts w:eastAsia="Times New Roman" w:cs="Times New Roman"/>
                <w:b/>
                <w:bCs/>
                <w:sz w:val="22"/>
                <w:szCs w:val="22"/>
                <w:lang w:val="fr-FR"/>
              </w:rPr>
              <w:t>32 795 doses</w:t>
            </w:r>
            <w:r w:rsidRPr="00ED46C7">
              <w:rPr>
                <w:rFonts w:eastAsia="Times New Roman" w:cs="Times New Roman"/>
                <w:sz w:val="22"/>
                <w:szCs w:val="22"/>
                <w:lang w:val="fr-FR"/>
              </w:rPr>
              <w:t xml:space="preserve"> ; Pentavalent : </w:t>
            </w:r>
            <w:r w:rsidRPr="00ED46C7">
              <w:rPr>
                <w:rFonts w:eastAsia="Times New Roman" w:cs="Times New Roman"/>
                <w:b/>
                <w:bCs/>
                <w:sz w:val="22"/>
                <w:szCs w:val="22"/>
                <w:lang w:val="fr-FR"/>
              </w:rPr>
              <w:t xml:space="preserve">57 320 </w:t>
            </w:r>
            <w:r w:rsidRPr="00ED46C7">
              <w:rPr>
                <w:rFonts w:eastAsia="Times New Roman" w:cs="Times New Roman"/>
                <w:b/>
                <w:bCs/>
                <w:sz w:val="22"/>
                <w:szCs w:val="22"/>
                <w:lang w:val="fr-FR"/>
              </w:rPr>
              <w:lastRenderedPageBreak/>
              <w:t>doses</w:t>
            </w:r>
            <w:r w:rsidRPr="00ED46C7">
              <w:rPr>
                <w:rFonts w:eastAsia="Times New Roman" w:cs="Times New Roman"/>
                <w:sz w:val="22"/>
                <w:szCs w:val="22"/>
                <w:lang w:val="fr-FR"/>
              </w:rPr>
              <w:t xml:space="preserve"> ; PCV13 : </w:t>
            </w:r>
            <w:r w:rsidRPr="00ED46C7">
              <w:rPr>
                <w:rFonts w:eastAsia="Times New Roman" w:cs="Times New Roman"/>
                <w:b/>
                <w:bCs/>
                <w:sz w:val="22"/>
                <w:szCs w:val="22"/>
                <w:lang w:val="fr-FR"/>
              </w:rPr>
              <w:t>64 568 doses</w:t>
            </w:r>
            <w:r w:rsidRPr="00ED46C7">
              <w:rPr>
                <w:rFonts w:eastAsia="Times New Roman" w:cs="Times New Roman"/>
                <w:sz w:val="22"/>
                <w:szCs w:val="22"/>
                <w:lang w:val="fr-FR"/>
              </w:rPr>
              <w:t xml:space="preserve"> ; ROTA : </w:t>
            </w:r>
            <w:r w:rsidRPr="00ED46C7">
              <w:rPr>
                <w:rFonts w:eastAsia="Times New Roman" w:cs="Times New Roman"/>
                <w:b/>
                <w:bCs/>
                <w:sz w:val="22"/>
                <w:szCs w:val="22"/>
                <w:lang w:val="fr-FR"/>
              </w:rPr>
              <w:t>48 380 doses</w:t>
            </w:r>
            <w:r w:rsidRPr="00ED46C7">
              <w:rPr>
                <w:rFonts w:eastAsia="Times New Roman" w:cs="Times New Roman"/>
                <w:sz w:val="22"/>
                <w:szCs w:val="22"/>
                <w:lang w:val="fr-FR"/>
              </w:rPr>
              <w:t xml:space="preserve"> ; VAP : </w:t>
            </w:r>
            <w:r w:rsidRPr="00ED46C7">
              <w:rPr>
                <w:rFonts w:eastAsia="Times New Roman" w:cs="Times New Roman"/>
                <w:b/>
                <w:bCs/>
                <w:sz w:val="22"/>
                <w:szCs w:val="22"/>
                <w:lang w:val="fr-FR"/>
              </w:rPr>
              <w:t>53 814 doses</w:t>
            </w:r>
            <w:r w:rsidRPr="00ED46C7">
              <w:rPr>
                <w:rFonts w:eastAsia="Times New Roman" w:cs="Times New Roman"/>
                <w:sz w:val="22"/>
                <w:szCs w:val="22"/>
                <w:lang w:val="fr-FR"/>
              </w:rPr>
              <w:t xml:space="preserve"> ; VAR : </w:t>
            </w:r>
            <w:r w:rsidRPr="00ED46C7">
              <w:rPr>
                <w:rFonts w:eastAsia="Times New Roman" w:cs="Times New Roman"/>
                <w:b/>
                <w:bCs/>
                <w:sz w:val="22"/>
                <w:szCs w:val="22"/>
                <w:lang w:val="fr-FR"/>
              </w:rPr>
              <w:t>40 135 doses</w:t>
            </w:r>
            <w:r w:rsidRPr="00ED46C7">
              <w:rPr>
                <w:rFonts w:eastAsia="Times New Roman" w:cs="Times New Roman"/>
                <w:sz w:val="22"/>
                <w:szCs w:val="22"/>
                <w:lang w:val="fr-FR"/>
              </w:rPr>
              <w:t xml:space="preserve"> ; VAA : </w:t>
            </w:r>
            <w:r w:rsidRPr="00ED46C7">
              <w:rPr>
                <w:rFonts w:eastAsia="Times New Roman" w:cs="Times New Roman"/>
                <w:b/>
                <w:bCs/>
                <w:sz w:val="22"/>
                <w:szCs w:val="22"/>
                <w:lang w:val="fr-FR"/>
              </w:rPr>
              <w:t>28 150 doses</w:t>
            </w:r>
            <w:r w:rsidRPr="00ED46C7">
              <w:rPr>
                <w:rFonts w:eastAsia="Times New Roman" w:cs="Times New Roman"/>
                <w:sz w:val="22"/>
                <w:szCs w:val="22"/>
                <w:lang w:val="fr-FR"/>
              </w:rPr>
              <w:t xml:space="preserve"> ; VAT (Td) : </w:t>
            </w:r>
            <w:r w:rsidRPr="00ED46C7">
              <w:rPr>
                <w:rFonts w:eastAsia="Times New Roman" w:cs="Times New Roman"/>
                <w:b/>
                <w:bCs/>
                <w:sz w:val="22"/>
                <w:szCs w:val="22"/>
                <w:lang w:val="fr-FR"/>
              </w:rPr>
              <w:t>38 160 doses</w:t>
            </w:r>
            <w:r w:rsidRPr="00ED46C7">
              <w:rPr>
                <w:rFonts w:eastAsia="Times New Roman" w:cs="Times New Roman"/>
                <w:sz w:val="22"/>
                <w:szCs w:val="22"/>
                <w:lang w:val="fr-FR"/>
              </w:rPr>
              <w:t>.</w:t>
            </w:r>
          </w:p>
          <w:p w14:paraId="2C9FD396" w14:textId="77777777" w:rsidR="00ED46C7" w:rsidRPr="00ED46C7" w:rsidRDefault="00ED46C7" w:rsidP="00BC4D3B">
            <w:pPr>
              <w:spacing w:after="0" w:line="240" w:lineRule="auto"/>
              <w:rPr>
                <w:sz w:val="22"/>
                <w:szCs w:val="22"/>
                <w:lang w:val="fr-FR"/>
              </w:rPr>
            </w:pPr>
            <w:r w:rsidRPr="00ED46C7">
              <w:rPr>
                <w:rFonts w:eastAsia="Times New Roman" w:cs="Times New Roman"/>
                <w:sz w:val="22"/>
                <w:szCs w:val="22"/>
                <w:lang w:val="fr-FR"/>
              </w:rPr>
              <w:t xml:space="preserve"> </w:t>
            </w:r>
            <w:r w:rsidRPr="00ED46C7">
              <w:rPr>
                <w:rFonts w:eastAsia="Times New Roman" w:cs="Times New Roman"/>
                <w:b/>
                <w:bCs/>
                <w:color w:val="0070C0"/>
                <w:sz w:val="22"/>
                <w:szCs w:val="22"/>
                <w:lang w:val="fr"/>
              </w:rPr>
              <w:t>Intrants Secs:</w:t>
            </w:r>
            <w:r w:rsidRPr="00ED46C7">
              <w:rPr>
                <w:rFonts w:eastAsia="Times New Roman" w:cs="Times New Roman"/>
                <w:color w:val="FF0000"/>
                <w:sz w:val="22"/>
                <w:szCs w:val="22"/>
                <w:lang w:val="fr-FR"/>
              </w:rPr>
              <w:t xml:space="preserve"> </w:t>
            </w:r>
            <w:r w:rsidRPr="00ED46C7">
              <w:rPr>
                <w:rFonts w:eastAsia="Times New Roman" w:cs="Times New Roman"/>
                <w:sz w:val="22"/>
                <w:szCs w:val="22"/>
                <w:lang w:val="fr-FR"/>
              </w:rPr>
              <w:t xml:space="preserve">29 100 diluants BCG ; 40 135 diluants VAR ; 28 150 diluants VAA ; 3 834 compte-gouttes ; 27 700 SAB 0,05 ml ; 268 024 SAB 0,5 ml ; 3 471 SD 2 ml ; 9 483 SD 5 ml ; 2 758 boîtes de sécurité. </w:t>
            </w:r>
          </w:p>
          <w:p w14:paraId="0A84E4C8"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sz w:val="22"/>
                <w:szCs w:val="22"/>
                <w:lang w:val="fr"/>
              </w:rPr>
              <w:t xml:space="preserve">La disponibilité des vaccins et intrants a atteint </w:t>
            </w:r>
            <w:r w:rsidRPr="00ED46C7">
              <w:rPr>
                <w:rFonts w:eastAsia="Times New Roman" w:cs="Times New Roman"/>
                <w:b/>
                <w:bCs/>
                <w:sz w:val="22"/>
                <w:szCs w:val="22"/>
                <w:lang w:val="fr"/>
              </w:rPr>
              <w:t>100 % dans les 19 ZS approvisionnées</w:t>
            </w:r>
            <w:r w:rsidRPr="00ED46C7">
              <w:rPr>
                <w:rFonts w:eastAsia="Times New Roman" w:cs="Times New Roman"/>
                <w:sz w:val="22"/>
                <w:szCs w:val="22"/>
                <w:lang w:val="fr"/>
              </w:rPr>
              <w:t>.</w:t>
            </w:r>
          </w:p>
        </w:tc>
        <w:tc>
          <w:tcPr>
            <w:tcW w:w="2035" w:type="dxa"/>
            <w:noWrap/>
            <w:hideMark/>
          </w:tcPr>
          <w:p w14:paraId="2749847B" w14:textId="77777777" w:rsidR="00ED46C7" w:rsidRPr="00ED46C7" w:rsidRDefault="00ED46C7" w:rsidP="00BC4D3B">
            <w:pPr>
              <w:pStyle w:val="ListParagraph"/>
              <w:numPr>
                <w:ilvl w:val="0"/>
                <w:numId w:val="21"/>
              </w:numPr>
              <w:spacing w:after="0" w:line="276" w:lineRule="auto"/>
              <w:rPr>
                <w:rFonts w:eastAsia="Times New Roman" w:cs="Times New Roman"/>
                <w:sz w:val="22"/>
                <w:szCs w:val="22"/>
                <w:lang w:val="fr"/>
              </w:rPr>
            </w:pPr>
            <w:r w:rsidRPr="00ED46C7">
              <w:rPr>
                <w:rFonts w:eastAsia="Times New Roman" w:cs="Times New Roman"/>
                <w:sz w:val="22"/>
                <w:szCs w:val="22"/>
                <w:lang w:val="fr"/>
              </w:rPr>
              <w:lastRenderedPageBreak/>
              <w:t xml:space="preserve">Approvisionnement   tardif du vaccin de T2 2026(En fin Juin2026) par le PEV RDC </w:t>
            </w:r>
          </w:p>
          <w:p w14:paraId="4A6C2286" w14:textId="77777777" w:rsidR="00ED46C7" w:rsidRPr="00ED46C7" w:rsidRDefault="00ED46C7" w:rsidP="00BC4D3B">
            <w:pPr>
              <w:pStyle w:val="ListParagraph"/>
              <w:numPr>
                <w:ilvl w:val="0"/>
                <w:numId w:val="22"/>
              </w:numPr>
              <w:spacing w:after="0" w:line="276" w:lineRule="auto"/>
              <w:rPr>
                <w:rFonts w:eastAsia="Times New Roman" w:cs="Times New Roman"/>
                <w:sz w:val="22"/>
                <w:szCs w:val="22"/>
                <w:lang w:val="fr"/>
              </w:rPr>
            </w:pPr>
            <w:r w:rsidRPr="00ED46C7">
              <w:rPr>
                <w:rFonts w:eastAsia="Times New Roman" w:cs="Times New Roman"/>
                <w:sz w:val="22"/>
                <w:szCs w:val="22"/>
                <w:lang w:val="fr"/>
              </w:rPr>
              <w:t xml:space="preserve">Absence de financement du transport des vaccins et intrants du BCZS vers les </w:t>
            </w:r>
            <w:r w:rsidRPr="00ED46C7">
              <w:rPr>
                <w:rFonts w:eastAsia="Times New Roman" w:cs="Times New Roman"/>
                <w:b/>
                <w:bCs/>
                <w:sz w:val="22"/>
                <w:szCs w:val="22"/>
                <w:lang w:val="fr"/>
              </w:rPr>
              <w:t xml:space="preserve">317 Aires de </w:t>
            </w:r>
            <w:r w:rsidRPr="00ED46C7">
              <w:rPr>
                <w:rFonts w:eastAsia="Times New Roman" w:cs="Times New Roman"/>
                <w:b/>
                <w:bCs/>
                <w:sz w:val="22"/>
                <w:szCs w:val="22"/>
                <w:lang w:val="fr"/>
              </w:rPr>
              <w:lastRenderedPageBreak/>
              <w:t>Santé</w:t>
            </w:r>
            <w:r w:rsidRPr="00ED46C7">
              <w:rPr>
                <w:rFonts w:eastAsia="Times New Roman" w:cs="Times New Roman"/>
                <w:sz w:val="22"/>
                <w:szCs w:val="22"/>
                <w:lang w:val="fr"/>
              </w:rPr>
              <w:t xml:space="preserve"> (dernier kilomètre). </w:t>
            </w:r>
          </w:p>
          <w:p w14:paraId="31753F3B" w14:textId="77777777" w:rsidR="00ED46C7" w:rsidRPr="00ED46C7" w:rsidRDefault="00ED46C7" w:rsidP="00BC4D3B">
            <w:pPr>
              <w:pStyle w:val="ListParagraph"/>
              <w:numPr>
                <w:ilvl w:val="0"/>
                <w:numId w:val="22"/>
              </w:numPr>
              <w:spacing w:after="0" w:line="276" w:lineRule="auto"/>
              <w:rPr>
                <w:rFonts w:eastAsia="Times New Roman" w:cs="Times New Roman"/>
                <w:sz w:val="22"/>
                <w:szCs w:val="22"/>
                <w:lang w:val="fr"/>
              </w:rPr>
            </w:pPr>
            <w:r w:rsidRPr="00ED46C7">
              <w:rPr>
                <w:rFonts w:eastAsia="Times New Roman" w:cs="Times New Roman"/>
                <w:sz w:val="22"/>
                <w:szCs w:val="22"/>
                <w:lang w:val="fr"/>
              </w:rPr>
              <w:t xml:space="preserve"> Mauvaise qualité des inventaires transmis par certaines Zones de Santé. </w:t>
            </w:r>
          </w:p>
          <w:p w14:paraId="7A077805" w14:textId="77777777" w:rsidR="00ED46C7" w:rsidRPr="00ED46C7" w:rsidRDefault="00ED46C7" w:rsidP="00BC4D3B">
            <w:pPr>
              <w:pStyle w:val="ListParagraph"/>
              <w:numPr>
                <w:ilvl w:val="0"/>
                <w:numId w:val="22"/>
              </w:numPr>
              <w:spacing w:after="0" w:line="276" w:lineRule="auto"/>
              <w:rPr>
                <w:rFonts w:eastAsia="Times New Roman" w:cs="Times New Roman"/>
                <w:sz w:val="22"/>
                <w:szCs w:val="22"/>
                <w:lang w:val="fr"/>
              </w:rPr>
            </w:pPr>
            <w:r w:rsidRPr="00ED46C7">
              <w:rPr>
                <w:rFonts w:eastAsia="Times New Roman" w:cs="Times New Roman"/>
                <w:sz w:val="22"/>
                <w:szCs w:val="22"/>
                <w:lang w:val="fr"/>
              </w:rPr>
              <w:t xml:space="preserve">Maîtrise insuffisante des capacités de stockage au niveau périphérique. </w:t>
            </w:r>
          </w:p>
          <w:p w14:paraId="0B9463DC" w14:textId="77777777" w:rsidR="00ED46C7" w:rsidRPr="00ED46C7" w:rsidRDefault="00ED46C7" w:rsidP="00BC4D3B">
            <w:pPr>
              <w:pStyle w:val="ListParagraph"/>
              <w:numPr>
                <w:ilvl w:val="0"/>
                <w:numId w:val="22"/>
              </w:numPr>
              <w:spacing w:after="0" w:line="276" w:lineRule="auto"/>
              <w:rPr>
                <w:rFonts w:eastAsia="Times New Roman" w:cs="Times New Roman"/>
                <w:sz w:val="22"/>
                <w:szCs w:val="22"/>
                <w:lang w:val="fr"/>
              </w:rPr>
            </w:pPr>
            <w:r w:rsidRPr="00ED46C7">
              <w:rPr>
                <w:rFonts w:eastAsia="Times New Roman" w:cs="Times New Roman"/>
                <w:sz w:val="22"/>
                <w:szCs w:val="22"/>
                <w:lang w:val="fr"/>
              </w:rPr>
              <w:t>Forte dépendance au financement des partenaires pour les activités logistiques.</w:t>
            </w:r>
          </w:p>
          <w:p w14:paraId="56C7B521" w14:textId="77777777" w:rsidR="00ED46C7" w:rsidRPr="00ED46C7" w:rsidRDefault="00ED46C7" w:rsidP="00BC4D3B">
            <w:pPr>
              <w:pStyle w:val="ListParagraph"/>
              <w:numPr>
                <w:ilvl w:val="0"/>
                <w:numId w:val="22"/>
              </w:numPr>
              <w:spacing w:after="0" w:line="276" w:lineRule="auto"/>
              <w:rPr>
                <w:rFonts w:eastAsia="Times New Roman" w:cs="Times New Roman"/>
                <w:kern w:val="0"/>
                <w:sz w:val="22"/>
                <w:szCs w:val="22"/>
                <w:lang w:val="fr-FR"/>
                <w14:ligatures w14:val="none"/>
              </w:rPr>
            </w:pPr>
            <w:r w:rsidRPr="00ED46C7">
              <w:rPr>
                <w:rFonts w:eastAsia="Times New Roman" w:cs="Times New Roman"/>
                <w:sz w:val="22"/>
                <w:szCs w:val="22"/>
                <w:lang w:val="fr"/>
              </w:rPr>
              <w:lastRenderedPageBreak/>
              <w:t xml:space="preserve">Existence de </w:t>
            </w:r>
            <w:r w:rsidRPr="00ED46C7">
              <w:rPr>
                <w:rFonts w:eastAsia="Times New Roman" w:cs="Times New Roman"/>
                <w:b/>
                <w:bCs/>
                <w:sz w:val="22"/>
                <w:szCs w:val="22"/>
                <w:lang w:val="fr"/>
              </w:rPr>
              <w:t>88 réfrigérateurs en panne</w:t>
            </w:r>
            <w:r w:rsidRPr="00ED46C7">
              <w:rPr>
                <w:rFonts w:eastAsia="Times New Roman" w:cs="Times New Roman"/>
                <w:sz w:val="22"/>
                <w:szCs w:val="22"/>
                <w:lang w:val="fr"/>
              </w:rPr>
              <w:t xml:space="preserve"> dans les sites visités</w:t>
            </w:r>
          </w:p>
        </w:tc>
        <w:tc>
          <w:tcPr>
            <w:tcW w:w="2271" w:type="dxa"/>
            <w:noWrap/>
            <w:hideMark/>
          </w:tcPr>
          <w:p w14:paraId="467C9465"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lastRenderedPageBreak/>
              <w:t xml:space="preserve">• Réalisation d'inventaires physiques de meilleure qualité. </w:t>
            </w:r>
          </w:p>
          <w:p w14:paraId="3455C5A0"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xml:space="preserve">• Vérification et mise à jour des fiches de stock des vaccins et intrants. </w:t>
            </w:r>
          </w:p>
          <w:p w14:paraId="598B6A48"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Identification des équipements de chaîne de froid fonctionnels et non fonctionnels.</w:t>
            </w:r>
          </w:p>
          <w:p w14:paraId="54794038"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xml:space="preserve"> • Renforcement des capacités des prestataires sur l'approvisionnement </w:t>
            </w:r>
            <w:r w:rsidRPr="00ED46C7">
              <w:rPr>
                <w:rFonts w:eastAsia="Times New Roman" w:cs="Times New Roman"/>
                <w:sz w:val="22"/>
                <w:szCs w:val="22"/>
                <w:lang w:val="fr"/>
              </w:rPr>
              <w:lastRenderedPageBreak/>
              <w:t xml:space="preserve">et la gestion des stocks. </w:t>
            </w:r>
          </w:p>
          <w:p w14:paraId="4AA18C0B"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Mise en place de mécanismes de suivi des recommandations au niveau des Zones de Santé.</w:t>
            </w:r>
          </w:p>
          <w:p w14:paraId="32866AD2"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sz w:val="22"/>
                <w:szCs w:val="22"/>
                <w:lang w:val="fr"/>
              </w:rPr>
              <w:t xml:space="preserve"> • Validation systématique des données logistiques après les activités vaccinales.</w:t>
            </w:r>
          </w:p>
        </w:tc>
        <w:tc>
          <w:tcPr>
            <w:tcW w:w="1722" w:type="dxa"/>
            <w:noWrap/>
            <w:hideMark/>
          </w:tcPr>
          <w:p w14:paraId="69BCD88C"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lastRenderedPageBreak/>
              <w:t xml:space="preserve">• Poursuivre l'appui logistique au transport et à la distribution des vaccins vers les Zones de Santé. </w:t>
            </w:r>
          </w:p>
          <w:p w14:paraId="0CCC6009"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Renforcer le plaidoyer pour le financement du transport du dernier kilomètre (de BCZ vers les AS).</w:t>
            </w:r>
          </w:p>
          <w:p w14:paraId="178CDF56"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404" w:type="dxa"/>
            <w:noWrap/>
            <w:hideMark/>
          </w:tcPr>
          <w:p w14:paraId="1260A436" w14:textId="77777777" w:rsidR="00ED46C7" w:rsidRPr="006648A4" w:rsidRDefault="00ED46C7" w:rsidP="6EC1FF1A">
            <w:pPr>
              <w:spacing w:line="276" w:lineRule="auto"/>
              <w:rPr>
                <w:sz w:val="22"/>
                <w:szCs w:val="22"/>
                <w:lang w:val="fr-FR"/>
                <w:rPrChange w:id="21" w:author="Emmanuel Kasigwa" w:date="2026-09-07T15:25:00Z" w16du:dateUtc="2026-09-07T14:25:00Z">
                  <w:rPr>
                    <w:sz w:val="22"/>
                    <w:szCs w:val="22"/>
                  </w:rPr>
                </w:rPrChange>
              </w:rPr>
            </w:pPr>
            <w:r w:rsidRPr="006648A4">
              <w:rPr>
                <w:rFonts w:eastAsia="Times New Roman" w:cs="Times New Roman"/>
                <w:b/>
                <w:bCs/>
                <w:sz w:val="22"/>
                <w:szCs w:val="22"/>
                <w:lang w:val="fr-FR"/>
                <w:rPrChange w:id="22" w:author="Emmanuel Kasigwa" w:date="2026-09-07T15:25:00Z" w16du:dateUtc="2026-09-07T14:25:00Z">
                  <w:rPr>
                    <w:rFonts w:eastAsia="Times New Roman" w:cs="Times New Roman"/>
                    <w:b/>
                    <w:bCs/>
                    <w:sz w:val="22"/>
                    <w:szCs w:val="22"/>
                  </w:rPr>
                </w:rPrChange>
              </w:rPr>
              <w:t>Projet EpiC intégré/FHI 360 (financement DoS)</w:t>
            </w:r>
            <w:r w:rsidRPr="006648A4">
              <w:rPr>
                <w:rFonts w:eastAsia="Times New Roman" w:cs="Times New Roman"/>
                <w:sz w:val="22"/>
                <w:szCs w:val="22"/>
                <w:lang w:val="fr-FR"/>
                <w:rPrChange w:id="23" w:author="Emmanuel Kasigwa" w:date="2026-09-07T15:25:00Z" w16du:dateUtc="2026-09-07T14:25:00Z">
                  <w:rPr>
                    <w:rFonts w:eastAsia="Times New Roman" w:cs="Times New Roman"/>
                    <w:sz w:val="22"/>
                    <w:szCs w:val="22"/>
                  </w:rPr>
                </w:rPrChange>
              </w:rPr>
              <w:t xml:space="preserve"> : </w:t>
            </w:r>
          </w:p>
          <w:p w14:paraId="2088676A" w14:textId="77777777" w:rsidR="00ED46C7" w:rsidRPr="00ED46C7" w:rsidRDefault="00ED46C7" w:rsidP="00BC4D3B">
            <w:pPr>
              <w:spacing w:line="276" w:lineRule="auto"/>
              <w:rPr>
                <w:sz w:val="22"/>
                <w:szCs w:val="22"/>
                <w:lang w:val="fr-FR"/>
              </w:rPr>
            </w:pPr>
            <w:r w:rsidRPr="00ED46C7">
              <w:rPr>
                <w:rFonts w:eastAsia="Times New Roman" w:cs="Times New Roman"/>
                <w:b/>
                <w:bCs/>
                <w:sz w:val="22"/>
                <w:szCs w:val="22"/>
                <w:lang w:val="fr"/>
              </w:rPr>
              <w:t xml:space="preserve"> Antenne PEV Mbuji-Mayi</w:t>
            </w:r>
          </w:p>
          <w:p w14:paraId="2BF3FF09" w14:textId="77777777" w:rsidR="00ED46C7" w:rsidRPr="00ED46C7" w:rsidRDefault="00ED46C7" w:rsidP="00BC4D3B">
            <w:pPr>
              <w:spacing w:line="276" w:lineRule="auto"/>
              <w:rPr>
                <w:sz w:val="22"/>
                <w:szCs w:val="22"/>
                <w:lang w:val="fr-FR"/>
              </w:rPr>
            </w:pPr>
            <w:r w:rsidRPr="00ED46C7">
              <w:rPr>
                <w:rFonts w:eastAsia="Times New Roman" w:cs="Times New Roman"/>
                <w:sz w:val="22"/>
                <w:szCs w:val="22"/>
                <w:lang w:val="fr"/>
              </w:rPr>
              <w:t xml:space="preserve"> </w:t>
            </w:r>
            <w:r w:rsidRPr="00ED46C7">
              <w:rPr>
                <w:rFonts w:eastAsia="Times New Roman" w:cs="Times New Roman"/>
                <w:b/>
                <w:bCs/>
                <w:sz w:val="22"/>
                <w:szCs w:val="22"/>
                <w:lang w:val="fr-FR"/>
              </w:rPr>
              <w:t xml:space="preserve">UNICEF </w:t>
            </w:r>
          </w:p>
          <w:p w14:paraId="4A8BD895" w14:textId="77777777" w:rsidR="00ED46C7" w:rsidRPr="00ED46C7" w:rsidRDefault="00ED46C7" w:rsidP="00BC4D3B">
            <w:pPr>
              <w:spacing w:line="276" w:lineRule="auto"/>
              <w:rPr>
                <w:rFonts w:eastAsia="Times New Roman" w:cs="Times New Roman"/>
                <w:sz w:val="22"/>
                <w:szCs w:val="22"/>
                <w:lang w:val="fr"/>
              </w:rPr>
            </w:pPr>
            <w:r w:rsidRPr="00ED46C7">
              <w:rPr>
                <w:rFonts w:eastAsia="Times New Roman" w:cs="Times New Roman"/>
                <w:sz w:val="22"/>
                <w:szCs w:val="22"/>
                <w:lang w:val="fr"/>
              </w:rPr>
              <w:t xml:space="preserve"> </w:t>
            </w:r>
          </w:p>
          <w:p w14:paraId="72009D93" w14:textId="77777777" w:rsidR="00ED46C7" w:rsidRPr="00ED46C7" w:rsidRDefault="00ED46C7" w:rsidP="00BC4D3B">
            <w:pPr>
              <w:spacing w:line="276" w:lineRule="auto"/>
              <w:rPr>
                <w:sz w:val="22"/>
                <w:szCs w:val="22"/>
                <w:lang w:val="fr-FR"/>
              </w:rPr>
            </w:pPr>
            <w:r w:rsidRPr="00ED46C7">
              <w:rPr>
                <w:rFonts w:eastAsia="Times New Roman" w:cs="Times New Roman"/>
                <w:b/>
                <w:bCs/>
                <w:sz w:val="22"/>
                <w:szCs w:val="22"/>
                <w:lang w:val="fr-FR"/>
              </w:rPr>
              <w:t>PATH</w:t>
            </w:r>
            <w:r w:rsidRPr="00ED46C7">
              <w:rPr>
                <w:rFonts w:eastAsia="Times New Roman" w:cs="Times New Roman"/>
                <w:sz w:val="22"/>
                <w:szCs w:val="22"/>
                <w:lang w:val="fr-FR"/>
              </w:rPr>
              <w:t xml:space="preserve"> </w:t>
            </w:r>
          </w:p>
          <w:p w14:paraId="1CA9FB41" w14:textId="77777777" w:rsidR="00ED46C7" w:rsidRPr="00ED46C7" w:rsidRDefault="00ED46C7" w:rsidP="00BC4D3B">
            <w:pPr>
              <w:spacing w:line="276" w:lineRule="auto"/>
              <w:rPr>
                <w:rFonts w:eastAsia="Times New Roman" w:cs="Times New Roman"/>
                <w:kern w:val="0"/>
                <w:sz w:val="22"/>
                <w:szCs w:val="22"/>
                <w:lang w:val="fr-FR"/>
                <w14:ligatures w14:val="none"/>
              </w:rPr>
            </w:pPr>
            <w:r w:rsidRPr="00ED46C7">
              <w:rPr>
                <w:rFonts w:eastAsia="Times New Roman" w:cs="Times New Roman"/>
                <w:sz w:val="22"/>
                <w:szCs w:val="22"/>
                <w:lang w:val="fr"/>
              </w:rPr>
              <w:t xml:space="preserve"> </w:t>
            </w:r>
            <w:r w:rsidRPr="00ED46C7">
              <w:rPr>
                <w:rFonts w:eastAsia="Times New Roman" w:cs="Times New Roman"/>
                <w:b/>
                <w:bCs/>
                <w:sz w:val="22"/>
                <w:szCs w:val="22"/>
                <w:lang w:val="fr-FR"/>
              </w:rPr>
              <w:t xml:space="preserve">Ginger International </w:t>
            </w:r>
          </w:p>
        </w:tc>
      </w:tr>
      <w:tr w:rsidR="00ED46C7" w:rsidRPr="00ED46C7" w14:paraId="40222953" w14:textId="77777777" w:rsidTr="5E2025DC">
        <w:trPr>
          <w:trHeight w:val="320"/>
        </w:trPr>
        <w:tc>
          <w:tcPr>
            <w:tcW w:w="887" w:type="dxa"/>
            <w:noWrap/>
          </w:tcPr>
          <w:p w14:paraId="0BE4E27B" w14:textId="77777777" w:rsidR="00ED46C7" w:rsidRPr="00ED46C7" w:rsidRDefault="00ED46C7" w:rsidP="00BC4D3B">
            <w:pPr>
              <w:spacing w:after="0" w:line="240" w:lineRule="auto"/>
              <w:rPr>
                <w:rFonts w:eastAsia="Times New Roman" w:cs="Times New Roman"/>
                <w:lang w:val="fr"/>
              </w:rPr>
            </w:pPr>
            <w:r w:rsidRPr="00ED46C7">
              <w:rPr>
                <w:rFonts w:eastAsia="Times New Roman" w:cs="Times New Roman"/>
                <w:lang w:val="fr"/>
              </w:rPr>
              <w:lastRenderedPageBreak/>
              <w:t>1.2.4</w:t>
            </w:r>
          </w:p>
        </w:tc>
        <w:tc>
          <w:tcPr>
            <w:tcW w:w="2104" w:type="dxa"/>
            <w:noWrap/>
          </w:tcPr>
          <w:p w14:paraId="66D1309E" w14:textId="77777777" w:rsidR="00ED46C7" w:rsidRPr="00ED46C7" w:rsidRDefault="00ED46C7" w:rsidP="6EC1FF1A">
            <w:pPr>
              <w:spacing w:line="276" w:lineRule="auto"/>
              <w:rPr>
                <w:rFonts w:eastAsia="Times New Roman" w:cs="Times New Roman"/>
                <w:sz w:val="22"/>
                <w:szCs w:val="22"/>
                <w:lang w:val="fr-FR"/>
              </w:rPr>
            </w:pPr>
            <w:r w:rsidRPr="6EC1FF1A">
              <w:rPr>
                <w:rFonts w:eastAsia="Times New Roman" w:cs="Times New Roman"/>
                <w:sz w:val="22"/>
                <w:szCs w:val="22"/>
                <w:lang w:val="fr-FR"/>
              </w:rPr>
              <w:t>Soutenir les campagnes bisannuelles de supplémentation en vitamine A et de vermifugation.</w:t>
            </w:r>
          </w:p>
          <w:p w14:paraId="0243167D" w14:textId="77777777" w:rsidR="00ED46C7" w:rsidRPr="00ED46C7" w:rsidRDefault="00ED46C7" w:rsidP="00BC4D3B">
            <w:pPr>
              <w:spacing w:after="0" w:line="240" w:lineRule="auto"/>
              <w:rPr>
                <w:rFonts w:eastAsia="Times New Roman" w:cs="Times New Roman"/>
                <w:sz w:val="22"/>
                <w:szCs w:val="22"/>
                <w:lang w:val="fr"/>
              </w:rPr>
            </w:pPr>
          </w:p>
        </w:tc>
        <w:tc>
          <w:tcPr>
            <w:tcW w:w="3840" w:type="dxa"/>
            <w:noWrap/>
          </w:tcPr>
          <w:p w14:paraId="62C25AE7" w14:textId="77777777" w:rsidR="00ED46C7" w:rsidRPr="00ED46C7" w:rsidRDefault="00ED46C7" w:rsidP="6EC1FF1A">
            <w:pPr>
              <w:spacing w:after="0"/>
              <w:rPr>
                <w:rFonts w:eastAsia="Times New Roman" w:cs="Times New Roman"/>
                <w:sz w:val="22"/>
                <w:szCs w:val="22"/>
                <w:lang w:val="fr-FR"/>
              </w:rPr>
            </w:pPr>
            <w:r w:rsidRPr="6EC1FF1A">
              <w:rPr>
                <w:rFonts w:eastAsia="Times New Roman" w:cs="Times New Roman"/>
                <w:sz w:val="22"/>
                <w:szCs w:val="22"/>
                <w:lang w:val="fr-FR"/>
              </w:rPr>
              <w:t>Au cours du mois de juin 2026, le projet EpiC a appuyé les aspects de communication dans 19 zones de santé pendant la campagne semestrielle de supplémentation en vitamine A et de déparasitage à l’albendazole.</w:t>
            </w:r>
          </w:p>
          <w:p w14:paraId="5526312D" w14:textId="77777777" w:rsidR="00ED46C7" w:rsidRPr="00ED46C7" w:rsidRDefault="00ED46C7" w:rsidP="00BC4D3B">
            <w:pPr>
              <w:spacing w:after="0"/>
              <w:rPr>
                <w:rFonts w:eastAsia="Times New Roman" w:cs="Times New Roman"/>
                <w:sz w:val="22"/>
                <w:szCs w:val="22"/>
                <w:lang w:val="fr"/>
              </w:rPr>
            </w:pPr>
            <w:r w:rsidRPr="00ED46C7">
              <w:rPr>
                <w:rFonts w:eastAsia="Times New Roman" w:cs="Times New Roman"/>
                <w:sz w:val="22"/>
                <w:szCs w:val="22"/>
                <w:lang w:val="fr"/>
              </w:rPr>
              <w:t xml:space="preserve"> </w:t>
            </w:r>
          </w:p>
          <w:p w14:paraId="35397359" w14:textId="77777777" w:rsidR="00ED46C7" w:rsidRPr="00ED46C7" w:rsidRDefault="00ED46C7" w:rsidP="6EC1FF1A">
            <w:pPr>
              <w:spacing w:after="0"/>
              <w:rPr>
                <w:rFonts w:eastAsia="Times New Roman" w:cs="Times New Roman"/>
                <w:sz w:val="22"/>
                <w:szCs w:val="22"/>
                <w:lang w:val="fr-FR"/>
              </w:rPr>
            </w:pPr>
            <w:r w:rsidRPr="6EC1FF1A">
              <w:rPr>
                <w:rFonts w:eastAsia="Times New Roman" w:cs="Times New Roman"/>
                <w:sz w:val="22"/>
                <w:szCs w:val="22"/>
                <w:lang w:val="fr-FR"/>
              </w:rPr>
              <w:t>L’objectifs était de Contribuer à l’amélioration de la couverture en supplémentation en Vitamine A pour les enfants de 6 à 59 mois et du déparasitage à l’Albendazole pour ceux de 12 à 59 mois dans la Province.</w:t>
            </w:r>
          </w:p>
          <w:p w14:paraId="780AFBAA" w14:textId="77777777" w:rsidR="00ED46C7" w:rsidRPr="00ED46C7" w:rsidRDefault="00ED46C7" w:rsidP="00BC4D3B">
            <w:pPr>
              <w:spacing w:after="0"/>
              <w:rPr>
                <w:rFonts w:eastAsia="Times New Roman" w:cs="Times New Roman"/>
                <w:b/>
                <w:bCs/>
                <w:sz w:val="22"/>
                <w:szCs w:val="22"/>
                <w:lang w:val="fr"/>
              </w:rPr>
            </w:pPr>
            <w:r w:rsidRPr="00ED46C7">
              <w:rPr>
                <w:rFonts w:eastAsia="Times New Roman" w:cs="Times New Roman"/>
                <w:sz w:val="22"/>
                <w:szCs w:val="22"/>
                <w:lang w:val="fr"/>
              </w:rPr>
              <w:t xml:space="preserve"> </w:t>
            </w:r>
            <w:r w:rsidRPr="00ED46C7">
              <w:rPr>
                <w:rFonts w:eastAsia="Times New Roman" w:cs="Times New Roman"/>
                <w:b/>
                <w:bCs/>
                <w:sz w:val="22"/>
                <w:szCs w:val="22"/>
                <w:lang w:val="fr"/>
              </w:rPr>
              <w:t>Résultats obtenus :</w:t>
            </w:r>
          </w:p>
          <w:p w14:paraId="58659CE5" w14:textId="77777777" w:rsidR="00ED46C7" w:rsidRPr="00ED46C7" w:rsidRDefault="00ED46C7">
            <w:pPr>
              <w:pStyle w:val="ListParagraph"/>
              <w:numPr>
                <w:ilvl w:val="0"/>
                <w:numId w:val="42"/>
              </w:numPr>
              <w:spacing w:after="0"/>
              <w:rPr>
                <w:rFonts w:eastAsia="Times New Roman" w:cs="Times New Roman"/>
                <w:b/>
                <w:bCs/>
                <w:i/>
                <w:iCs/>
                <w:sz w:val="22"/>
                <w:szCs w:val="22"/>
                <w:lang w:val="fr"/>
              </w:rPr>
            </w:pPr>
            <w:r w:rsidRPr="00ED46C7">
              <w:rPr>
                <w:rFonts w:eastAsia="Times New Roman" w:cs="Times New Roman"/>
                <w:b/>
                <w:bCs/>
                <w:i/>
                <w:iCs/>
                <w:sz w:val="22"/>
                <w:szCs w:val="22"/>
                <w:lang w:val="fr"/>
              </w:rPr>
              <w:t>Supplémentation en vitamine A</w:t>
            </w:r>
          </w:p>
          <w:p w14:paraId="4D40EC03" w14:textId="77777777" w:rsidR="00ED46C7" w:rsidRPr="00ED46C7" w:rsidRDefault="00ED46C7">
            <w:pPr>
              <w:pStyle w:val="ListParagraph"/>
              <w:numPr>
                <w:ilvl w:val="0"/>
                <w:numId w:val="43"/>
              </w:numPr>
              <w:spacing w:after="0"/>
              <w:rPr>
                <w:rFonts w:eastAsia="Times New Roman" w:cs="Times New Roman"/>
                <w:sz w:val="22"/>
                <w:szCs w:val="22"/>
                <w:lang w:val="fr"/>
              </w:rPr>
            </w:pPr>
            <w:r w:rsidRPr="00ED46C7">
              <w:rPr>
                <w:rFonts w:eastAsia="Times New Roman" w:cs="Times New Roman"/>
                <w:sz w:val="22"/>
                <w:szCs w:val="22"/>
                <w:lang w:val="fr"/>
              </w:rPr>
              <w:t>Enfants 6 à 11 mois : 128782 sur 127439 (101%).</w:t>
            </w:r>
          </w:p>
          <w:p w14:paraId="4EAAFB5E" w14:textId="77777777" w:rsidR="00ED46C7" w:rsidRPr="00ED46C7" w:rsidRDefault="00ED46C7">
            <w:pPr>
              <w:pStyle w:val="ListParagraph"/>
              <w:numPr>
                <w:ilvl w:val="0"/>
                <w:numId w:val="43"/>
              </w:numPr>
              <w:spacing w:after="0"/>
              <w:rPr>
                <w:rFonts w:eastAsia="Times New Roman" w:cs="Times New Roman"/>
                <w:sz w:val="22"/>
                <w:szCs w:val="22"/>
                <w:lang w:val="fr"/>
              </w:rPr>
            </w:pPr>
            <w:r w:rsidRPr="00ED46C7">
              <w:rPr>
                <w:rFonts w:eastAsia="Times New Roman" w:cs="Times New Roman"/>
                <w:sz w:val="22"/>
                <w:szCs w:val="22"/>
                <w:lang w:val="fr"/>
              </w:rPr>
              <w:t>Enfants 12 à 59 mois : 932593 sur 949420 (98,2%).</w:t>
            </w:r>
          </w:p>
          <w:p w14:paraId="107A1B8B" w14:textId="77777777" w:rsidR="00ED46C7" w:rsidRPr="00ED46C7" w:rsidRDefault="00ED46C7" w:rsidP="6EC1FF1A">
            <w:pPr>
              <w:pStyle w:val="ListParagraph"/>
              <w:numPr>
                <w:ilvl w:val="0"/>
                <w:numId w:val="42"/>
              </w:numPr>
              <w:spacing w:after="0"/>
              <w:rPr>
                <w:rFonts w:eastAsia="Times New Roman" w:cs="Times New Roman"/>
                <w:b/>
                <w:bCs/>
                <w:i/>
                <w:iCs/>
                <w:sz w:val="22"/>
                <w:szCs w:val="22"/>
                <w:lang w:val="fr-FR"/>
              </w:rPr>
            </w:pPr>
            <w:r w:rsidRPr="6EC1FF1A">
              <w:rPr>
                <w:rFonts w:eastAsia="Times New Roman" w:cs="Times New Roman"/>
                <w:b/>
                <w:bCs/>
                <w:i/>
                <w:iCs/>
                <w:sz w:val="22"/>
                <w:szCs w:val="22"/>
                <w:lang w:val="fr-FR"/>
              </w:rPr>
              <w:t>Déparasitage à l’Abendazole</w:t>
            </w:r>
          </w:p>
          <w:p w14:paraId="377F6788" w14:textId="77777777" w:rsidR="00ED46C7" w:rsidRPr="00ED46C7" w:rsidRDefault="00ED46C7">
            <w:pPr>
              <w:pStyle w:val="ListParagraph"/>
              <w:numPr>
                <w:ilvl w:val="0"/>
                <w:numId w:val="44"/>
              </w:numPr>
              <w:spacing w:after="0"/>
              <w:rPr>
                <w:rFonts w:eastAsia="Times New Roman" w:cs="Times New Roman"/>
                <w:sz w:val="22"/>
                <w:szCs w:val="22"/>
                <w:lang w:val="fr"/>
              </w:rPr>
            </w:pPr>
            <w:r w:rsidRPr="00ED46C7">
              <w:rPr>
                <w:rFonts w:eastAsia="Times New Roman" w:cs="Times New Roman"/>
                <w:sz w:val="22"/>
                <w:szCs w:val="22"/>
                <w:lang w:val="fr"/>
              </w:rPr>
              <w:t>Enfants de 12 à 59 mois : 936745 sur 949420 (98,2%).</w:t>
            </w:r>
          </w:p>
          <w:p w14:paraId="2DB3A38D" w14:textId="77777777" w:rsidR="00ED46C7" w:rsidRPr="00ED46C7" w:rsidRDefault="00ED46C7" w:rsidP="6EC1FF1A">
            <w:pPr>
              <w:pStyle w:val="ListParagraph"/>
              <w:numPr>
                <w:ilvl w:val="0"/>
                <w:numId w:val="42"/>
              </w:numPr>
              <w:spacing w:after="0"/>
              <w:rPr>
                <w:rFonts w:eastAsia="Times New Roman" w:cs="Times New Roman"/>
                <w:sz w:val="22"/>
                <w:szCs w:val="22"/>
                <w:lang w:val="fr-FR"/>
              </w:rPr>
            </w:pPr>
            <w:r w:rsidRPr="6EC1FF1A">
              <w:rPr>
                <w:rFonts w:eastAsia="Times New Roman" w:cs="Times New Roman"/>
                <w:sz w:val="22"/>
                <w:szCs w:val="22"/>
                <w:lang w:val="fr-FR"/>
              </w:rPr>
              <w:t>Screening dans la ZS de Kasansa</w:t>
            </w:r>
          </w:p>
          <w:p w14:paraId="5F961536" w14:textId="77777777" w:rsidR="00ED46C7" w:rsidRPr="00ED46C7" w:rsidRDefault="00ED46C7">
            <w:pPr>
              <w:pStyle w:val="ListParagraph"/>
              <w:numPr>
                <w:ilvl w:val="0"/>
                <w:numId w:val="44"/>
              </w:numPr>
              <w:tabs>
                <w:tab w:val="left" w:pos="10575"/>
              </w:tabs>
              <w:rPr>
                <w:sz w:val="22"/>
                <w:szCs w:val="22"/>
                <w:lang w:val="fr-FR"/>
              </w:rPr>
            </w:pPr>
            <w:r w:rsidRPr="00ED46C7">
              <w:rPr>
                <w:sz w:val="22"/>
                <w:szCs w:val="22"/>
                <w:lang w:val="fr-FR"/>
              </w:rPr>
              <w:t xml:space="preserve">445 enfants sur 47698 soit </w:t>
            </w:r>
            <w:r w:rsidRPr="00ED46C7">
              <w:rPr>
                <w:b/>
                <w:bCs/>
                <w:sz w:val="22"/>
                <w:szCs w:val="22"/>
                <w:lang w:val="fr-FR"/>
              </w:rPr>
              <w:t xml:space="preserve">0,9 % cas de MAS </w:t>
            </w:r>
            <w:r w:rsidRPr="00ED46C7">
              <w:rPr>
                <w:sz w:val="22"/>
                <w:szCs w:val="22"/>
                <w:lang w:val="fr-FR"/>
              </w:rPr>
              <w:t xml:space="preserve">ont un PB inférieur à </w:t>
            </w:r>
            <w:r w:rsidRPr="00ED46C7">
              <w:rPr>
                <w:b/>
                <w:bCs/>
                <w:sz w:val="22"/>
                <w:szCs w:val="22"/>
                <w:lang w:val="fr-FR"/>
              </w:rPr>
              <w:t>115</w:t>
            </w:r>
            <w:r w:rsidRPr="00ED46C7">
              <w:rPr>
                <w:sz w:val="22"/>
                <w:szCs w:val="22"/>
                <w:lang w:val="fr-FR"/>
              </w:rPr>
              <w:t xml:space="preserve"> mm </w:t>
            </w:r>
          </w:p>
          <w:p w14:paraId="1BB8B347" w14:textId="77777777" w:rsidR="00ED46C7" w:rsidRPr="00ED46C7" w:rsidRDefault="00ED46C7">
            <w:pPr>
              <w:pStyle w:val="ListParagraph"/>
              <w:numPr>
                <w:ilvl w:val="0"/>
                <w:numId w:val="44"/>
              </w:numPr>
              <w:tabs>
                <w:tab w:val="left" w:pos="10575"/>
              </w:tabs>
              <w:rPr>
                <w:sz w:val="22"/>
                <w:szCs w:val="22"/>
                <w:lang w:val="fr-FR"/>
              </w:rPr>
            </w:pPr>
            <w:r w:rsidRPr="00ED46C7">
              <w:rPr>
                <w:sz w:val="22"/>
                <w:szCs w:val="22"/>
                <w:lang w:val="fr-FR"/>
              </w:rPr>
              <w:t xml:space="preserve"> 1848 sur 47698 enfants dépistés soit </w:t>
            </w:r>
            <w:r w:rsidRPr="00ED46C7">
              <w:rPr>
                <w:b/>
                <w:bCs/>
                <w:sz w:val="22"/>
                <w:szCs w:val="22"/>
                <w:lang w:val="fr-FR"/>
              </w:rPr>
              <w:t xml:space="preserve">3,9% cas MAM </w:t>
            </w:r>
            <w:r w:rsidRPr="00ED46C7">
              <w:rPr>
                <w:sz w:val="22"/>
                <w:szCs w:val="22"/>
                <w:lang w:val="fr-FR"/>
              </w:rPr>
              <w:t>ont un PB inférieur à 125 mm.</w:t>
            </w:r>
          </w:p>
          <w:p w14:paraId="17C26B89" w14:textId="77777777" w:rsidR="00ED46C7" w:rsidRPr="00ED46C7" w:rsidRDefault="00ED46C7">
            <w:pPr>
              <w:pStyle w:val="ListParagraph"/>
              <w:numPr>
                <w:ilvl w:val="0"/>
                <w:numId w:val="44"/>
              </w:numPr>
              <w:tabs>
                <w:tab w:val="left" w:pos="10575"/>
              </w:tabs>
              <w:rPr>
                <w:sz w:val="22"/>
                <w:szCs w:val="22"/>
                <w:lang w:val="fr-FR"/>
              </w:rPr>
            </w:pPr>
            <w:r w:rsidRPr="00ED46C7">
              <w:rPr>
                <w:sz w:val="22"/>
                <w:szCs w:val="22"/>
                <w:lang w:val="fr-FR"/>
              </w:rPr>
              <w:t xml:space="preserve">5 enfants sur 47698 enfants dépistés soit  </w:t>
            </w:r>
            <w:r w:rsidRPr="00ED46C7">
              <w:rPr>
                <w:b/>
                <w:bCs/>
                <w:sz w:val="22"/>
                <w:szCs w:val="22"/>
                <w:lang w:val="fr-FR"/>
              </w:rPr>
              <w:t>0</w:t>
            </w:r>
            <w:r w:rsidRPr="00ED46C7">
              <w:rPr>
                <w:sz w:val="22"/>
                <w:szCs w:val="22"/>
                <w:lang w:val="fr-FR"/>
              </w:rPr>
              <w:t>,</w:t>
            </w:r>
            <w:r w:rsidRPr="00ED46C7">
              <w:rPr>
                <w:b/>
                <w:bCs/>
                <w:sz w:val="22"/>
                <w:szCs w:val="22"/>
                <w:lang w:val="fr-FR"/>
              </w:rPr>
              <w:t>01</w:t>
            </w:r>
            <w:r w:rsidRPr="00ED46C7">
              <w:rPr>
                <w:sz w:val="22"/>
                <w:szCs w:val="22"/>
                <w:lang w:val="fr-FR"/>
              </w:rPr>
              <w:t xml:space="preserve"> % de cas MAS présentent des œdèmes nutritionnels.</w:t>
            </w:r>
          </w:p>
        </w:tc>
        <w:tc>
          <w:tcPr>
            <w:tcW w:w="2035" w:type="dxa"/>
            <w:noWrap/>
          </w:tcPr>
          <w:p w14:paraId="18A417DA" w14:textId="77777777" w:rsidR="00ED46C7" w:rsidRPr="00ED46C7" w:rsidRDefault="00ED46C7" w:rsidP="00BC4D3B">
            <w:pPr>
              <w:spacing w:after="0"/>
              <w:rPr>
                <w:rFonts w:eastAsia="Times New Roman" w:cs="Times New Roman"/>
                <w:sz w:val="22"/>
                <w:szCs w:val="22"/>
                <w:lang w:val="fr"/>
              </w:rPr>
            </w:pPr>
            <w:r w:rsidRPr="00ED46C7">
              <w:rPr>
                <w:rFonts w:eastAsia="Times New Roman" w:cs="Times New Roman"/>
                <w:sz w:val="22"/>
                <w:szCs w:val="22"/>
                <w:lang w:val="fr"/>
              </w:rPr>
              <w:t>Rupture des outils (fiches de pointage, fiches des collecte …)</w:t>
            </w:r>
          </w:p>
        </w:tc>
        <w:tc>
          <w:tcPr>
            <w:tcW w:w="2271" w:type="dxa"/>
            <w:noWrap/>
          </w:tcPr>
          <w:p w14:paraId="6A33B8B2" w14:textId="77777777" w:rsidR="00ED46C7" w:rsidRPr="00ED46C7" w:rsidRDefault="00ED46C7" w:rsidP="00BC4D3B">
            <w:pPr>
              <w:spacing w:after="0"/>
              <w:rPr>
                <w:rFonts w:eastAsia="Times New Roman" w:cs="Times New Roman"/>
                <w:sz w:val="22"/>
                <w:szCs w:val="22"/>
                <w:lang w:val="fr"/>
              </w:rPr>
            </w:pPr>
            <w:r w:rsidRPr="00ED46C7">
              <w:rPr>
                <w:rFonts w:eastAsia="Times New Roman" w:cs="Times New Roman"/>
                <w:sz w:val="22"/>
                <w:szCs w:val="22"/>
                <w:lang w:val="fr"/>
              </w:rPr>
              <w:t>Reproduction des outils avec le moyen de bord par les MCZ</w:t>
            </w:r>
          </w:p>
        </w:tc>
        <w:tc>
          <w:tcPr>
            <w:tcW w:w="1722" w:type="dxa"/>
            <w:noWrap/>
          </w:tcPr>
          <w:p w14:paraId="5D416ED6" w14:textId="77777777" w:rsidR="00ED46C7" w:rsidRPr="00ED46C7" w:rsidRDefault="00ED46C7" w:rsidP="00BC4D3B">
            <w:pPr>
              <w:rPr>
                <w:rFonts w:eastAsia="Times New Roman" w:cs="Times New Roman"/>
                <w:sz w:val="22"/>
                <w:szCs w:val="22"/>
                <w:lang w:val="fr"/>
              </w:rPr>
            </w:pPr>
            <w:r w:rsidRPr="00ED46C7">
              <w:rPr>
                <w:rFonts w:eastAsia="Times New Roman" w:cs="Times New Roman"/>
                <w:sz w:val="22"/>
                <w:szCs w:val="22"/>
                <w:lang w:val="fr"/>
              </w:rPr>
              <w:t>Appuyer la SVA et DPA deuxième round au mois de décembre 2026</w:t>
            </w:r>
          </w:p>
        </w:tc>
        <w:tc>
          <w:tcPr>
            <w:tcW w:w="1404" w:type="dxa"/>
            <w:noWrap/>
          </w:tcPr>
          <w:p w14:paraId="3245F058" w14:textId="77777777" w:rsidR="00ED46C7" w:rsidRPr="00ED46C7" w:rsidRDefault="00ED46C7" w:rsidP="00BC4D3B">
            <w:pPr>
              <w:spacing w:after="0"/>
              <w:rPr>
                <w:rFonts w:eastAsia="Times New Roman" w:cs="Times New Roman"/>
                <w:sz w:val="22"/>
                <w:szCs w:val="22"/>
                <w:lang w:val="fr"/>
              </w:rPr>
            </w:pPr>
            <w:r w:rsidRPr="00ED46C7">
              <w:rPr>
                <w:rFonts w:eastAsia="Times New Roman" w:cs="Times New Roman"/>
                <w:sz w:val="22"/>
                <w:szCs w:val="22"/>
                <w:lang w:val="fr"/>
              </w:rPr>
              <w:t xml:space="preserve">Hellen Keller International </w:t>
            </w:r>
          </w:p>
        </w:tc>
      </w:tr>
      <w:tr w:rsidR="00ED46C7" w:rsidRPr="00ED46C7" w14:paraId="26E54ECF" w14:textId="77777777" w:rsidTr="5E2025DC">
        <w:trPr>
          <w:trHeight w:val="320"/>
        </w:trPr>
        <w:tc>
          <w:tcPr>
            <w:tcW w:w="887" w:type="dxa"/>
            <w:noWrap/>
          </w:tcPr>
          <w:p w14:paraId="79982852"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1.2.5</w:t>
            </w:r>
          </w:p>
        </w:tc>
        <w:tc>
          <w:tcPr>
            <w:tcW w:w="2104" w:type="dxa"/>
            <w:noWrap/>
          </w:tcPr>
          <w:p w14:paraId="5D4FC374"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580A281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tcPr>
          <w:p w14:paraId="18B19463"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6F96681D"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722" w:type="dxa"/>
            <w:noWrap/>
          </w:tcPr>
          <w:p w14:paraId="78250BAE" w14:textId="77777777" w:rsidR="00ED46C7" w:rsidRPr="00ED46C7" w:rsidRDefault="00ED46C7" w:rsidP="00BC4D3B">
            <w:pPr>
              <w:rPr>
                <w:sz w:val="22"/>
                <w:szCs w:val="22"/>
              </w:rPr>
            </w:pPr>
          </w:p>
        </w:tc>
        <w:tc>
          <w:tcPr>
            <w:tcW w:w="1404" w:type="dxa"/>
            <w:noWrap/>
          </w:tcPr>
          <w:p w14:paraId="403E08D3"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6648A4" w14:paraId="0342B79C" w14:textId="77777777" w:rsidTr="5E2025DC">
        <w:trPr>
          <w:trHeight w:val="410"/>
        </w:trPr>
        <w:tc>
          <w:tcPr>
            <w:tcW w:w="14263" w:type="dxa"/>
            <w:gridSpan w:val="7"/>
            <w:shd w:val="clear" w:color="auto" w:fill="DDEBF7"/>
            <w:hideMark/>
          </w:tcPr>
          <w:p w14:paraId="460D31F7"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 xml:space="preserve"> Activité 1.3 Renforcer les liens entre la communauté et les installations</w:t>
            </w:r>
          </w:p>
        </w:tc>
      </w:tr>
      <w:tr w:rsidR="00ED46C7" w:rsidRPr="00ED46C7" w14:paraId="05B2113D" w14:textId="77777777" w:rsidTr="5E2025DC">
        <w:trPr>
          <w:trHeight w:val="290"/>
        </w:trPr>
        <w:tc>
          <w:tcPr>
            <w:tcW w:w="887" w:type="dxa"/>
            <w:noWrap/>
            <w:hideMark/>
          </w:tcPr>
          <w:p w14:paraId="318A9E36"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1.3.1</w:t>
            </w:r>
          </w:p>
        </w:tc>
        <w:tc>
          <w:tcPr>
            <w:tcW w:w="2104" w:type="dxa"/>
            <w:noWrap/>
            <w:hideMark/>
          </w:tcPr>
          <w:p w14:paraId="2DE43C7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27F13ABD"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hideMark/>
          </w:tcPr>
          <w:p w14:paraId="6C672865" w14:textId="77777777" w:rsidR="00ED46C7" w:rsidRPr="00ED46C7" w:rsidRDefault="00ED46C7" w:rsidP="00BC4D3B">
            <w:pPr>
              <w:spacing w:after="0"/>
              <w:rPr>
                <w:rFonts w:eastAsia="Aptos" w:cs="Aptos"/>
                <w:color w:val="000000" w:themeColor="text1"/>
                <w:sz w:val="22"/>
                <w:szCs w:val="22"/>
                <w:lang w:val="fr-BE"/>
              </w:rPr>
            </w:pPr>
          </w:p>
        </w:tc>
        <w:tc>
          <w:tcPr>
            <w:tcW w:w="2271" w:type="dxa"/>
            <w:noWrap/>
            <w:hideMark/>
          </w:tcPr>
          <w:p w14:paraId="4C858C53" w14:textId="77777777" w:rsidR="00ED46C7" w:rsidRPr="00ED46C7" w:rsidRDefault="00ED46C7" w:rsidP="00BC4D3B">
            <w:pPr>
              <w:spacing w:after="0"/>
              <w:rPr>
                <w:rFonts w:eastAsia="Aptos" w:cs="Aptos"/>
                <w:color w:val="000000" w:themeColor="text1"/>
                <w:sz w:val="22"/>
                <w:szCs w:val="22"/>
                <w:lang w:val="fr-BE"/>
              </w:rPr>
            </w:pPr>
          </w:p>
        </w:tc>
        <w:tc>
          <w:tcPr>
            <w:tcW w:w="1722" w:type="dxa"/>
            <w:noWrap/>
            <w:hideMark/>
          </w:tcPr>
          <w:p w14:paraId="3A6519B4" w14:textId="77777777" w:rsidR="00ED46C7" w:rsidRPr="00ED46C7" w:rsidRDefault="00ED46C7" w:rsidP="00BC4D3B">
            <w:pPr>
              <w:rPr>
                <w:sz w:val="22"/>
                <w:szCs w:val="22"/>
              </w:rPr>
            </w:pPr>
          </w:p>
        </w:tc>
        <w:tc>
          <w:tcPr>
            <w:tcW w:w="1404" w:type="dxa"/>
            <w:noWrap/>
            <w:hideMark/>
          </w:tcPr>
          <w:p w14:paraId="5397E827"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571DD4E1" w14:textId="77777777" w:rsidTr="5E2025DC">
        <w:trPr>
          <w:trHeight w:val="290"/>
        </w:trPr>
        <w:tc>
          <w:tcPr>
            <w:tcW w:w="887" w:type="dxa"/>
            <w:noWrap/>
          </w:tcPr>
          <w:p w14:paraId="1B4C084F"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1.3.2</w:t>
            </w:r>
          </w:p>
        </w:tc>
        <w:tc>
          <w:tcPr>
            <w:tcW w:w="2104" w:type="dxa"/>
            <w:noWrap/>
          </w:tcPr>
          <w:p w14:paraId="4EE78C8D"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2407CC80"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tcPr>
          <w:p w14:paraId="5A3D04B8"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71EAE5DA" w14:textId="77777777" w:rsidR="00ED46C7" w:rsidRPr="00ED46C7" w:rsidRDefault="00ED46C7" w:rsidP="00BC4D3B">
            <w:pPr>
              <w:rPr>
                <w:sz w:val="22"/>
                <w:szCs w:val="22"/>
              </w:rPr>
            </w:pPr>
          </w:p>
        </w:tc>
        <w:tc>
          <w:tcPr>
            <w:tcW w:w="1722" w:type="dxa"/>
            <w:noWrap/>
          </w:tcPr>
          <w:p w14:paraId="5B80C252" w14:textId="77777777" w:rsidR="00ED46C7" w:rsidRPr="00ED46C7" w:rsidRDefault="00ED46C7" w:rsidP="00BC4D3B">
            <w:pPr>
              <w:rPr>
                <w:sz w:val="22"/>
                <w:szCs w:val="22"/>
              </w:rPr>
            </w:pPr>
          </w:p>
        </w:tc>
        <w:tc>
          <w:tcPr>
            <w:tcW w:w="1404" w:type="dxa"/>
            <w:noWrap/>
          </w:tcPr>
          <w:p w14:paraId="75ABB3CE"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73118239" w14:textId="77777777" w:rsidTr="5E2025DC">
        <w:trPr>
          <w:trHeight w:val="290"/>
        </w:trPr>
        <w:tc>
          <w:tcPr>
            <w:tcW w:w="887" w:type="dxa"/>
            <w:noWrap/>
          </w:tcPr>
          <w:p w14:paraId="2E7C9D12"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1.3.3</w:t>
            </w:r>
          </w:p>
        </w:tc>
        <w:tc>
          <w:tcPr>
            <w:tcW w:w="2104" w:type="dxa"/>
            <w:noWrap/>
          </w:tcPr>
          <w:p w14:paraId="7DA29380"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61019F24" w14:textId="77777777" w:rsidR="00ED46C7" w:rsidRPr="00ED46C7" w:rsidRDefault="00ED46C7" w:rsidP="00BC4D3B">
            <w:pPr>
              <w:spacing w:after="0"/>
              <w:rPr>
                <w:rFonts w:eastAsia="Aptos" w:cs="Aptos"/>
                <w:color w:val="000000" w:themeColor="text1"/>
                <w:sz w:val="22"/>
                <w:szCs w:val="22"/>
                <w:lang w:val="fr-BE"/>
              </w:rPr>
            </w:pPr>
          </w:p>
        </w:tc>
        <w:tc>
          <w:tcPr>
            <w:tcW w:w="2035" w:type="dxa"/>
            <w:noWrap/>
          </w:tcPr>
          <w:p w14:paraId="16431BD8"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278FF94C" w14:textId="77777777" w:rsidR="00ED46C7" w:rsidRPr="00ED46C7" w:rsidRDefault="00ED46C7" w:rsidP="00BC4D3B">
            <w:pPr>
              <w:spacing w:after="0"/>
              <w:rPr>
                <w:rFonts w:eastAsia="Aptos" w:cs="Aptos"/>
                <w:color w:val="000000" w:themeColor="text1"/>
                <w:sz w:val="22"/>
                <w:szCs w:val="22"/>
                <w:lang w:val="fr-BE"/>
              </w:rPr>
            </w:pPr>
          </w:p>
        </w:tc>
        <w:tc>
          <w:tcPr>
            <w:tcW w:w="1722" w:type="dxa"/>
            <w:noWrap/>
          </w:tcPr>
          <w:p w14:paraId="595BAB8E" w14:textId="77777777" w:rsidR="00ED46C7" w:rsidRPr="00ED46C7" w:rsidRDefault="00ED46C7" w:rsidP="00BC4D3B">
            <w:pPr>
              <w:rPr>
                <w:sz w:val="22"/>
                <w:szCs w:val="22"/>
              </w:rPr>
            </w:pPr>
          </w:p>
        </w:tc>
        <w:tc>
          <w:tcPr>
            <w:tcW w:w="1404" w:type="dxa"/>
            <w:noWrap/>
          </w:tcPr>
          <w:p w14:paraId="2CD14359"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1358EECD" w14:textId="77777777" w:rsidTr="5E2025DC">
        <w:trPr>
          <w:trHeight w:val="290"/>
        </w:trPr>
        <w:tc>
          <w:tcPr>
            <w:tcW w:w="887" w:type="dxa"/>
            <w:noWrap/>
          </w:tcPr>
          <w:p w14:paraId="01BDBD32"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1.3.4</w:t>
            </w:r>
          </w:p>
        </w:tc>
        <w:tc>
          <w:tcPr>
            <w:tcW w:w="2104" w:type="dxa"/>
            <w:noWrap/>
          </w:tcPr>
          <w:p w14:paraId="670FDDA3"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66B69214" w14:textId="77777777" w:rsidR="00ED46C7" w:rsidRPr="00ED46C7" w:rsidRDefault="00ED46C7" w:rsidP="00BC4D3B">
            <w:pPr>
              <w:spacing w:after="0"/>
              <w:rPr>
                <w:rFonts w:eastAsia="Aptos" w:cs="Aptos"/>
                <w:color w:val="000000" w:themeColor="text1"/>
                <w:sz w:val="22"/>
                <w:szCs w:val="22"/>
                <w:lang w:val="fr-BE"/>
              </w:rPr>
            </w:pPr>
          </w:p>
        </w:tc>
        <w:tc>
          <w:tcPr>
            <w:tcW w:w="2035" w:type="dxa"/>
            <w:noWrap/>
          </w:tcPr>
          <w:p w14:paraId="050EEE46"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28D7A136" w14:textId="77777777" w:rsidR="00ED46C7" w:rsidRPr="00ED46C7" w:rsidRDefault="00ED46C7" w:rsidP="00BC4D3B">
            <w:pPr>
              <w:spacing w:after="0"/>
              <w:rPr>
                <w:rFonts w:eastAsia="Aptos" w:cs="Aptos"/>
                <w:color w:val="000000" w:themeColor="text1"/>
                <w:sz w:val="22"/>
                <w:szCs w:val="22"/>
                <w:lang w:val="fr-BE"/>
              </w:rPr>
            </w:pPr>
          </w:p>
        </w:tc>
        <w:tc>
          <w:tcPr>
            <w:tcW w:w="1722" w:type="dxa"/>
            <w:noWrap/>
          </w:tcPr>
          <w:p w14:paraId="73506DC7" w14:textId="77777777" w:rsidR="00ED46C7" w:rsidRPr="00ED46C7" w:rsidRDefault="00ED46C7" w:rsidP="00BC4D3B">
            <w:pPr>
              <w:rPr>
                <w:sz w:val="22"/>
                <w:szCs w:val="22"/>
              </w:rPr>
            </w:pPr>
          </w:p>
        </w:tc>
        <w:tc>
          <w:tcPr>
            <w:tcW w:w="1404" w:type="dxa"/>
            <w:noWrap/>
          </w:tcPr>
          <w:p w14:paraId="6F907156"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3C90197E" w14:textId="77777777" w:rsidTr="5E2025DC">
        <w:trPr>
          <w:trHeight w:val="290"/>
        </w:trPr>
        <w:tc>
          <w:tcPr>
            <w:tcW w:w="887" w:type="dxa"/>
            <w:noWrap/>
          </w:tcPr>
          <w:p w14:paraId="55CDDA01"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1.3.5</w:t>
            </w:r>
          </w:p>
        </w:tc>
        <w:tc>
          <w:tcPr>
            <w:tcW w:w="2104" w:type="dxa"/>
            <w:noWrap/>
          </w:tcPr>
          <w:p w14:paraId="553146A8"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5E708341" w14:textId="77777777" w:rsidR="00ED46C7" w:rsidRPr="00ED46C7" w:rsidRDefault="00ED46C7" w:rsidP="00BC4D3B">
            <w:pPr>
              <w:spacing w:after="0"/>
              <w:rPr>
                <w:rFonts w:eastAsia="Aptos" w:cs="Aptos"/>
                <w:color w:val="000000" w:themeColor="text1"/>
                <w:sz w:val="22"/>
                <w:szCs w:val="22"/>
                <w:lang w:val="fr-BE"/>
              </w:rPr>
            </w:pPr>
          </w:p>
        </w:tc>
        <w:tc>
          <w:tcPr>
            <w:tcW w:w="2035" w:type="dxa"/>
            <w:noWrap/>
          </w:tcPr>
          <w:p w14:paraId="1D6847DB"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44995DF9" w14:textId="77777777" w:rsidR="00ED46C7" w:rsidRPr="00ED46C7" w:rsidRDefault="00ED46C7" w:rsidP="00BC4D3B">
            <w:pPr>
              <w:spacing w:after="0"/>
              <w:rPr>
                <w:rFonts w:eastAsia="Aptos" w:cs="Aptos"/>
                <w:color w:val="000000" w:themeColor="text1"/>
                <w:sz w:val="22"/>
                <w:szCs w:val="22"/>
                <w:lang w:val="fr-BE"/>
              </w:rPr>
            </w:pPr>
          </w:p>
        </w:tc>
        <w:tc>
          <w:tcPr>
            <w:tcW w:w="1722" w:type="dxa"/>
            <w:noWrap/>
          </w:tcPr>
          <w:p w14:paraId="4AB6E2E3" w14:textId="77777777" w:rsidR="00ED46C7" w:rsidRPr="00ED46C7" w:rsidRDefault="00ED46C7" w:rsidP="00BC4D3B">
            <w:pPr>
              <w:rPr>
                <w:sz w:val="22"/>
                <w:szCs w:val="22"/>
              </w:rPr>
            </w:pPr>
          </w:p>
        </w:tc>
        <w:tc>
          <w:tcPr>
            <w:tcW w:w="1404" w:type="dxa"/>
            <w:noWrap/>
          </w:tcPr>
          <w:p w14:paraId="652AF89A"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6AD114A9" w14:textId="77777777" w:rsidTr="5E2025DC">
        <w:trPr>
          <w:trHeight w:val="290"/>
        </w:trPr>
        <w:tc>
          <w:tcPr>
            <w:tcW w:w="887" w:type="dxa"/>
            <w:noWrap/>
          </w:tcPr>
          <w:p w14:paraId="7F2EBFAD"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1.3.6</w:t>
            </w:r>
          </w:p>
        </w:tc>
        <w:tc>
          <w:tcPr>
            <w:tcW w:w="2104" w:type="dxa"/>
            <w:noWrap/>
          </w:tcPr>
          <w:p w14:paraId="3F7C45EF"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1D93C5DB" w14:textId="77777777" w:rsidR="00ED46C7" w:rsidRPr="00ED46C7" w:rsidRDefault="00ED46C7" w:rsidP="00BC4D3B">
            <w:pPr>
              <w:spacing w:after="0"/>
              <w:rPr>
                <w:rFonts w:eastAsia="Aptos" w:cs="Aptos"/>
                <w:color w:val="000000" w:themeColor="text1"/>
                <w:sz w:val="22"/>
                <w:szCs w:val="22"/>
                <w:lang w:val="fr-BE"/>
              </w:rPr>
            </w:pPr>
          </w:p>
        </w:tc>
        <w:tc>
          <w:tcPr>
            <w:tcW w:w="2035" w:type="dxa"/>
            <w:noWrap/>
          </w:tcPr>
          <w:p w14:paraId="491A28D7"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0B9DA87C" w14:textId="77777777" w:rsidR="00ED46C7" w:rsidRPr="00ED46C7" w:rsidRDefault="00ED46C7" w:rsidP="00BC4D3B">
            <w:pPr>
              <w:spacing w:after="0"/>
              <w:rPr>
                <w:rFonts w:eastAsia="Aptos" w:cs="Aptos"/>
                <w:color w:val="000000" w:themeColor="text1"/>
                <w:sz w:val="22"/>
                <w:szCs w:val="22"/>
                <w:lang w:val="fr-BE"/>
              </w:rPr>
            </w:pPr>
          </w:p>
        </w:tc>
        <w:tc>
          <w:tcPr>
            <w:tcW w:w="1722" w:type="dxa"/>
            <w:noWrap/>
          </w:tcPr>
          <w:p w14:paraId="3A55517F" w14:textId="77777777" w:rsidR="00ED46C7" w:rsidRPr="00ED46C7" w:rsidRDefault="00ED46C7" w:rsidP="00BC4D3B">
            <w:pPr>
              <w:rPr>
                <w:sz w:val="22"/>
                <w:szCs w:val="22"/>
              </w:rPr>
            </w:pPr>
          </w:p>
        </w:tc>
        <w:tc>
          <w:tcPr>
            <w:tcW w:w="1404" w:type="dxa"/>
            <w:noWrap/>
          </w:tcPr>
          <w:p w14:paraId="762454AB"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6648A4" w14:paraId="4D51A5B6" w14:textId="77777777" w:rsidTr="5E2025DC">
        <w:trPr>
          <w:trHeight w:val="600"/>
        </w:trPr>
        <w:tc>
          <w:tcPr>
            <w:tcW w:w="14263" w:type="dxa"/>
            <w:gridSpan w:val="7"/>
            <w:shd w:val="clear" w:color="auto" w:fill="E2EFDA"/>
            <w:hideMark/>
          </w:tcPr>
          <w:p w14:paraId="72129100" w14:textId="77777777" w:rsidR="00ED46C7" w:rsidRPr="00ED46C7" w:rsidRDefault="00ED46C7" w:rsidP="00BC4D3B">
            <w:pPr>
              <w:spacing w:after="0" w:line="240" w:lineRule="auto"/>
              <w:rPr>
                <w:rFonts w:eastAsia="Times New Roman" w:cs="Calibri"/>
                <w:b/>
                <w:bCs/>
                <w:color w:val="0E2841"/>
                <w:kern w:val="0"/>
                <w:sz w:val="22"/>
                <w:szCs w:val="22"/>
                <w:lang w:val="fr-FR"/>
                <w14:ligatures w14:val="none"/>
              </w:rPr>
            </w:pPr>
            <w:r w:rsidRPr="00ED46C7">
              <w:rPr>
                <w:rFonts w:eastAsia="Times New Roman" w:cs="Calibri"/>
                <w:b/>
                <w:bCs/>
                <w:color w:val="0E2841"/>
                <w:kern w:val="0"/>
                <w:sz w:val="22"/>
                <w:szCs w:val="22"/>
                <w:lang w:val="fr-FR"/>
                <w14:ligatures w14:val="none"/>
              </w:rPr>
              <w:t>Objectif 2 : Renforcer la qualité des services vitaux de santé maternelle, néonatale et infantile, de nutrition et de lutte contre le paludisme aux points de prestation de services</w:t>
            </w:r>
          </w:p>
        </w:tc>
      </w:tr>
      <w:tr w:rsidR="00ED46C7" w:rsidRPr="006648A4" w14:paraId="02227183" w14:textId="77777777" w:rsidTr="5E2025DC">
        <w:trPr>
          <w:trHeight w:val="290"/>
        </w:trPr>
        <w:tc>
          <w:tcPr>
            <w:tcW w:w="14263" w:type="dxa"/>
            <w:gridSpan w:val="7"/>
            <w:shd w:val="clear" w:color="auto" w:fill="E2EFDA"/>
            <w:hideMark/>
          </w:tcPr>
          <w:p w14:paraId="504F0292"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Activité 2.1 Évaluer la capacité des établissements à fournir des services de soins obstétricaux et néonatals d'urgence (SONU) en établissement, à traiter la malnutrition aiguë sévère (MAS) et le paludisme.</w:t>
            </w:r>
          </w:p>
        </w:tc>
      </w:tr>
      <w:tr w:rsidR="00ED46C7" w:rsidRPr="00ED46C7" w14:paraId="0C413837" w14:textId="77777777" w:rsidTr="5E2025DC">
        <w:trPr>
          <w:trHeight w:val="290"/>
        </w:trPr>
        <w:tc>
          <w:tcPr>
            <w:tcW w:w="887" w:type="dxa"/>
            <w:noWrap/>
            <w:hideMark/>
          </w:tcPr>
          <w:p w14:paraId="7E69533A"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2.1.1</w:t>
            </w:r>
          </w:p>
        </w:tc>
        <w:tc>
          <w:tcPr>
            <w:tcW w:w="2104" w:type="dxa"/>
            <w:noWrap/>
            <w:hideMark/>
          </w:tcPr>
          <w:p w14:paraId="29AAD175"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193249F3" w14:textId="77777777" w:rsidR="00ED46C7" w:rsidRPr="00ED46C7" w:rsidRDefault="00ED46C7" w:rsidP="00BC4D3B">
            <w:pPr>
              <w:spacing w:after="0"/>
              <w:rPr>
                <w:rFonts w:eastAsia="Aptos" w:cs="Aptos"/>
                <w:color w:val="000000" w:themeColor="text1"/>
                <w:sz w:val="22"/>
                <w:szCs w:val="22"/>
                <w:lang w:val="fr-BE"/>
              </w:rPr>
            </w:pPr>
          </w:p>
        </w:tc>
        <w:tc>
          <w:tcPr>
            <w:tcW w:w="2035" w:type="dxa"/>
            <w:noWrap/>
            <w:hideMark/>
          </w:tcPr>
          <w:p w14:paraId="394BBDF4" w14:textId="77777777" w:rsidR="00ED46C7" w:rsidRPr="00ED46C7" w:rsidRDefault="00ED46C7" w:rsidP="00BC4D3B">
            <w:pPr>
              <w:spacing w:after="0"/>
              <w:rPr>
                <w:rFonts w:eastAsia="Aptos" w:cs="Aptos"/>
                <w:color w:val="000000" w:themeColor="text1"/>
                <w:sz w:val="22"/>
                <w:szCs w:val="22"/>
                <w:lang w:val="fr-BE"/>
              </w:rPr>
            </w:pPr>
          </w:p>
        </w:tc>
        <w:tc>
          <w:tcPr>
            <w:tcW w:w="2271" w:type="dxa"/>
            <w:noWrap/>
            <w:hideMark/>
          </w:tcPr>
          <w:p w14:paraId="29C308D7" w14:textId="77777777" w:rsidR="00ED46C7" w:rsidRPr="00ED46C7" w:rsidRDefault="00ED46C7" w:rsidP="00BC4D3B">
            <w:pPr>
              <w:spacing w:after="0"/>
              <w:rPr>
                <w:rFonts w:eastAsia="Aptos" w:cs="Aptos"/>
                <w:color w:val="000000" w:themeColor="text1"/>
                <w:sz w:val="22"/>
                <w:szCs w:val="22"/>
                <w:lang w:val="fr-BE"/>
              </w:rPr>
            </w:pPr>
          </w:p>
        </w:tc>
        <w:tc>
          <w:tcPr>
            <w:tcW w:w="1722" w:type="dxa"/>
            <w:noWrap/>
            <w:hideMark/>
          </w:tcPr>
          <w:p w14:paraId="3A36F9B8" w14:textId="77777777" w:rsidR="00ED46C7" w:rsidRPr="00ED46C7" w:rsidRDefault="00ED46C7" w:rsidP="00BC4D3B">
            <w:pPr>
              <w:rPr>
                <w:sz w:val="22"/>
                <w:szCs w:val="22"/>
              </w:rPr>
            </w:pPr>
          </w:p>
        </w:tc>
        <w:tc>
          <w:tcPr>
            <w:tcW w:w="1404" w:type="dxa"/>
            <w:noWrap/>
            <w:hideMark/>
          </w:tcPr>
          <w:p w14:paraId="6A16EAF9"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5C867A13" w14:textId="77777777" w:rsidTr="5E2025DC">
        <w:trPr>
          <w:trHeight w:val="290"/>
        </w:trPr>
        <w:tc>
          <w:tcPr>
            <w:tcW w:w="887" w:type="dxa"/>
            <w:noWrap/>
            <w:hideMark/>
          </w:tcPr>
          <w:p w14:paraId="3D163CB8"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2.1.2</w:t>
            </w:r>
          </w:p>
        </w:tc>
        <w:tc>
          <w:tcPr>
            <w:tcW w:w="2104" w:type="dxa"/>
            <w:noWrap/>
            <w:hideMark/>
          </w:tcPr>
          <w:p w14:paraId="1924352A"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1D184954" w14:textId="77777777" w:rsidR="00ED46C7" w:rsidRPr="00ED46C7" w:rsidRDefault="00ED46C7" w:rsidP="00BC4D3B">
            <w:pPr>
              <w:spacing w:after="0"/>
              <w:rPr>
                <w:rFonts w:eastAsia="Aptos" w:cs="Aptos"/>
                <w:color w:val="000000" w:themeColor="text1"/>
                <w:sz w:val="22"/>
                <w:szCs w:val="22"/>
                <w:lang w:val="fr-BE"/>
              </w:rPr>
            </w:pPr>
          </w:p>
        </w:tc>
        <w:tc>
          <w:tcPr>
            <w:tcW w:w="2035" w:type="dxa"/>
            <w:noWrap/>
            <w:hideMark/>
          </w:tcPr>
          <w:p w14:paraId="47C1D06A" w14:textId="77777777" w:rsidR="00ED46C7" w:rsidRPr="00ED46C7" w:rsidRDefault="00ED46C7" w:rsidP="00BC4D3B">
            <w:pPr>
              <w:spacing w:after="0"/>
              <w:rPr>
                <w:rFonts w:eastAsia="Aptos" w:cs="Aptos"/>
                <w:color w:val="000000" w:themeColor="text1"/>
                <w:sz w:val="22"/>
                <w:szCs w:val="22"/>
                <w:lang w:val="fr-BE"/>
              </w:rPr>
            </w:pPr>
          </w:p>
        </w:tc>
        <w:tc>
          <w:tcPr>
            <w:tcW w:w="2271" w:type="dxa"/>
            <w:noWrap/>
            <w:hideMark/>
          </w:tcPr>
          <w:p w14:paraId="7165557C" w14:textId="77777777" w:rsidR="00ED46C7" w:rsidRPr="00ED46C7" w:rsidRDefault="00ED46C7" w:rsidP="00BC4D3B">
            <w:pPr>
              <w:spacing w:after="0"/>
              <w:rPr>
                <w:rFonts w:eastAsia="Aptos" w:cs="Aptos"/>
                <w:color w:val="000000" w:themeColor="text1"/>
                <w:sz w:val="22"/>
                <w:szCs w:val="22"/>
                <w:lang w:val="fr-BE"/>
              </w:rPr>
            </w:pPr>
          </w:p>
        </w:tc>
        <w:tc>
          <w:tcPr>
            <w:tcW w:w="1722" w:type="dxa"/>
            <w:noWrap/>
            <w:hideMark/>
          </w:tcPr>
          <w:p w14:paraId="578D743A" w14:textId="77777777" w:rsidR="00ED46C7" w:rsidRPr="00ED46C7" w:rsidRDefault="00ED46C7" w:rsidP="00BC4D3B">
            <w:pPr>
              <w:rPr>
                <w:sz w:val="22"/>
                <w:szCs w:val="22"/>
              </w:rPr>
            </w:pPr>
          </w:p>
        </w:tc>
        <w:tc>
          <w:tcPr>
            <w:tcW w:w="1404" w:type="dxa"/>
            <w:noWrap/>
            <w:hideMark/>
          </w:tcPr>
          <w:p w14:paraId="68B0AA69"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607D27EB" w14:textId="77777777" w:rsidTr="5E2025DC">
        <w:trPr>
          <w:trHeight w:val="290"/>
        </w:trPr>
        <w:tc>
          <w:tcPr>
            <w:tcW w:w="887" w:type="dxa"/>
            <w:noWrap/>
            <w:hideMark/>
          </w:tcPr>
          <w:p w14:paraId="2E061560"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2.1.3</w:t>
            </w:r>
          </w:p>
        </w:tc>
        <w:tc>
          <w:tcPr>
            <w:tcW w:w="2104" w:type="dxa"/>
            <w:noWrap/>
            <w:hideMark/>
          </w:tcPr>
          <w:p w14:paraId="3A6EE1F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4AE05FC8" w14:textId="77777777" w:rsidR="00ED46C7" w:rsidRPr="00ED46C7" w:rsidRDefault="00ED46C7" w:rsidP="00BC4D3B">
            <w:pPr>
              <w:spacing w:after="0"/>
              <w:rPr>
                <w:rFonts w:eastAsia="Aptos" w:cs="Aptos"/>
                <w:color w:val="000000" w:themeColor="text1"/>
                <w:sz w:val="22"/>
                <w:szCs w:val="22"/>
                <w:lang w:val="fr-BE"/>
              </w:rPr>
            </w:pPr>
          </w:p>
        </w:tc>
        <w:tc>
          <w:tcPr>
            <w:tcW w:w="2035" w:type="dxa"/>
            <w:noWrap/>
            <w:hideMark/>
          </w:tcPr>
          <w:p w14:paraId="1CC75054" w14:textId="77777777" w:rsidR="00ED46C7" w:rsidRPr="00ED46C7" w:rsidRDefault="00ED46C7" w:rsidP="00BC4D3B">
            <w:pPr>
              <w:spacing w:after="0"/>
              <w:rPr>
                <w:rFonts w:eastAsia="Aptos" w:cs="Aptos"/>
                <w:color w:val="000000" w:themeColor="text1"/>
                <w:sz w:val="22"/>
                <w:szCs w:val="22"/>
                <w:lang w:val="fr-BE"/>
              </w:rPr>
            </w:pPr>
          </w:p>
        </w:tc>
        <w:tc>
          <w:tcPr>
            <w:tcW w:w="2271" w:type="dxa"/>
            <w:noWrap/>
            <w:hideMark/>
          </w:tcPr>
          <w:p w14:paraId="256163BC" w14:textId="77777777" w:rsidR="00ED46C7" w:rsidRPr="00ED46C7" w:rsidRDefault="00ED46C7" w:rsidP="00BC4D3B">
            <w:pPr>
              <w:spacing w:after="0"/>
              <w:rPr>
                <w:rFonts w:eastAsia="Aptos" w:cs="Aptos"/>
                <w:color w:val="000000" w:themeColor="text1"/>
                <w:sz w:val="22"/>
                <w:szCs w:val="22"/>
                <w:lang w:val="fr-BE"/>
              </w:rPr>
            </w:pPr>
          </w:p>
        </w:tc>
        <w:tc>
          <w:tcPr>
            <w:tcW w:w="1722" w:type="dxa"/>
            <w:noWrap/>
            <w:hideMark/>
          </w:tcPr>
          <w:p w14:paraId="243BE623" w14:textId="77777777" w:rsidR="00ED46C7" w:rsidRPr="00ED46C7" w:rsidRDefault="00ED46C7" w:rsidP="00BC4D3B">
            <w:pPr>
              <w:rPr>
                <w:sz w:val="22"/>
                <w:szCs w:val="22"/>
              </w:rPr>
            </w:pPr>
          </w:p>
        </w:tc>
        <w:tc>
          <w:tcPr>
            <w:tcW w:w="1404" w:type="dxa"/>
            <w:noWrap/>
            <w:hideMark/>
          </w:tcPr>
          <w:p w14:paraId="28F88117"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6648A4" w14:paraId="6324C6FD" w14:textId="77777777" w:rsidTr="5E2025DC">
        <w:trPr>
          <w:trHeight w:val="290"/>
        </w:trPr>
        <w:tc>
          <w:tcPr>
            <w:tcW w:w="14263" w:type="dxa"/>
            <w:gridSpan w:val="7"/>
            <w:shd w:val="clear" w:color="auto" w:fill="E2EFDA"/>
            <w:hideMark/>
          </w:tcPr>
          <w:p w14:paraId="3C715709"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Activité 2.2 Renforcer les capacités du personnel de santé en matière de services vitaux de santé maternelle, néonatale et infantile</w:t>
            </w:r>
          </w:p>
        </w:tc>
      </w:tr>
      <w:tr w:rsidR="00ED46C7" w:rsidRPr="00ED46C7" w14:paraId="575AD43E" w14:textId="77777777" w:rsidTr="5E2025DC">
        <w:trPr>
          <w:trHeight w:val="290"/>
        </w:trPr>
        <w:tc>
          <w:tcPr>
            <w:tcW w:w="887" w:type="dxa"/>
            <w:noWrap/>
            <w:hideMark/>
          </w:tcPr>
          <w:p w14:paraId="14F2C622"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2.2.1</w:t>
            </w:r>
          </w:p>
        </w:tc>
        <w:tc>
          <w:tcPr>
            <w:tcW w:w="2104" w:type="dxa"/>
            <w:noWrap/>
            <w:hideMark/>
          </w:tcPr>
          <w:p w14:paraId="40A7C13F"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7EAD5EE1" w14:textId="77777777" w:rsidR="00ED46C7" w:rsidRPr="00ED46C7" w:rsidRDefault="00ED46C7" w:rsidP="00BC4D3B">
            <w:pPr>
              <w:spacing w:after="0"/>
              <w:rPr>
                <w:rFonts w:eastAsia="Aptos" w:cs="Aptos"/>
                <w:color w:val="000000" w:themeColor="text1"/>
                <w:sz w:val="22"/>
                <w:szCs w:val="22"/>
                <w:lang w:val="fr-BE"/>
              </w:rPr>
            </w:pPr>
          </w:p>
        </w:tc>
        <w:tc>
          <w:tcPr>
            <w:tcW w:w="2035" w:type="dxa"/>
            <w:noWrap/>
            <w:hideMark/>
          </w:tcPr>
          <w:p w14:paraId="5C1DEB80" w14:textId="77777777" w:rsidR="00ED46C7" w:rsidRPr="00ED46C7" w:rsidRDefault="00ED46C7" w:rsidP="00BC4D3B">
            <w:pPr>
              <w:spacing w:after="0"/>
              <w:rPr>
                <w:rFonts w:eastAsia="Aptos" w:cs="Aptos"/>
                <w:color w:val="000000" w:themeColor="text1"/>
                <w:sz w:val="22"/>
                <w:szCs w:val="22"/>
                <w:lang w:val="fr-BE"/>
              </w:rPr>
            </w:pPr>
          </w:p>
        </w:tc>
        <w:tc>
          <w:tcPr>
            <w:tcW w:w="2271" w:type="dxa"/>
            <w:noWrap/>
            <w:hideMark/>
          </w:tcPr>
          <w:p w14:paraId="02E080D2" w14:textId="77777777" w:rsidR="00ED46C7" w:rsidRPr="00ED46C7" w:rsidRDefault="00ED46C7" w:rsidP="00BC4D3B">
            <w:pPr>
              <w:spacing w:after="0"/>
              <w:rPr>
                <w:rFonts w:eastAsia="Aptos" w:cs="Aptos"/>
                <w:color w:val="000000" w:themeColor="text1"/>
                <w:sz w:val="22"/>
                <w:szCs w:val="22"/>
                <w:lang w:val="fr-BE"/>
              </w:rPr>
            </w:pPr>
          </w:p>
        </w:tc>
        <w:tc>
          <w:tcPr>
            <w:tcW w:w="1722" w:type="dxa"/>
            <w:noWrap/>
            <w:hideMark/>
          </w:tcPr>
          <w:p w14:paraId="79BA9A4E" w14:textId="77777777" w:rsidR="00ED46C7" w:rsidRPr="00ED46C7" w:rsidRDefault="00ED46C7" w:rsidP="00BC4D3B">
            <w:pPr>
              <w:rPr>
                <w:sz w:val="22"/>
                <w:szCs w:val="22"/>
              </w:rPr>
            </w:pPr>
          </w:p>
        </w:tc>
        <w:tc>
          <w:tcPr>
            <w:tcW w:w="1404" w:type="dxa"/>
            <w:noWrap/>
            <w:hideMark/>
          </w:tcPr>
          <w:p w14:paraId="06BE8E04"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1D4A5BBB" w14:textId="77777777" w:rsidTr="5E2025DC">
        <w:trPr>
          <w:trHeight w:val="290"/>
        </w:trPr>
        <w:tc>
          <w:tcPr>
            <w:tcW w:w="887" w:type="dxa"/>
            <w:noWrap/>
            <w:hideMark/>
          </w:tcPr>
          <w:p w14:paraId="528D2F7B"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2.2.2</w:t>
            </w:r>
          </w:p>
        </w:tc>
        <w:tc>
          <w:tcPr>
            <w:tcW w:w="2104" w:type="dxa"/>
            <w:noWrap/>
            <w:hideMark/>
          </w:tcPr>
          <w:p w14:paraId="0D635D2D"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37FA3282" w14:textId="77777777" w:rsidR="00ED46C7" w:rsidRPr="00ED46C7" w:rsidRDefault="00ED46C7" w:rsidP="00BC4D3B">
            <w:pPr>
              <w:spacing w:after="0"/>
              <w:rPr>
                <w:rFonts w:eastAsia="Aptos" w:cs="Aptos"/>
                <w:color w:val="000000" w:themeColor="text1"/>
                <w:sz w:val="22"/>
                <w:szCs w:val="22"/>
                <w:lang w:val="fr-BE"/>
              </w:rPr>
            </w:pPr>
          </w:p>
        </w:tc>
        <w:tc>
          <w:tcPr>
            <w:tcW w:w="2035" w:type="dxa"/>
            <w:noWrap/>
            <w:hideMark/>
          </w:tcPr>
          <w:p w14:paraId="147070AF" w14:textId="77777777" w:rsidR="00ED46C7" w:rsidRPr="00ED46C7" w:rsidRDefault="00ED46C7" w:rsidP="00BC4D3B">
            <w:pPr>
              <w:spacing w:after="0"/>
              <w:rPr>
                <w:rFonts w:eastAsia="Aptos" w:cs="Aptos"/>
                <w:color w:val="000000" w:themeColor="text1"/>
                <w:sz w:val="22"/>
                <w:szCs w:val="22"/>
                <w:lang w:val="fr-BE"/>
              </w:rPr>
            </w:pPr>
          </w:p>
        </w:tc>
        <w:tc>
          <w:tcPr>
            <w:tcW w:w="2271" w:type="dxa"/>
            <w:noWrap/>
            <w:hideMark/>
          </w:tcPr>
          <w:p w14:paraId="389F99AE" w14:textId="77777777" w:rsidR="00ED46C7" w:rsidRPr="00ED46C7" w:rsidRDefault="00ED46C7" w:rsidP="00BC4D3B">
            <w:pPr>
              <w:spacing w:after="0"/>
              <w:rPr>
                <w:rFonts w:eastAsia="Aptos" w:cs="Aptos"/>
                <w:color w:val="000000" w:themeColor="text1"/>
                <w:sz w:val="22"/>
                <w:szCs w:val="22"/>
                <w:lang w:val="fr-BE"/>
              </w:rPr>
            </w:pPr>
          </w:p>
        </w:tc>
        <w:tc>
          <w:tcPr>
            <w:tcW w:w="1722" w:type="dxa"/>
            <w:noWrap/>
            <w:hideMark/>
          </w:tcPr>
          <w:p w14:paraId="5DD77336" w14:textId="77777777" w:rsidR="00ED46C7" w:rsidRPr="00ED46C7" w:rsidRDefault="00ED46C7" w:rsidP="00BC4D3B">
            <w:pPr>
              <w:rPr>
                <w:sz w:val="22"/>
                <w:szCs w:val="22"/>
              </w:rPr>
            </w:pPr>
          </w:p>
        </w:tc>
        <w:tc>
          <w:tcPr>
            <w:tcW w:w="1404" w:type="dxa"/>
            <w:noWrap/>
            <w:hideMark/>
          </w:tcPr>
          <w:p w14:paraId="2D6BD801"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1B7B21F4" w14:textId="77777777" w:rsidTr="5E2025DC">
        <w:trPr>
          <w:trHeight w:val="290"/>
        </w:trPr>
        <w:tc>
          <w:tcPr>
            <w:tcW w:w="887" w:type="dxa"/>
            <w:noWrap/>
            <w:hideMark/>
          </w:tcPr>
          <w:p w14:paraId="48ADE5B5"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2.2.3</w:t>
            </w:r>
          </w:p>
        </w:tc>
        <w:tc>
          <w:tcPr>
            <w:tcW w:w="2104" w:type="dxa"/>
            <w:noWrap/>
            <w:hideMark/>
          </w:tcPr>
          <w:p w14:paraId="52522340"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341F2791" w14:textId="77777777" w:rsidR="00ED46C7" w:rsidRPr="00ED46C7" w:rsidRDefault="00ED46C7" w:rsidP="00BC4D3B">
            <w:pPr>
              <w:spacing w:after="0"/>
              <w:rPr>
                <w:rFonts w:eastAsia="Aptos" w:cs="Aptos"/>
                <w:color w:val="000000" w:themeColor="text1"/>
                <w:sz w:val="22"/>
                <w:szCs w:val="22"/>
                <w:lang w:val="fr-BE"/>
              </w:rPr>
            </w:pPr>
          </w:p>
        </w:tc>
        <w:tc>
          <w:tcPr>
            <w:tcW w:w="2035" w:type="dxa"/>
            <w:noWrap/>
            <w:hideMark/>
          </w:tcPr>
          <w:p w14:paraId="2A3DACEF" w14:textId="77777777" w:rsidR="00ED46C7" w:rsidRPr="00ED46C7" w:rsidRDefault="00ED46C7" w:rsidP="00BC4D3B">
            <w:pPr>
              <w:spacing w:after="0"/>
              <w:rPr>
                <w:rFonts w:eastAsia="Aptos" w:cs="Aptos"/>
                <w:color w:val="000000" w:themeColor="text1"/>
                <w:sz w:val="22"/>
                <w:szCs w:val="22"/>
                <w:lang w:val="fr-BE"/>
              </w:rPr>
            </w:pPr>
          </w:p>
        </w:tc>
        <w:tc>
          <w:tcPr>
            <w:tcW w:w="2271" w:type="dxa"/>
            <w:noWrap/>
            <w:hideMark/>
          </w:tcPr>
          <w:p w14:paraId="1B201CB3" w14:textId="77777777" w:rsidR="00ED46C7" w:rsidRPr="00ED46C7" w:rsidRDefault="00ED46C7" w:rsidP="00BC4D3B">
            <w:pPr>
              <w:spacing w:after="0"/>
              <w:rPr>
                <w:rFonts w:eastAsia="Aptos" w:cs="Aptos"/>
                <w:color w:val="000000" w:themeColor="text1"/>
                <w:sz w:val="22"/>
                <w:szCs w:val="22"/>
                <w:lang w:val="fr-BE"/>
              </w:rPr>
            </w:pPr>
          </w:p>
        </w:tc>
        <w:tc>
          <w:tcPr>
            <w:tcW w:w="1722" w:type="dxa"/>
            <w:noWrap/>
            <w:hideMark/>
          </w:tcPr>
          <w:p w14:paraId="39F9CAA1" w14:textId="77777777" w:rsidR="00ED46C7" w:rsidRPr="00ED46C7" w:rsidRDefault="00ED46C7" w:rsidP="00BC4D3B">
            <w:pPr>
              <w:rPr>
                <w:sz w:val="22"/>
                <w:szCs w:val="22"/>
              </w:rPr>
            </w:pPr>
          </w:p>
        </w:tc>
        <w:tc>
          <w:tcPr>
            <w:tcW w:w="1404" w:type="dxa"/>
            <w:noWrap/>
            <w:hideMark/>
          </w:tcPr>
          <w:p w14:paraId="3EDF66E5"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2AAEC899" w14:textId="77777777" w:rsidTr="5E2025DC">
        <w:trPr>
          <w:trHeight w:val="290"/>
        </w:trPr>
        <w:tc>
          <w:tcPr>
            <w:tcW w:w="887" w:type="dxa"/>
            <w:noWrap/>
          </w:tcPr>
          <w:p w14:paraId="5DD26169"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2.2.4</w:t>
            </w:r>
          </w:p>
        </w:tc>
        <w:tc>
          <w:tcPr>
            <w:tcW w:w="2104" w:type="dxa"/>
            <w:noWrap/>
          </w:tcPr>
          <w:p w14:paraId="6AEFD5D4"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0DEB1A4F" w14:textId="77777777" w:rsidR="00ED46C7" w:rsidRPr="00ED46C7" w:rsidRDefault="00ED46C7" w:rsidP="00BC4D3B">
            <w:pPr>
              <w:spacing w:after="0"/>
              <w:rPr>
                <w:rFonts w:eastAsia="Aptos" w:cs="Aptos"/>
                <w:color w:val="000000" w:themeColor="text1"/>
                <w:sz w:val="22"/>
                <w:szCs w:val="22"/>
                <w:lang w:val="fr-BE"/>
              </w:rPr>
            </w:pPr>
          </w:p>
        </w:tc>
        <w:tc>
          <w:tcPr>
            <w:tcW w:w="2035" w:type="dxa"/>
            <w:noWrap/>
          </w:tcPr>
          <w:p w14:paraId="0F5CF895"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7CB92239" w14:textId="77777777" w:rsidR="00ED46C7" w:rsidRPr="00ED46C7" w:rsidRDefault="00ED46C7" w:rsidP="00BC4D3B">
            <w:pPr>
              <w:spacing w:after="0"/>
              <w:rPr>
                <w:rFonts w:eastAsia="Aptos" w:cs="Aptos"/>
                <w:color w:val="000000" w:themeColor="text1"/>
                <w:sz w:val="22"/>
                <w:szCs w:val="22"/>
                <w:lang w:val="fr-BE"/>
              </w:rPr>
            </w:pPr>
          </w:p>
        </w:tc>
        <w:tc>
          <w:tcPr>
            <w:tcW w:w="1722" w:type="dxa"/>
            <w:noWrap/>
          </w:tcPr>
          <w:p w14:paraId="6562EA74" w14:textId="77777777" w:rsidR="00ED46C7" w:rsidRPr="00ED46C7" w:rsidRDefault="00ED46C7" w:rsidP="00BC4D3B">
            <w:pPr>
              <w:rPr>
                <w:sz w:val="22"/>
                <w:szCs w:val="22"/>
              </w:rPr>
            </w:pPr>
          </w:p>
        </w:tc>
        <w:tc>
          <w:tcPr>
            <w:tcW w:w="1404" w:type="dxa"/>
            <w:noWrap/>
          </w:tcPr>
          <w:p w14:paraId="1EC946D3"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4387E055" w14:textId="77777777" w:rsidTr="5E2025DC">
        <w:trPr>
          <w:trHeight w:val="290"/>
        </w:trPr>
        <w:tc>
          <w:tcPr>
            <w:tcW w:w="887" w:type="dxa"/>
            <w:noWrap/>
          </w:tcPr>
          <w:p w14:paraId="0E52550D"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2.2.5</w:t>
            </w:r>
          </w:p>
        </w:tc>
        <w:tc>
          <w:tcPr>
            <w:tcW w:w="2104" w:type="dxa"/>
            <w:noWrap/>
          </w:tcPr>
          <w:p w14:paraId="0795816F"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0D932B29" w14:textId="77777777" w:rsidR="00ED46C7" w:rsidRPr="00ED46C7" w:rsidRDefault="00ED46C7" w:rsidP="00BC4D3B">
            <w:pPr>
              <w:spacing w:after="0"/>
              <w:rPr>
                <w:rFonts w:eastAsia="Aptos" w:cs="Aptos"/>
                <w:color w:val="000000" w:themeColor="text1"/>
                <w:sz w:val="22"/>
                <w:szCs w:val="22"/>
                <w:lang w:val="fr-BE"/>
              </w:rPr>
            </w:pPr>
          </w:p>
        </w:tc>
        <w:tc>
          <w:tcPr>
            <w:tcW w:w="2035" w:type="dxa"/>
            <w:noWrap/>
          </w:tcPr>
          <w:p w14:paraId="61EB8156"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22CD97FC" w14:textId="77777777" w:rsidR="00ED46C7" w:rsidRPr="00ED46C7" w:rsidRDefault="00ED46C7" w:rsidP="00BC4D3B">
            <w:pPr>
              <w:spacing w:after="0"/>
              <w:rPr>
                <w:rFonts w:eastAsia="Aptos" w:cs="Aptos"/>
                <w:color w:val="000000" w:themeColor="text1"/>
                <w:sz w:val="22"/>
                <w:szCs w:val="22"/>
                <w:lang w:val="fr-BE"/>
              </w:rPr>
            </w:pPr>
          </w:p>
        </w:tc>
        <w:tc>
          <w:tcPr>
            <w:tcW w:w="1722" w:type="dxa"/>
            <w:noWrap/>
          </w:tcPr>
          <w:p w14:paraId="444C6CEC" w14:textId="77777777" w:rsidR="00ED46C7" w:rsidRPr="00ED46C7" w:rsidRDefault="00ED46C7" w:rsidP="00BC4D3B">
            <w:pPr>
              <w:rPr>
                <w:sz w:val="22"/>
                <w:szCs w:val="22"/>
              </w:rPr>
            </w:pPr>
          </w:p>
        </w:tc>
        <w:tc>
          <w:tcPr>
            <w:tcW w:w="1404" w:type="dxa"/>
            <w:noWrap/>
          </w:tcPr>
          <w:p w14:paraId="42FB736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485E7281" w14:textId="77777777" w:rsidTr="5E2025DC">
        <w:trPr>
          <w:trHeight w:val="290"/>
        </w:trPr>
        <w:tc>
          <w:tcPr>
            <w:tcW w:w="887" w:type="dxa"/>
            <w:noWrap/>
          </w:tcPr>
          <w:p w14:paraId="4EB5FE83"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2.2.6</w:t>
            </w:r>
          </w:p>
        </w:tc>
        <w:tc>
          <w:tcPr>
            <w:tcW w:w="2104" w:type="dxa"/>
            <w:noWrap/>
          </w:tcPr>
          <w:p w14:paraId="36F1B511"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71BC1FF8" w14:textId="77777777" w:rsidR="00ED46C7" w:rsidRPr="00ED46C7" w:rsidRDefault="00ED46C7" w:rsidP="00BC4D3B">
            <w:pPr>
              <w:spacing w:after="0"/>
              <w:rPr>
                <w:rFonts w:eastAsia="Aptos" w:cs="Aptos"/>
                <w:color w:val="000000" w:themeColor="text1"/>
                <w:sz w:val="22"/>
                <w:szCs w:val="22"/>
                <w:lang w:val="fr-BE"/>
              </w:rPr>
            </w:pPr>
          </w:p>
        </w:tc>
        <w:tc>
          <w:tcPr>
            <w:tcW w:w="2035" w:type="dxa"/>
            <w:noWrap/>
          </w:tcPr>
          <w:p w14:paraId="59236248"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3D7E414B" w14:textId="77777777" w:rsidR="00ED46C7" w:rsidRPr="00ED46C7" w:rsidRDefault="00ED46C7" w:rsidP="00BC4D3B">
            <w:pPr>
              <w:spacing w:after="0"/>
              <w:rPr>
                <w:rFonts w:eastAsia="Aptos" w:cs="Aptos"/>
                <w:color w:val="000000" w:themeColor="text1"/>
                <w:sz w:val="22"/>
                <w:szCs w:val="22"/>
                <w:lang w:val="fr-BE"/>
              </w:rPr>
            </w:pPr>
          </w:p>
        </w:tc>
        <w:tc>
          <w:tcPr>
            <w:tcW w:w="1722" w:type="dxa"/>
            <w:noWrap/>
          </w:tcPr>
          <w:p w14:paraId="2F9BAB9F" w14:textId="77777777" w:rsidR="00ED46C7" w:rsidRPr="00ED46C7" w:rsidRDefault="00ED46C7" w:rsidP="00BC4D3B">
            <w:pPr>
              <w:rPr>
                <w:sz w:val="22"/>
                <w:szCs w:val="22"/>
              </w:rPr>
            </w:pPr>
          </w:p>
        </w:tc>
        <w:tc>
          <w:tcPr>
            <w:tcW w:w="1404" w:type="dxa"/>
            <w:noWrap/>
          </w:tcPr>
          <w:p w14:paraId="0213B048"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6537AC42" w14:textId="77777777" w:rsidTr="5E2025DC">
        <w:trPr>
          <w:trHeight w:val="290"/>
        </w:trPr>
        <w:tc>
          <w:tcPr>
            <w:tcW w:w="887" w:type="dxa"/>
            <w:noWrap/>
          </w:tcPr>
          <w:p w14:paraId="6A5B891E"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2.2.8</w:t>
            </w:r>
          </w:p>
        </w:tc>
        <w:tc>
          <w:tcPr>
            <w:tcW w:w="2104" w:type="dxa"/>
            <w:noWrap/>
          </w:tcPr>
          <w:p w14:paraId="54A834F7" w14:textId="77777777" w:rsidR="00ED46C7" w:rsidRPr="00ED46C7" w:rsidRDefault="00ED46C7" w:rsidP="00BC4D3B">
            <w:pPr>
              <w:spacing w:after="0" w:line="240" w:lineRule="auto"/>
              <w:rPr>
                <w:rFonts w:eastAsia="Times New Roman" w:cs="Times New Roman"/>
                <w:kern w:val="0"/>
                <w:sz w:val="22"/>
                <w:szCs w:val="22"/>
                <w:lang w:val="fr-FR"/>
                <w14:ligatures w14:val="none"/>
              </w:rPr>
            </w:pPr>
          </w:p>
          <w:p w14:paraId="5404C53D" w14:textId="77777777" w:rsidR="00ED46C7" w:rsidRPr="00ED46C7" w:rsidRDefault="00ED46C7" w:rsidP="00BC4D3B">
            <w:pPr>
              <w:spacing w:after="0" w:line="240" w:lineRule="auto"/>
              <w:rPr>
                <w:rFonts w:eastAsia="Times New Roman" w:cs="Times New Roman"/>
                <w:kern w:val="0"/>
                <w:sz w:val="22"/>
                <w:szCs w:val="22"/>
                <w:lang w:val="fr-FR"/>
                <w14:ligatures w14:val="none"/>
              </w:rPr>
            </w:pPr>
          </w:p>
          <w:p w14:paraId="560FA95F" w14:textId="77777777" w:rsidR="00ED46C7" w:rsidRPr="00ED46C7" w:rsidRDefault="00ED46C7" w:rsidP="00BC4D3B">
            <w:pPr>
              <w:spacing w:after="0" w:line="240" w:lineRule="auto"/>
              <w:rPr>
                <w:rFonts w:eastAsia="Times New Roman" w:cs="Times New Roman"/>
                <w:kern w:val="0"/>
                <w:sz w:val="22"/>
                <w:szCs w:val="22"/>
                <w:lang w:val="fr-FR"/>
                <w14:ligatures w14:val="none"/>
              </w:rPr>
            </w:pPr>
          </w:p>
          <w:p w14:paraId="31E19726" w14:textId="77777777" w:rsidR="00ED46C7" w:rsidRPr="00ED46C7" w:rsidRDefault="00ED46C7" w:rsidP="00BC4D3B">
            <w:pPr>
              <w:spacing w:after="0" w:line="240" w:lineRule="auto"/>
              <w:rPr>
                <w:rFonts w:eastAsia="Times New Roman" w:cs="Times New Roman"/>
                <w:kern w:val="0"/>
                <w:sz w:val="22"/>
                <w:szCs w:val="22"/>
                <w:lang w:val="fr-FR"/>
                <w14:ligatures w14:val="none"/>
              </w:rPr>
            </w:pPr>
          </w:p>
          <w:p w14:paraId="36706D63"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12214DFA" w14:textId="77777777" w:rsidR="00ED46C7" w:rsidRPr="00ED46C7" w:rsidRDefault="00ED46C7" w:rsidP="00BC4D3B">
            <w:pPr>
              <w:spacing w:after="0"/>
              <w:rPr>
                <w:rFonts w:eastAsia="Aptos" w:cs="Aptos"/>
                <w:color w:val="000000" w:themeColor="text1"/>
                <w:sz w:val="22"/>
                <w:szCs w:val="22"/>
                <w:lang w:val="fr-BE"/>
              </w:rPr>
            </w:pPr>
          </w:p>
        </w:tc>
        <w:tc>
          <w:tcPr>
            <w:tcW w:w="2035" w:type="dxa"/>
            <w:noWrap/>
          </w:tcPr>
          <w:p w14:paraId="22B92F96" w14:textId="77777777" w:rsidR="00ED46C7" w:rsidRPr="00ED46C7" w:rsidRDefault="00ED46C7" w:rsidP="00BC4D3B">
            <w:pPr>
              <w:spacing w:after="0"/>
              <w:rPr>
                <w:rFonts w:eastAsia="Aptos" w:cs="Aptos"/>
                <w:color w:val="000000" w:themeColor="text1"/>
                <w:sz w:val="22"/>
                <w:szCs w:val="22"/>
                <w:lang w:val="fr-BE"/>
              </w:rPr>
            </w:pPr>
          </w:p>
        </w:tc>
        <w:tc>
          <w:tcPr>
            <w:tcW w:w="2271" w:type="dxa"/>
            <w:noWrap/>
          </w:tcPr>
          <w:p w14:paraId="35635713" w14:textId="77777777" w:rsidR="00ED46C7" w:rsidRPr="00ED46C7" w:rsidRDefault="00ED46C7" w:rsidP="00BC4D3B">
            <w:pPr>
              <w:spacing w:after="0"/>
              <w:rPr>
                <w:rFonts w:eastAsia="Aptos" w:cs="Aptos"/>
                <w:color w:val="000000" w:themeColor="text1"/>
                <w:sz w:val="22"/>
                <w:szCs w:val="22"/>
                <w:lang w:val="fr-BE"/>
              </w:rPr>
            </w:pPr>
          </w:p>
        </w:tc>
        <w:tc>
          <w:tcPr>
            <w:tcW w:w="1722" w:type="dxa"/>
            <w:noWrap/>
          </w:tcPr>
          <w:p w14:paraId="3F10359D" w14:textId="77777777" w:rsidR="00ED46C7" w:rsidRPr="00ED46C7" w:rsidRDefault="00ED46C7" w:rsidP="00BC4D3B">
            <w:pPr>
              <w:rPr>
                <w:sz w:val="22"/>
                <w:szCs w:val="22"/>
              </w:rPr>
            </w:pPr>
          </w:p>
        </w:tc>
        <w:tc>
          <w:tcPr>
            <w:tcW w:w="1404" w:type="dxa"/>
            <w:noWrap/>
          </w:tcPr>
          <w:p w14:paraId="6BE5AD56"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6648A4" w14:paraId="66809C13" w14:textId="77777777" w:rsidTr="5E2025DC">
        <w:trPr>
          <w:trHeight w:val="290"/>
        </w:trPr>
        <w:tc>
          <w:tcPr>
            <w:tcW w:w="887" w:type="dxa"/>
            <w:noWrap/>
          </w:tcPr>
          <w:p w14:paraId="23D84F19"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2.2.9</w:t>
            </w:r>
          </w:p>
        </w:tc>
        <w:tc>
          <w:tcPr>
            <w:tcW w:w="2104" w:type="dxa"/>
            <w:noWrap/>
          </w:tcPr>
          <w:p w14:paraId="3C5F33DF" w14:textId="77777777" w:rsidR="00ED46C7" w:rsidRPr="00ED46C7" w:rsidRDefault="00ED46C7" w:rsidP="00BC4D3B">
            <w:pPr>
              <w:spacing w:after="0" w:line="240" w:lineRule="auto"/>
              <w:rPr>
                <w:rFonts w:eastAsia="Times New Roman" w:cs="Times New Roman"/>
                <w:kern w:val="0"/>
                <w:sz w:val="22"/>
                <w:szCs w:val="22"/>
                <w14:ligatures w14:val="none"/>
              </w:rPr>
            </w:pPr>
            <w:r w:rsidRPr="00ED46C7">
              <w:rPr>
                <w:rFonts w:eastAsia="Gill Sans MT" w:cs="Times New Roman"/>
                <w:color w:val="000000" w:themeColor="text1"/>
                <w:sz w:val="22"/>
                <w:szCs w:val="22"/>
              </w:rPr>
              <w:t>Provide orientation to maternity care providers on rapid management of postpartum hemorrhage.</w:t>
            </w:r>
          </w:p>
        </w:tc>
        <w:tc>
          <w:tcPr>
            <w:tcW w:w="3840" w:type="dxa"/>
            <w:noWrap/>
          </w:tcPr>
          <w:p w14:paraId="2B55B7EC"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color w:val="000000" w:themeColor="text1"/>
                <w:sz w:val="22"/>
                <w:szCs w:val="22"/>
                <w:lang w:val="fr-FR"/>
              </w:rPr>
              <w:t>Au cours du mois de mai 2026, EpiC a appuyé l’organisation de sessions de renforcement des capacités de 61 prestataires de santé, dont 39 femmes, issus de 4 Hôpitaux Généraux de Référence (HGR) et de 40 établissements de soins de santé (ESS), sur la prise en charge de l’hémorragie du post-partum (HPP) selon l’approche E-MOTIVE, ainsi que sur la prise en charge de la pré-éclampsie sévère et de l’éclampsie.</w:t>
            </w:r>
          </w:p>
          <w:p w14:paraId="127D9E45"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color w:val="000000" w:themeColor="text1"/>
                <w:sz w:val="22"/>
                <w:szCs w:val="22"/>
                <w:lang w:val="fr-FR"/>
              </w:rPr>
              <w:t xml:space="preserve">Ces formations, d’une durée de trois jours chacune, ont été organisées dans la salle de Caritas pour les participants de la Zone de Santé (ZS) de </w:t>
            </w:r>
            <w:r w:rsidRPr="00ED46C7">
              <w:rPr>
                <w:rFonts w:eastAsia="Gill Sans MT" w:cs="Times New Roman"/>
                <w:b/>
                <w:bCs/>
                <w:color w:val="000000" w:themeColor="text1"/>
                <w:sz w:val="22"/>
                <w:szCs w:val="22"/>
                <w:lang w:val="fr-FR"/>
              </w:rPr>
              <w:t>Diulu,</w:t>
            </w:r>
            <w:r w:rsidRPr="00ED46C7">
              <w:rPr>
                <w:rFonts w:eastAsia="Gill Sans MT" w:cs="Times New Roman"/>
                <w:color w:val="000000" w:themeColor="text1"/>
                <w:sz w:val="22"/>
                <w:szCs w:val="22"/>
                <w:lang w:val="fr-FR"/>
              </w:rPr>
              <w:t xml:space="preserve"> dans la salle Mpokolo Wa Moyo pour les participants des Zones de Santé de </w:t>
            </w:r>
            <w:r w:rsidRPr="00ED46C7">
              <w:rPr>
                <w:rFonts w:eastAsia="Gill Sans MT" w:cs="Times New Roman"/>
                <w:b/>
                <w:bCs/>
                <w:color w:val="000000" w:themeColor="text1"/>
                <w:sz w:val="22"/>
                <w:szCs w:val="22"/>
                <w:lang w:val="fr-FR"/>
              </w:rPr>
              <w:t>Muya</w:t>
            </w:r>
            <w:r w:rsidRPr="00ED46C7">
              <w:rPr>
                <w:rFonts w:eastAsia="Gill Sans MT" w:cs="Times New Roman"/>
                <w:color w:val="000000" w:themeColor="text1"/>
                <w:sz w:val="22"/>
                <w:szCs w:val="22"/>
                <w:lang w:val="fr-FR"/>
              </w:rPr>
              <w:t xml:space="preserve"> et de </w:t>
            </w:r>
            <w:r w:rsidRPr="00ED46C7">
              <w:rPr>
                <w:rFonts w:eastAsia="Gill Sans MT" w:cs="Times New Roman"/>
                <w:b/>
                <w:bCs/>
                <w:color w:val="000000" w:themeColor="text1"/>
                <w:sz w:val="22"/>
                <w:szCs w:val="22"/>
                <w:lang w:val="fr-FR"/>
              </w:rPr>
              <w:t>Lukelenge</w:t>
            </w:r>
            <w:r w:rsidRPr="00ED46C7">
              <w:rPr>
                <w:rFonts w:eastAsia="Gill Sans MT" w:cs="Times New Roman"/>
                <w:color w:val="000000" w:themeColor="text1"/>
                <w:sz w:val="22"/>
                <w:szCs w:val="22"/>
                <w:lang w:val="fr-FR"/>
              </w:rPr>
              <w:t xml:space="preserve">, ainsi que dans la salle de réunion de la Zone de Santé de </w:t>
            </w:r>
            <w:r w:rsidRPr="00ED46C7">
              <w:rPr>
                <w:rFonts w:eastAsia="Gill Sans MT" w:cs="Times New Roman"/>
                <w:b/>
                <w:bCs/>
                <w:color w:val="000000" w:themeColor="text1"/>
                <w:sz w:val="22"/>
                <w:szCs w:val="22"/>
                <w:lang w:val="fr-FR"/>
              </w:rPr>
              <w:t>Mukumbi</w:t>
            </w:r>
            <w:r w:rsidRPr="00ED46C7">
              <w:rPr>
                <w:rFonts w:eastAsia="Gill Sans MT" w:cs="Times New Roman"/>
                <w:color w:val="000000" w:themeColor="text1"/>
                <w:sz w:val="22"/>
                <w:szCs w:val="22"/>
                <w:lang w:val="fr-FR"/>
              </w:rPr>
              <w:t xml:space="preserve"> pour les participants de cette zone. Elles ont été facilitées par </w:t>
            </w:r>
            <w:r w:rsidRPr="00ED46C7">
              <w:rPr>
                <w:rFonts w:eastAsia="Gill Sans MT" w:cs="Times New Roman"/>
                <w:b/>
                <w:bCs/>
                <w:color w:val="000000" w:themeColor="text1"/>
                <w:sz w:val="22"/>
                <w:szCs w:val="22"/>
                <w:lang w:val="fr-FR"/>
              </w:rPr>
              <w:t xml:space="preserve">quatre </w:t>
            </w:r>
            <w:r w:rsidRPr="00ED46C7">
              <w:rPr>
                <w:rFonts w:eastAsia="Gill Sans MT" w:cs="Times New Roman"/>
                <w:color w:val="000000" w:themeColor="text1"/>
                <w:sz w:val="22"/>
                <w:szCs w:val="22"/>
                <w:lang w:val="fr-FR"/>
              </w:rPr>
              <w:t>formateurs provinciaux, dont deux femmes.</w:t>
            </w:r>
          </w:p>
          <w:p w14:paraId="782D861E"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b/>
                <w:bCs/>
                <w:color w:val="000000" w:themeColor="text1"/>
                <w:sz w:val="22"/>
                <w:szCs w:val="22"/>
                <w:lang w:val="fr"/>
              </w:rPr>
              <w:t>Participation</w:t>
            </w:r>
          </w:p>
          <w:p w14:paraId="057F30ED"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color w:val="000000" w:themeColor="text1"/>
                <w:sz w:val="22"/>
                <w:szCs w:val="22"/>
                <w:lang w:val="fr"/>
              </w:rPr>
              <w:t>Les formations ont réuni des prestataires provenant de quatre Zones de Santé, selon la répartition suivante :</w:t>
            </w:r>
          </w:p>
          <w:p w14:paraId="7B84A9AB" w14:textId="77777777" w:rsidR="00ED46C7" w:rsidRPr="00ED46C7" w:rsidRDefault="00ED46C7" w:rsidP="00ED46C7">
            <w:pPr>
              <w:pStyle w:val="ListParagraph"/>
              <w:numPr>
                <w:ilvl w:val="0"/>
                <w:numId w:val="30"/>
              </w:numPr>
              <w:spacing w:line="276" w:lineRule="auto"/>
              <w:rPr>
                <w:rFonts w:eastAsia="Gill Sans MT" w:cs="Times New Roman"/>
                <w:color w:val="000000" w:themeColor="text1"/>
                <w:sz w:val="22"/>
                <w:szCs w:val="22"/>
              </w:rPr>
            </w:pPr>
            <w:r w:rsidRPr="00ED46C7">
              <w:rPr>
                <w:rFonts w:eastAsia="Gill Sans MT" w:cs="Times New Roman"/>
                <w:b/>
                <w:bCs/>
                <w:color w:val="000000" w:themeColor="text1"/>
                <w:sz w:val="22"/>
                <w:szCs w:val="22"/>
                <w:lang w:val="fr"/>
              </w:rPr>
              <w:t>Zone de Santé de Mukumbi :</w:t>
            </w:r>
            <w:r w:rsidRPr="00ED46C7">
              <w:rPr>
                <w:rFonts w:eastAsia="Gill Sans MT" w:cs="Times New Roman"/>
                <w:color w:val="000000" w:themeColor="text1"/>
                <w:sz w:val="22"/>
                <w:szCs w:val="22"/>
                <w:lang w:val="fr"/>
              </w:rPr>
              <w:t xml:space="preserve"> 17 participants, dont 3 femmes, comprenant 3 médecins et 14 infirmiers. Parmi eux, 4 provenaient des structures hospitalières de référence (HGR de Mukumbi, Centre Hospitalier de Mukumbi et Hôpital Général Secondaire de Tshilunde). </w:t>
            </w:r>
            <w:r w:rsidRPr="00ED46C7">
              <w:rPr>
                <w:rFonts w:eastAsia="Gill Sans MT" w:cs="Times New Roman"/>
                <w:color w:val="000000" w:themeColor="text1"/>
                <w:sz w:val="22"/>
                <w:szCs w:val="22"/>
              </w:rPr>
              <w:t>Les participants étaient issus de 10 établissements de santé.</w:t>
            </w:r>
          </w:p>
          <w:p w14:paraId="2B6E0074" w14:textId="77777777" w:rsidR="00ED46C7" w:rsidRPr="00ED46C7" w:rsidRDefault="00ED46C7" w:rsidP="00ED46C7">
            <w:pPr>
              <w:pStyle w:val="ListParagraph"/>
              <w:numPr>
                <w:ilvl w:val="0"/>
                <w:numId w:val="30"/>
              </w:numPr>
              <w:spacing w:line="276" w:lineRule="auto"/>
              <w:rPr>
                <w:rFonts w:eastAsia="Gill Sans MT" w:cs="Times New Roman"/>
                <w:color w:val="000000" w:themeColor="text1"/>
                <w:sz w:val="22"/>
                <w:szCs w:val="22"/>
                <w:lang w:val="fr"/>
              </w:rPr>
            </w:pPr>
            <w:r w:rsidRPr="00ED46C7">
              <w:rPr>
                <w:rFonts w:eastAsia="Gill Sans MT" w:cs="Times New Roman"/>
                <w:b/>
                <w:bCs/>
                <w:color w:val="000000" w:themeColor="text1"/>
                <w:sz w:val="22"/>
                <w:szCs w:val="22"/>
                <w:lang w:val="fr"/>
              </w:rPr>
              <w:t>Zone de Santé de Muya :</w:t>
            </w:r>
            <w:r w:rsidRPr="00ED46C7">
              <w:rPr>
                <w:rFonts w:eastAsia="Gill Sans MT" w:cs="Times New Roman"/>
                <w:color w:val="000000" w:themeColor="text1"/>
                <w:sz w:val="22"/>
                <w:szCs w:val="22"/>
                <w:lang w:val="fr"/>
              </w:rPr>
              <w:t xml:space="preserve"> 16 participants, dont 14 femmes, composés de 3 médecins, 1 sage-femme et 12 infirmiers. Six participants provenaient de l’HGR de Muya, dont un médecin et deux infirmières de maternité.</w:t>
            </w:r>
          </w:p>
          <w:p w14:paraId="36143B62" w14:textId="77777777" w:rsidR="00ED46C7" w:rsidRPr="00ED46C7" w:rsidRDefault="00ED46C7" w:rsidP="00ED46C7">
            <w:pPr>
              <w:pStyle w:val="ListParagraph"/>
              <w:numPr>
                <w:ilvl w:val="0"/>
                <w:numId w:val="30"/>
              </w:numPr>
              <w:spacing w:line="276" w:lineRule="auto"/>
              <w:rPr>
                <w:rFonts w:eastAsia="Gill Sans MT" w:cs="Times New Roman"/>
                <w:color w:val="000000" w:themeColor="text1"/>
                <w:sz w:val="22"/>
                <w:szCs w:val="22"/>
              </w:rPr>
            </w:pPr>
            <w:r w:rsidRPr="00ED46C7">
              <w:rPr>
                <w:rFonts w:eastAsia="Gill Sans MT" w:cs="Times New Roman"/>
                <w:b/>
                <w:bCs/>
                <w:color w:val="000000" w:themeColor="text1"/>
                <w:sz w:val="22"/>
                <w:szCs w:val="22"/>
                <w:lang w:val="fr"/>
              </w:rPr>
              <w:t>Zone de Santé de Diulu :</w:t>
            </w:r>
            <w:r w:rsidRPr="00ED46C7">
              <w:rPr>
                <w:rFonts w:eastAsia="Gill Sans MT" w:cs="Times New Roman"/>
                <w:color w:val="000000" w:themeColor="text1"/>
                <w:sz w:val="22"/>
                <w:szCs w:val="22"/>
                <w:lang w:val="fr"/>
              </w:rPr>
              <w:t xml:space="preserve"> 14 participants, dont 12 femmes, répartis entre 2 médecins, 8 infirmières et 4 sages-femmes. Quatre participants provenaient des structures hospitalières de référence, notamment l’HGR Kayembe et l’Hôpital du Gouvernement. </w:t>
            </w:r>
            <w:r w:rsidRPr="00ED46C7">
              <w:rPr>
                <w:rFonts w:eastAsia="Gill Sans MT" w:cs="Times New Roman"/>
                <w:color w:val="000000" w:themeColor="text1"/>
                <w:sz w:val="22"/>
                <w:szCs w:val="22"/>
              </w:rPr>
              <w:t>Les participants étaient issus de 10 établissements de santé.</w:t>
            </w:r>
          </w:p>
          <w:p w14:paraId="4136DEE4" w14:textId="77777777" w:rsidR="00ED46C7" w:rsidRPr="00ED46C7" w:rsidRDefault="00ED46C7" w:rsidP="00ED46C7">
            <w:pPr>
              <w:pStyle w:val="ListParagraph"/>
              <w:numPr>
                <w:ilvl w:val="0"/>
                <w:numId w:val="30"/>
              </w:numPr>
              <w:spacing w:line="276" w:lineRule="auto"/>
              <w:rPr>
                <w:rFonts w:eastAsia="Gill Sans MT" w:cs="Times New Roman"/>
                <w:color w:val="000000" w:themeColor="text1"/>
                <w:sz w:val="22"/>
                <w:szCs w:val="22"/>
              </w:rPr>
            </w:pPr>
            <w:r w:rsidRPr="00ED46C7">
              <w:rPr>
                <w:rFonts w:eastAsia="Gill Sans MT" w:cs="Times New Roman"/>
                <w:b/>
                <w:bCs/>
                <w:color w:val="000000" w:themeColor="text1"/>
                <w:sz w:val="22"/>
                <w:szCs w:val="22"/>
                <w:lang w:val="fr"/>
              </w:rPr>
              <w:t>Zone de Santé de Lukelenge :</w:t>
            </w:r>
            <w:r w:rsidRPr="00ED46C7">
              <w:rPr>
                <w:rFonts w:eastAsia="Gill Sans MT" w:cs="Times New Roman"/>
                <w:color w:val="000000" w:themeColor="text1"/>
                <w:sz w:val="22"/>
                <w:szCs w:val="22"/>
                <w:lang w:val="fr"/>
              </w:rPr>
              <w:t xml:space="preserve"> 14 participants, dont 10 femmes, comprenant 2 médecins, 11 infirmiers et 1 sage-femme. Quatre participants provenaient de l’HGR Sœurs Franciscaines et de l’Hôpital Valentin Disashi. </w:t>
            </w:r>
            <w:r w:rsidRPr="00ED46C7">
              <w:rPr>
                <w:rFonts w:eastAsia="Gill Sans MT" w:cs="Times New Roman"/>
                <w:color w:val="000000" w:themeColor="text1"/>
                <w:sz w:val="22"/>
                <w:szCs w:val="22"/>
              </w:rPr>
              <w:t>Les participants étaient issus de 10 établissements de santé.</w:t>
            </w:r>
          </w:p>
          <w:p w14:paraId="7111A4D2" w14:textId="77777777" w:rsidR="00ED46C7" w:rsidRPr="00ED46C7" w:rsidRDefault="00ED46C7" w:rsidP="00BC4D3B">
            <w:pPr>
              <w:spacing w:line="276" w:lineRule="auto"/>
              <w:rPr>
                <w:rFonts w:cs="Times New Roman"/>
                <w:sz w:val="22"/>
                <w:szCs w:val="22"/>
              </w:rPr>
            </w:pPr>
            <w:r w:rsidRPr="00ED46C7">
              <w:rPr>
                <w:rFonts w:eastAsia="Gill Sans MT" w:cs="Times New Roman"/>
                <w:b/>
                <w:bCs/>
                <w:color w:val="000000" w:themeColor="text1"/>
                <w:sz w:val="22"/>
                <w:szCs w:val="22"/>
              </w:rPr>
              <w:t>Compétences renforcées</w:t>
            </w:r>
          </w:p>
          <w:p w14:paraId="4CECFDE1"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color w:val="000000" w:themeColor="text1"/>
                <w:sz w:val="22"/>
                <w:szCs w:val="22"/>
                <w:lang w:val="fr"/>
              </w:rPr>
              <w:t>À travers des exposés théoriques, des démonstrations et contre-démonstrations, des jeux de rôle, des simulations sur mannequin ainsi que des séances pratiques sur le terrain, les participants ont renforcé leurs compétences dans les domaines suivants :</w:t>
            </w:r>
          </w:p>
          <w:p w14:paraId="3AD488AA"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b/>
                <w:bCs/>
                <w:color w:val="000000" w:themeColor="text1"/>
                <w:sz w:val="22"/>
                <w:szCs w:val="22"/>
                <w:lang w:val="fr"/>
              </w:rPr>
              <w:t>Prise en charge de l’hémorragie du post-partum (HPP)</w:t>
            </w:r>
          </w:p>
          <w:p w14:paraId="068BB921" w14:textId="77777777" w:rsidR="00ED46C7" w:rsidRPr="00ED46C7" w:rsidRDefault="00ED46C7" w:rsidP="00ED46C7">
            <w:pPr>
              <w:pStyle w:val="ListParagraph"/>
              <w:numPr>
                <w:ilvl w:val="0"/>
                <w:numId w:val="29"/>
              </w:numPr>
              <w:spacing w:line="276" w:lineRule="auto"/>
              <w:rPr>
                <w:rFonts w:eastAsia="Gill Sans MT" w:cs="Times New Roman"/>
                <w:color w:val="000000" w:themeColor="text1"/>
                <w:sz w:val="22"/>
                <w:szCs w:val="22"/>
                <w:lang w:val="fr"/>
              </w:rPr>
            </w:pPr>
            <w:r w:rsidRPr="00ED46C7">
              <w:rPr>
                <w:rFonts w:eastAsia="Gill Sans MT" w:cs="Times New Roman"/>
                <w:color w:val="000000" w:themeColor="text1"/>
                <w:sz w:val="22"/>
                <w:szCs w:val="22"/>
                <w:lang w:val="fr"/>
              </w:rPr>
              <w:t>Application des trois gestes de la Gestion Active de la Troisième Période de l’Accouchement (GATPA) ;</w:t>
            </w:r>
          </w:p>
          <w:p w14:paraId="3949D286" w14:textId="77777777" w:rsidR="00ED46C7" w:rsidRPr="00ED46C7" w:rsidRDefault="00ED46C7" w:rsidP="00ED46C7">
            <w:pPr>
              <w:pStyle w:val="ListParagraph"/>
              <w:numPr>
                <w:ilvl w:val="0"/>
                <w:numId w:val="29"/>
              </w:numPr>
              <w:spacing w:line="276" w:lineRule="auto"/>
              <w:rPr>
                <w:rFonts w:eastAsia="Gill Sans MT" w:cs="Times New Roman"/>
                <w:color w:val="000000" w:themeColor="text1"/>
                <w:sz w:val="22"/>
                <w:szCs w:val="22"/>
              </w:rPr>
            </w:pPr>
            <w:r w:rsidRPr="00ED46C7">
              <w:rPr>
                <w:rFonts w:eastAsia="Gill Sans MT" w:cs="Times New Roman"/>
                <w:color w:val="000000" w:themeColor="text1"/>
                <w:sz w:val="22"/>
                <w:szCs w:val="22"/>
              </w:rPr>
              <w:t>Réalisation du massage utérin ;</w:t>
            </w:r>
          </w:p>
          <w:p w14:paraId="601E269C" w14:textId="77777777" w:rsidR="00ED46C7" w:rsidRPr="00ED46C7" w:rsidRDefault="00ED46C7" w:rsidP="00ED46C7">
            <w:pPr>
              <w:pStyle w:val="ListParagraph"/>
              <w:numPr>
                <w:ilvl w:val="0"/>
                <w:numId w:val="29"/>
              </w:numPr>
              <w:spacing w:line="276" w:lineRule="auto"/>
              <w:rPr>
                <w:rFonts w:eastAsia="Gill Sans MT" w:cs="Times New Roman"/>
                <w:color w:val="000000" w:themeColor="text1"/>
                <w:sz w:val="22"/>
                <w:szCs w:val="22"/>
                <w:lang w:val="fr"/>
              </w:rPr>
            </w:pPr>
            <w:r w:rsidRPr="00ED46C7">
              <w:rPr>
                <w:rFonts w:eastAsia="Gill Sans MT" w:cs="Times New Roman"/>
                <w:color w:val="000000" w:themeColor="text1"/>
                <w:sz w:val="22"/>
                <w:szCs w:val="22"/>
                <w:lang w:val="fr"/>
              </w:rPr>
              <w:t>Compression aortique et compression bimanuelle ;</w:t>
            </w:r>
          </w:p>
          <w:p w14:paraId="7FBC16E5" w14:textId="77777777" w:rsidR="00ED46C7" w:rsidRPr="00ED46C7" w:rsidRDefault="00ED46C7" w:rsidP="00ED46C7">
            <w:pPr>
              <w:pStyle w:val="ListParagraph"/>
              <w:numPr>
                <w:ilvl w:val="0"/>
                <w:numId w:val="29"/>
              </w:numPr>
              <w:spacing w:line="276" w:lineRule="auto"/>
              <w:rPr>
                <w:rFonts w:eastAsia="Gill Sans MT" w:cs="Times New Roman"/>
                <w:color w:val="000000" w:themeColor="text1"/>
                <w:sz w:val="22"/>
                <w:szCs w:val="22"/>
              </w:rPr>
            </w:pPr>
            <w:r w:rsidRPr="00ED46C7">
              <w:rPr>
                <w:rFonts w:eastAsia="Gill Sans MT" w:cs="Times New Roman"/>
                <w:color w:val="000000" w:themeColor="text1"/>
                <w:sz w:val="22"/>
                <w:szCs w:val="22"/>
              </w:rPr>
              <w:t>Délivrance artificielle du placenta ;</w:t>
            </w:r>
          </w:p>
          <w:p w14:paraId="6DC7426E" w14:textId="77777777" w:rsidR="00ED46C7" w:rsidRPr="00ED46C7" w:rsidRDefault="00ED46C7" w:rsidP="00ED46C7">
            <w:pPr>
              <w:pStyle w:val="ListParagraph"/>
              <w:numPr>
                <w:ilvl w:val="0"/>
                <w:numId w:val="29"/>
              </w:numPr>
              <w:spacing w:line="276" w:lineRule="auto"/>
              <w:rPr>
                <w:rFonts w:eastAsia="Gill Sans MT" w:cs="Times New Roman"/>
                <w:color w:val="000000" w:themeColor="text1"/>
                <w:sz w:val="22"/>
                <w:szCs w:val="22"/>
              </w:rPr>
            </w:pPr>
            <w:r w:rsidRPr="00ED46C7">
              <w:rPr>
                <w:rFonts w:eastAsia="Gill Sans MT" w:cs="Times New Roman"/>
                <w:color w:val="000000" w:themeColor="text1"/>
                <w:sz w:val="22"/>
                <w:szCs w:val="22"/>
              </w:rPr>
              <w:t>Révision utérine ;</w:t>
            </w:r>
          </w:p>
          <w:p w14:paraId="104C5DE4" w14:textId="77777777" w:rsidR="00ED46C7" w:rsidRPr="00ED46C7" w:rsidRDefault="00ED46C7" w:rsidP="00ED46C7">
            <w:pPr>
              <w:pStyle w:val="ListParagraph"/>
              <w:numPr>
                <w:ilvl w:val="0"/>
                <w:numId w:val="29"/>
              </w:numPr>
              <w:spacing w:line="276" w:lineRule="auto"/>
              <w:rPr>
                <w:rFonts w:eastAsia="Gill Sans MT" w:cs="Times New Roman"/>
                <w:color w:val="000000" w:themeColor="text1"/>
                <w:sz w:val="22"/>
                <w:szCs w:val="22"/>
              </w:rPr>
            </w:pPr>
            <w:r w:rsidRPr="00ED46C7">
              <w:rPr>
                <w:rFonts w:eastAsia="Gill Sans MT" w:cs="Times New Roman"/>
                <w:color w:val="000000" w:themeColor="text1"/>
                <w:sz w:val="22"/>
                <w:szCs w:val="22"/>
              </w:rPr>
              <w:t>Réparation des parties molles ;</w:t>
            </w:r>
          </w:p>
          <w:p w14:paraId="5CBAA4E8" w14:textId="77777777" w:rsidR="00ED46C7" w:rsidRPr="00ED46C7" w:rsidRDefault="00ED46C7" w:rsidP="00ED46C7">
            <w:pPr>
              <w:pStyle w:val="ListParagraph"/>
              <w:numPr>
                <w:ilvl w:val="0"/>
                <w:numId w:val="29"/>
              </w:numPr>
              <w:spacing w:line="276" w:lineRule="auto"/>
              <w:rPr>
                <w:rFonts w:eastAsia="Gill Sans MT" w:cs="Times New Roman"/>
                <w:color w:val="000000" w:themeColor="text1"/>
                <w:sz w:val="22"/>
                <w:szCs w:val="22"/>
                <w:lang w:val="fr"/>
              </w:rPr>
            </w:pPr>
            <w:r w:rsidRPr="00ED46C7">
              <w:rPr>
                <w:rFonts w:eastAsia="Gill Sans MT" w:cs="Times New Roman"/>
                <w:color w:val="000000" w:themeColor="text1"/>
                <w:sz w:val="22"/>
                <w:szCs w:val="22"/>
                <w:lang w:val="fr"/>
              </w:rPr>
              <w:t>Utilisation du vêtement antichoc non pneumatique (NASG) ;</w:t>
            </w:r>
          </w:p>
          <w:p w14:paraId="7F553125" w14:textId="77777777" w:rsidR="00ED46C7" w:rsidRPr="00ED46C7" w:rsidRDefault="00ED46C7" w:rsidP="00ED46C7">
            <w:pPr>
              <w:pStyle w:val="ListParagraph"/>
              <w:numPr>
                <w:ilvl w:val="0"/>
                <w:numId w:val="29"/>
              </w:numPr>
              <w:spacing w:line="276" w:lineRule="auto"/>
              <w:rPr>
                <w:rFonts w:eastAsia="Gill Sans MT" w:cs="Times New Roman"/>
                <w:color w:val="000000" w:themeColor="text1"/>
                <w:sz w:val="22"/>
                <w:szCs w:val="22"/>
                <w:lang w:val="fr"/>
              </w:rPr>
            </w:pPr>
            <w:r w:rsidRPr="00ED46C7">
              <w:rPr>
                <w:rFonts w:eastAsia="Gill Sans MT" w:cs="Times New Roman"/>
                <w:color w:val="000000" w:themeColor="text1"/>
                <w:sz w:val="22"/>
                <w:szCs w:val="22"/>
                <w:lang w:val="fr"/>
              </w:rPr>
              <w:t>Réalisation du test de coagulation au lit du malade.</w:t>
            </w:r>
          </w:p>
          <w:p w14:paraId="024B429E"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b/>
                <w:bCs/>
                <w:color w:val="000000" w:themeColor="text1"/>
                <w:sz w:val="22"/>
                <w:szCs w:val="22"/>
                <w:lang w:val="fr-FR"/>
              </w:rPr>
              <w:t>Prise en charge de la pré-éclampsie sévère et de l’éclampsie</w:t>
            </w:r>
          </w:p>
          <w:p w14:paraId="1C4769B6" w14:textId="77777777" w:rsidR="00ED46C7" w:rsidRPr="00ED46C7" w:rsidRDefault="00ED46C7" w:rsidP="00ED46C7">
            <w:pPr>
              <w:pStyle w:val="ListParagraph"/>
              <w:numPr>
                <w:ilvl w:val="0"/>
                <w:numId w:val="28"/>
              </w:numPr>
              <w:spacing w:line="276" w:lineRule="auto"/>
              <w:rPr>
                <w:rFonts w:eastAsia="Gill Sans MT" w:cs="Times New Roman"/>
                <w:color w:val="000000" w:themeColor="text1"/>
                <w:sz w:val="22"/>
                <w:szCs w:val="22"/>
                <w:lang w:val="fr"/>
              </w:rPr>
            </w:pPr>
            <w:r w:rsidRPr="00ED46C7">
              <w:rPr>
                <w:rFonts w:eastAsia="Gill Sans MT" w:cs="Times New Roman"/>
                <w:color w:val="000000" w:themeColor="text1"/>
                <w:sz w:val="22"/>
                <w:szCs w:val="22"/>
                <w:lang w:val="fr"/>
              </w:rPr>
              <w:t>Mesure correcte de la tension artérielle ;</w:t>
            </w:r>
          </w:p>
          <w:p w14:paraId="7AAF3B70" w14:textId="77777777" w:rsidR="00ED46C7" w:rsidRPr="006648A4" w:rsidRDefault="00ED46C7" w:rsidP="6EC1FF1A">
            <w:pPr>
              <w:pStyle w:val="ListParagraph"/>
              <w:numPr>
                <w:ilvl w:val="0"/>
                <w:numId w:val="28"/>
              </w:numPr>
              <w:spacing w:line="276" w:lineRule="auto"/>
              <w:rPr>
                <w:rFonts w:eastAsia="Gill Sans MT" w:cs="Times New Roman"/>
                <w:color w:val="000000" w:themeColor="text1"/>
                <w:sz w:val="22"/>
                <w:szCs w:val="22"/>
                <w:lang w:val="fr-FR"/>
                <w:rPrChange w:id="24" w:author="Emmanuel Kasigwa" w:date="2026-09-07T15:25:00Z" w16du:dateUtc="2026-09-07T14:25:00Z">
                  <w:rPr>
                    <w:rFonts w:eastAsia="Gill Sans MT" w:cs="Times New Roman"/>
                    <w:color w:val="000000" w:themeColor="text1"/>
                    <w:sz w:val="22"/>
                    <w:szCs w:val="22"/>
                  </w:rPr>
                </w:rPrChange>
              </w:rPr>
            </w:pPr>
            <w:r w:rsidRPr="006648A4">
              <w:rPr>
                <w:rFonts w:eastAsia="Gill Sans MT" w:cs="Times New Roman"/>
                <w:color w:val="000000" w:themeColor="text1"/>
                <w:sz w:val="22"/>
                <w:szCs w:val="22"/>
                <w:lang w:val="fr-FR"/>
                <w:rPrChange w:id="25" w:author="Emmanuel Kasigwa" w:date="2026-09-07T15:25:00Z" w16du:dateUtc="2026-09-07T14:25:00Z">
                  <w:rPr>
                    <w:rFonts w:eastAsia="Gill Sans MT" w:cs="Times New Roman"/>
                    <w:color w:val="000000" w:themeColor="text1"/>
                    <w:sz w:val="22"/>
                    <w:szCs w:val="22"/>
                  </w:rPr>
                </w:rPrChange>
              </w:rPr>
              <w:t>Préparation et administration du sulfate de magnésium (MgSO</w:t>
            </w:r>
            <w:r w:rsidRPr="006648A4">
              <w:rPr>
                <w:rFonts w:eastAsia="Cambria Math" w:cs="Times New Roman"/>
                <w:color w:val="000000" w:themeColor="text1"/>
                <w:sz w:val="22"/>
                <w:szCs w:val="22"/>
                <w:lang w:val="fr-FR"/>
                <w:rPrChange w:id="26" w:author="Emmanuel Kasigwa" w:date="2026-09-07T15:25:00Z" w16du:dateUtc="2026-09-07T14:25:00Z">
                  <w:rPr>
                    <w:rFonts w:eastAsia="Cambria Math" w:cs="Times New Roman"/>
                    <w:color w:val="000000" w:themeColor="text1"/>
                    <w:sz w:val="22"/>
                    <w:szCs w:val="22"/>
                  </w:rPr>
                </w:rPrChange>
              </w:rPr>
              <w:t>₄</w:t>
            </w:r>
            <w:r w:rsidRPr="006648A4">
              <w:rPr>
                <w:rFonts w:eastAsia="Gill Sans MT" w:cs="Times New Roman"/>
                <w:color w:val="000000" w:themeColor="text1"/>
                <w:sz w:val="22"/>
                <w:szCs w:val="22"/>
                <w:lang w:val="fr-FR"/>
                <w:rPrChange w:id="27" w:author="Emmanuel Kasigwa" w:date="2026-09-07T15:25:00Z" w16du:dateUtc="2026-09-07T14:25:00Z">
                  <w:rPr>
                    <w:rFonts w:eastAsia="Gill Sans MT" w:cs="Times New Roman"/>
                    <w:color w:val="000000" w:themeColor="text1"/>
                    <w:sz w:val="22"/>
                    <w:szCs w:val="22"/>
                  </w:rPr>
                </w:rPrChange>
              </w:rPr>
              <w:t>) ;</w:t>
            </w:r>
          </w:p>
          <w:p w14:paraId="2F88441B" w14:textId="77777777" w:rsidR="00ED46C7" w:rsidRPr="00ED46C7" w:rsidRDefault="00ED46C7" w:rsidP="00ED46C7">
            <w:pPr>
              <w:pStyle w:val="ListParagraph"/>
              <w:numPr>
                <w:ilvl w:val="0"/>
                <w:numId w:val="28"/>
              </w:numPr>
              <w:spacing w:line="276" w:lineRule="auto"/>
              <w:rPr>
                <w:rFonts w:eastAsia="Gill Sans MT" w:cs="Times New Roman"/>
                <w:color w:val="000000" w:themeColor="text1"/>
                <w:sz w:val="22"/>
                <w:szCs w:val="22"/>
                <w:lang w:val="fr-FR"/>
              </w:rPr>
            </w:pPr>
            <w:r w:rsidRPr="00ED46C7">
              <w:rPr>
                <w:rFonts w:eastAsia="Gill Sans MT" w:cs="Times New Roman"/>
                <w:color w:val="000000" w:themeColor="text1"/>
                <w:sz w:val="22"/>
                <w:szCs w:val="22"/>
                <w:lang w:val="fr-FR"/>
              </w:rPr>
              <w:t>Surveillance clinique des patientes présentant une pré-éclampsie sévère ou une éclampsie.</w:t>
            </w:r>
          </w:p>
          <w:p w14:paraId="19A98293"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b/>
                <w:bCs/>
                <w:color w:val="000000" w:themeColor="text1"/>
                <w:sz w:val="22"/>
                <w:szCs w:val="22"/>
                <w:lang w:val="fr"/>
              </w:rPr>
              <w:t>Résultats obtenus</w:t>
            </w:r>
          </w:p>
          <w:p w14:paraId="1702EED0"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color w:val="000000" w:themeColor="text1"/>
                <w:sz w:val="22"/>
                <w:szCs w:val="22"/>
                <w:lang w:val="fr"/>
              </w:rPr>
              <w:t>Les évaluations réalisées avant et après la formation montrent une amélioration significative des connaissances théoriques et des compétences pratiques des participants.</w:t>
            </w:r>
          </w:p>
          <w:tbl>
            <w:tblPr>
              <w:tblW w:w="0" w:type="auto"/>
              <w:tblLayout w:type="fixed"/>
              <w:tblLook w:val="04A0" w:firstRow="1" w:lastRow="0" w:firstColumn="1" w:lastColumn="0" w:noHBand="0" w:noVBand="1"/>
            </w:tblPr>
            <w:tblGrid>
              <w:gridCol w:w="345"/>
              <w:gridCol w:w="345"/>
              <w:gridCol w:w="345"/>
              <w:gridCol w:w="345"/>
              <w:gridCol w:w="345"/>
              <w:gridCol w:w="345"/>
              <w:gridCol w:w="1568"/>
            </w:tblGrid>
            <w:tr w:rsidR="00ED46C7" w:rsidRPr="006648A4" w14:paraId="3CD6CFE0" w14:textId="77777777" w:rsidTr="00BC4D3B">
              <w:trPr>
                <w:trHeight w:val="300"/>
              </w:trPr>
              <w:tc>
                <w:tcPr>
                  <w:tcW w:w="345" w:type="dxa"/>
                  <w:tcMar>
                    <w:top w:w="15" w:type="dxa"/>
                    <w:left w:w="15" w:type="dxa"/>
                    <w:bottom w:w="15" w:type="dxa"/>
                    <w:right w:w="15" w:type="dxa"/>
                  </w:tcMar>
                  <w:vAlign w:val="center"/>
                </w:tcPr>
                <w:p w14:paraId="669057E2" w14:textId="77777777" w:rsidR="00ED46C7" w:rsidRPr="00ED46C7" w:rsidRDefault="00ED46C7" w:rsidP="00BC4D3B">
                  <w:pPr>
                    <w:spacing w:line="276" w:lineRule="auto"/>
                    <w:rPr>
                      <w:rFonts w:eastAsia="Gill Sans MT" w:cs="Times New Roman"/>
                      <w:b/>
                      <w:bCs/>
                      <w:sz w:val="22"/>
                      <w:szCs w:val="22"/>
                      <w:lang w:val="fr"/>
                    </w:rPr>
                  </w:pPr>
                  <w:r w:rsidRPr="00ED46C7">
                    <w:rPr>
                      <w:rFonts w:eastAsia="Gill Sans MT" w:cs="Times New Roman"/>
                      <w:b/>
                      <w:bCs/>
                      <w:sz w:val="22"/>
                      <w:szCs w:val="22"/>
                      <w:lang w:val="fr"/>
                    </w:rPr>
                    <w:t>Zone de Santé</w:t>
                  </w:r>
                </w:p>
              </w:tc>
              <w:tc>
                <w:tcPr>
                  <w:tcW w:w="690" w:type="dxa"/>
                  <w:gridSpan w:val="2"/>
                  <w:tcMar>
                    <w:top w:w="15" w:type="dxa"/>
                    <w:left w:w="15" w:type="dxa"/>
                    <w:bottom w:w="15" w:type="dxa"/>
                    <w:right w:w="15" w:type="dxa"/>
                  </w:tcMar>
                  <w:vAlign w:val="center"/>
                </w:tcPr>
                <w:p w14:paraId="4A886D64" w14:textId="77777777" w:rsidR="00ED46C7" w:rsidRPr="00ED46C7" w:rsidRDefault="00ED46C7" w:rsidP="00BC4D3B">
                  <w:pPr>
                    <w:spacing w:line="276" w:lineRule="auto"/>
                    <w:rPr>
                      <w:rFonts w:eastAsia="Gill Sans MT" w:cs="Times New Roman"/>
                      <w:b/>
                      <w:bCs/>
                      <w:sz w:val="22"/>
                      <w:szCs w:val="22"/>
                      <w:lang w:val="fr"/>
                    </w:rPr>
                  </w:pPr>
                  <w:r w:rsidRPr="00ED46C7">
                    <w:rPr>
                      <w:rFonts w:eastAsia="Gill Sans MT" w:cs="Times New Roman"/>
                      <w:b/>
                      <w:bCs/>
                      <w:sz w:val="22"/>
                      <w:szCs w:val="22"/>
                      <w:lang w:val="fr"/>
                    </w:rPr>
                    <w:t>Théorique Pré-test</w:t>
                  </w:r>
                </w:p>
              </w:tc>
              <w:tc>
                <w:tcPr>
                  <w:tcW w:w="345" w:type="dxa"/>
                  <w:tcMar>
                    <w:top w:w="15" w:type="dxa"/>
                    <w:left w:w="15" w:type="dxa"/>
                    <w:bottom w:w="15" w:type="dxa"/>
                    <w:right w:w="15" w:type="dxa"/>
                  </w:tcMar>
                  <w:vAlign w:val="center"/>
                </w:tcPr>
                <w:p w14:paraId="6ED96B91" w14:textId="77777777" w:rsidR="00ED46C7" w:rsidRPr="00ED46C7" w:rsidRDefault="00ED46C7" w:rsidP="00BC4D3B">
                  <w:pPr>
                    <w:spacing w:line="276" w:lineRule="auto"/>
                    <w:rPr>
                      <w:rFonts w:eastAsia="Gill Sans MT" w:cs="Times New Roman"/>
                      <w:b/>
                      <w:bCs/>
                      <w:sz w:val="22"/>
                      <w:szCs w:val="22"/>
                      <w:lang w:val="fr"/>
                    </w:rPr>
                  </w:pPr>
                  <w:r w:rsidRPr="00ED46C7">
                    <w:rPr>
                      <w:rFonts w:eastAsia="Gill Sans MT" w:cs="Times New Roman"/>
                      <w:b/>
                      <w:bCs/>
                      <w:sz w:val="22"/>
                      <w:szCs w:val="22"/>
                      <w:lang w:val="fr"/>
                    </w:rPr>
                    <w:t>Théorique Post-test</w:t>
                  </w:r>
                </w:p>
              </w:tc>
              <w:tc>
                <w:tcPr>
                  <w:tcW w:w="345" w:type="dxa"/>
                  <w:tcMar>
                    <w:top w:w="15" w:type="dxa"/>
                    <w:left w:w="15" w:type="dxa"/>
                    <w:bottom w:w="15" w:type="dxa"/>
                    <w:right w:w="15" w:type="dxa"/>
                  </w:tcMar>
                  <w:vAlign w:val="center"/>
                </w:tcPr>
                <w:p w14:paraId="26009C81" w14:textId="77777777" w:rsidR="00ED46C7" w:rsidRPr="00ED46C7" w:rsidRDefault="00ED46C7" w:rsidP="00BC4D3B">
                  <w:pPr>
                    <w:spacing w:line="276" w:lineRule="auto"/>
                    <w:rPr>
                      <w:rFonts w:eastAsia="Gill Sans MT" w:cs="Times New Roman"/>
                      <w:b/>
                      <w:bCs/>
                      <w:sz w:val="22"/>
                      <w:szCs w:val="22"/>
                      <w:lang w:val="fr"/>
                    </w:rPr>
                  </w:pPr>
                  <w:r w:rsidRPr="00ED46C7">
                    <w:rPr>
                      <w:rFonts w:eastAsia="Gill Sans MT" w:cs="Times New Roman"/>
                      <w:b/>
                      <w:bCs/>
                      <w:sz w:val="22"/>
                      <w:szCs w:val="22"/>
                      <w:lang w:val="fr"/>
                    </w:rPr>
                    <w:t>Pratique Pré-test</w:t>
                  </w:r>
                </w:p>
              </w:tc>
              <w:tc>
                <w:tcPr>
                  <w:tcW w:w="345" w:type="dxa"/>
                  <w:tcMar>
                    <w:top w:w="15" w:type="dxa"/>
                    <w:left w:w="15" w:type="dxa"/>
                    <w:bottom w:w="15" w:type="dxa"/>
                    <w:right w:w="15" w:type="dxa"/>
                  </w:tcMar>
                  <w:vAlign w:val="center"/>
                </w:tcPr>
                <w:p w14:paraId="0080BA0A" w14:textId="77777777" w:rsidR="00ED46C7" w:rsidRPr="00ED46C7" w:rsidRDefault="00ED46C7" w:rsidP="00BC4D3B">
                  <w:pPr>
                    <w:spacing w:line="276" w:lineRule="auto"/>
                    <w:rPr>
                      <w:rFonts w:eastAsia="Gill Sans MT" w:cs="Times New Roman"/>
                      <w:b/>
                      <w:bCs/>
                      <w:sz w:val="22"/>
                      <w:szCs w:val="22"/>
                      <w:lang w:val="fr"/>
                    </w:rPr>
                  </w:pPr>
                  <w:r w:rsidRPr="00ED46C7">
                    <w:rPr>
                      <w:rFonts w:eastAsia="Gill Sans MT" w:cs="Times New Roman"/>
                      <w:b/>
                      <w:bCs/>
                      <w:sz w:val="22"/>
                      <w:szCs w:val="22"/>
                      <w:lang w:val="fr"/>
                    </w:rPr>
                    <w:t>Pratique Post-test</w:t>
                  </w:r>
                </w:p>
              </w:tc>
              <w:tc>
                <w:tcPr>
                  <w:tcW w:w="1568" w:type="dxa"/>
                  <w:tcMar>
                    <w:top w:w="15" w:type="dxa"/>
                    <w:left w:w="15" w:type="dxa"/>
                    <w:bottom w:w="15" w:type="dxa"/>
                    <w:right w:w="15" w:type="dxa"/>
                  </w:tcMar>
                  <w:vAlign w:val="center"/>
                </w:tcPr>
                <w:p w14:paraId="656DB572" w14:textId="77777777" w:rsidR="00ED46C7" w:rsidRPr="00ED46C7" w:rsidRDefault="00ED46C7" w:rsidP="00BC4D3B">
                  <w:pPr>
                    <w:spacing w:line="276" w:lineRule="auto"/>
                    <w:rPr>
                      <w:rFonts w:eastAsia="Gill Sans MT" w:cs="Times New Roman"/>
                      <w:b/>
                      <w:bCs/>
                      <w:sz w:val="22"/>
                      <w:szCs w:val="22"/>
                      <w:lang w:val="fr"/>
                    </w:rPr>
                  </w:pPr>
                </w:p>
              </w:tc>
            </w:tr>
            <w:tr w:rsidR="00ED46C7" w:rsidRPr="006648A4" w14:paraId="6CAE96EB" w14:textId="77777777" w:rsidTr="00BC4D3B">
              <w:trPr>
                <w:trHeight w:val="300"/>
              </w:trPr>
              <w:tc>
                <w:tcPr>
                  <w:tcW w:w="690" w:type="dxa"/>
                  <w:gridSpan w:val="2"/>
                  <w:tcMar>
                    <w:top w:w="15" w:type="dxa"/>
                    <w:left w:w="15" w:type="dxa"/>
                    <w:bottom w:w="15" w:type="dxa"/>
                    <w:right w:w="15" w:type="dxa"/>
                  </w:tcMar>
                  <w:vAlign w:val="center"/>
                </w:tcPr>
                <w:p w14:paraId="17F1942D"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Mukumbi</w:t>
                  </w:r>
                </w:p>
              </w:tc>
              <w:tc>
                <w:tcPr>
                  <w:tcW w:w="345" w:type="dxa"/>
                  <w:tcMar>
                    <w:top w:w="15" w:type="dxa"/>
                    <w:left w:w="15" w:type="dxa"/>
                    <w:bottom w:w="15" w:type="dxa"/>
                    <w:right w:w="15" w:type="dxa"/>
                  </w:tcMar>
                  <w:vAlign w:val="center"/>
                </w:tcPr>
                <w:p w14:paraId="29CE46FC"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34 %</w:t>
                  </w:r>
                </w:p>
              </w:tc>
              <w:tc>
                <w:tcPr>
                  <w:tcW w:w="345" w:type="dxa"/>
                  <w:tcMar>
                    <w:top w:w="15" w:type="dxa"/>
                    <w:left w:w="15" w:type="dxa"/>
                    <w:bottom w:w="15" w:type="dxa"/>
                    <w:right w:w="15" w:type="dxa"/>
                  </w:tcMar>
                  <w:vAlign w:val="center"/>
                </w:tcPr>
                <w:p w14:paraId="6985F3B5"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77 %</w:t>
                  </w:r>
                </w:p>
              </w:tc>
              <w:tc>
                <w:tcPr>
                  <w:tcW w:w="345" w:type="dxa"/>
                  <w:tcMar>
                    <w:top w:w="15" w:type="dxa"/>
                    <w:left w:w="15" w:type="dxa"/>
                    <w:bottom w:w="15" w:type="dxa"/>
                    <w:right w:w="15" w:type="dxa"/>
                  </w:tcMar>
                  <w:vAlign w:val="center"/>
                </w:tcPr>
                <w:p w14:paraId="52E34F81"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19 %</w:t>
                  </w:r>
                </w:p>
              </w:tc>
              <w:tc>
                <w:tcPr>
                  <w:tcW w:w="345" w:type="dxa"/>
                  <w:tcMar>
                    <w:top w:w="15" w:type="dxa"/>
                    <w:left w:w="15" w:type="dxa"/>
                    <w:bottom w:w="15" w:type="dxa"/>
                    <w:right w:w="15" w:type="dxa"/>
                  </w:tcMar>
                  <w:vAlign w:val="center"/>
                </w:tcPr>
                <w:p w14:paraId="756DDF27"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62 %</w:t>
                  </w:r>
                </w:p>
              </w:tc>
              <w:tc>
                <w:tcPr>
                  <w:tcW w:w="1568" w:type="dxa"/>
                  <w:tcMar>
                    <w:top w:w="15" w:type="dxa"/>
                    <w:left w:w="15" w:type="dxa"/>
                    <w:bottom w:w="15" w:type="dxa"/>
                    <w:right w:w="15" w:type="dxa"/>
                  </w:tcMar>
                  <w:vAlign w:val="center"/>
                </w:tcPr>
                <w:p w14:paraId="1316CC76" w14:textId="77777777" w:rsidR="00ED46C7" w:rsidRPr="00ED46C7" w:rsidRDefault="00ED46C7" w:rsidP="00BC4D3B">
                  <w:pPr>
                    <w:spacing w:line="276" w:lineRule="auto"/>
                    <w:rPr>
                      <w:rFonts w:eastAsia="Gill Sans MT" w:cs="Times New Roman"/>
                      <w:sz w:val="22"/>
                      <w:szCs w:val="22"/>
                      <w:lang w:val="fr"/>
                    </w:rPr>
                  </w:pPr>
                </w:p>
              </w:tc>
            </w:tr>
            <w:tr w:rsidR="00ED46C7" w:rsidRPr="006648A4" w14:paraId="16BBB63E" w14:textId="77777777" w:rsidTr="00BC4D3B">
              <w:trPr>
                <w:trHeight w:val="300"/>
              </w:trPr>
              <w:tc>
                <w:tcPr>
                  <w:tcW w:w="690" w:type="dxa"/>
                  <w:gridSpan w:val="2"/>
                  <w:tcMar>
                    <w:top w:w="15" w:type="dxa"/>
                    <w:left w:w="15" w:type="dxa"/>
                    <w:bottom w:w="15" w:type="dxa"/>
                    <w:right w:w="15" w:type="dxa"/>
                  </w:tcMar>
                  <w:vAlign w:val="center"/>
                </w:tcPr>
                <w:p w14:paraId="00E09D3A"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Muya</w:t>
                  </w:r>
                </w:p>
              </w:tc>
              <w:tc>
                <w:tcPr>
                  <w:tcW w:w="345" w:type="dxa"/>
                  <w:tcMar>
                    <w:top w:w="15" w:type="dxa"/>
                    <w:left w:w="15" w:type="dxa"/>
                    <w:bottom w:w="15" w:type="dxa"/>
                    <w:right w:w="15" w:type="dxa"/>
                  </w:tcMar>
                  <w:vAlign w:val="center"/>
                </w:tcPr>
                <w:p w14:paraId="43FC6441"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43 %</w:t>
                  </w:r>
                </w:p>
              </w:tc>
              <w:tc>
                <w:tcPr>
                  <w:tcW w:w="345" w:type="dxa"/>
                  <w:tcMar>
                    <w:top w:w="15" w:type="dxa"/>
                    <w:left w:w="15" w:type="dxa"/>
                    <w:bottom w:w="15" w:type="dxa"/>
                    <w:right w:w="15" w:type="dxa"/>
                  </w:tcMar>
                  <w:vAlign w:val="center"/>
                </w:tcPr>
                <w:p w14:paraId="449EF592"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60 %</w:t>
                  </w:r>
                </w:p>
              </w:tc>
              <w:tc>
                <w:tcPr>
                  <w:tcW w:w="345" w:type="dxa"/>
                  <w:tcMar>
                    <w:top w:w="15" w:type="dxa"/>
                    <w:left w:w="15" w:type="dxa"/>
                    <w:bottom w:w="15" w:type="dxa"/>
                    <w:right w:w="15" w:type="dxa"/>
                  </w:tcMar>
                  <w:vAlign w:val="center"/>
                </w:tcPr>
                <w:p w14:paraId="213FACD2"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57 %</w:t>
                  </w:r>
                </w:p>
              </w:tc>
              <w:tc>
                <w:tcPr>
                  <w:tcW w:w="345" w:type="dxa"/>
                  <w:tcMar>
                    <w:top w:w="15" w:type="dxa"/>
                    <w:left w:w="15" w:type="dxa"/>
                    <w:bottom w:w="15" w:type="dxa"/>
                    <w:right w:w="15" w:type="dxa"/>
                  </w:tcMar>
                  <w:vAlign w:val="center"/>
                </w:tcPr>
                <w:p w14:paraId="22D5B268"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73 %</w:t>
                  </w:r>
                </w:p>
              </w:tc>
              <w:tc>
                <w:tcPr>
                  <w:tcW w:w="1568" w:type="dxa"/>
                  <w:tcMar>
                    <w:top w:w="15" w:type="dxa"/>
                    <w:left w:w="15" w:type="dxa"/>
                    <w:bottom w:w="15" w:type="dxa"/>
                    <w:right w:w="15" w:type="dxa"/>
                  </w:tcMar>
                  <w:vAlign w:val="center"/>
                </w:tcPr>
                <w:p w14:paraId="7B2A0982" w14:textId="77777777" w:rsidR="00ED46C7" w:rsidRPr="00ED46C7" w:rsidRDefault="00ED46C7" w:rsidP="00BC4D3B">
                  <w:pPr>
                    <w:spacing w:line="276" w:lineRule="auto"/>
                    <w:rPr>
                      <w:rFonts w:eastAsia="Gill Sans MT" w:cs="Times New Roman"/>
                      <w:sz w:val="22"/>
                      <w:szCs w:val="22"/>
                      <w:lang w:val="fr"/>
                    </w:rPr>
                  </w:pPr>
                </w:p>
              </w:tc>
            </w:tr>
            <w:tr w:rsidR="00ED46C7" w:rsidRPr="006648A4" w14:paraId="1AC61B3F" w14:textId="77777777" w:rsidTr="00BC4D3B">
              <w:trPr>
                <w:trHeight w:val="300"/>
              </w:trPr>
              <w:tc>
                <w:tcPr>
                  <w:tcW w:w="690" w:type="dxa"/>
                  <w:gridSpan w:val="2"/>
                  <w:tcMar>
                    <w:top w:w="15" w:type="dxa"/>
                    <w:left w:w="15" w:type="dxa"/>
                    <w:bottom w:w="15" w:type="dxa"/>
                    <w:right w:w="15" w:type="dxa"/>
                  </w:tcMar>
                  <w:vAlign w:val="center"/>
                </w:tcPr>
                <w:p w14:paraId="3A4B1F4C" w14:textId="77777777" w:rsidR="00ED46C7" w:rsidRPr="00ED46C7" w:rsidRDefault="00ED46C7" w:rsidP="00BC4D3B">
                  <w:pPr>
                    <w:spacing w:line="276" w:lineRule="auto"/>
                    <w:rPr>
                      <w:rFonts w:eastAsia="Gill Sans MT" w:cs="Times New Roman"/>
                      <w:sz w:val="22"/>
                      <w:szCs w:val="22"/>
                      <w:lang w:val="fr-FR"/>
                    </w:rPr>
                  </w:pPr>
                  <w:r w:rsidRPr="00ED46C7">
                    <w:rPr>
                      <w:rFonts w:eastAsia="Gill Sans MT" w:cs="Times New Roman"/>
                      <w:sz w:val="22"/>
                      <w:szCs w:val="22"/>
                      <w:lang w:val="fr-FR"/>
                    </w:rPr>
                    <w:t>Diulu</w:t>
                  </w:r>
                </w:p>
              </w:tc>
              <w:tc>
                <w:tcPr>
                  <w:tcW w:w="345" w:type="dxa"/>
                  <w:tcMar>
                    <w:top w:w="15" w:type="dxa"/>
                    <w:left w:w="15" w:type="dxa"/>
                    <w:bottom w:w="15" w:type="dxa"/>
                    <w:right w:w="15" w:type="dxa"/>
                  </w:tcMar>
                  <w:vAlign w:val="center"/>
                </w:tcPr>
                <w:p w14:paraId="6EFC77FB"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22 %</w:t>
                  </w:r>
                </w:p>
              </w:tc>
              <w:tc>
                <w:tcPr>
                  <w:tcW w:w="345" w:type="dxa"/>
                  <w:tcMar>
                    <w:top w:w="15" w:type="dxa"/>
                    <w:left w:w="15" w:type="dxa"/>
                    <w:bottom w:w="15" w:type="dxa"/>
                    <w:right w:w="15" w:type="dxa"/>
                  </w:tcMar>
                  <w:vAlign w:val="center"/>
                </w:tcPr>
                <w:p w14:paraId="6693BC10"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67 %</w:t>
                  </w:r>
                </w:p>
              </w:tc>
              <w:tc>
                <w:tcPr>
                  <w:tcW w:w="345" w:type="dxa"/>
                  <w:tcMar>
                    <w:top w:w="15" w:type="dxa"/>
                    <w:left w:w="15" w:type="dxa"/>
                    <w:bottom w:w="15" w:type="dxa"/>
                    <w:right w:w="15" w:type="dxa"/>
                  </w:tcMar>
                  <w:vAlign w:val="center"/>
                </w:tcPr>
                <w:p w14:paraId="4CA29099"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41 %</w:t>
                  </w:r>
                </w:p>
              </w:tc>
              <w:tc>
                <w:tcPr>
                  <w:tcW w:w="345" w:type="dxa"/>
                  <w:tcMar>
                    <w:top w:w="15" w:type="dxa"/>
                    <w:left w:w="15" w:type="dxa"/>
                    <w:bottom w:w="15" w:type="dxa"/>
                    <w:right w:w="15" w:type="dxa"/>
                  </w:tcMar>
                  <w:vAlign w:val="center"/>
                </w:tcPr>
                <w:p w14:paraId="13920ECF"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78 %</w:t>
                  </w:r>
                </w:p>
              </w:tc>
              <w:tc>
                <w:tcPr>
                  <w:tcW w:w="1568" w:type="dxa"/>
                  <w:tcMar>
                    <w:top w:w="15" w:type="dxa"/>
                    <w:left w:w="15" w:type="dxa"/>
                    <w:bottom w:w="15" w:type="dxa"/>
                    <w:right w:w="15" w:type="dxa"/>
                  </w:tcMar>
                  <w:vAlign w:val="center"/>
                </w:tcPr>
                <w:p w14:paraId="654ECAC7" w14:textId="77777777" w:rsidR="00ED46C7" w:rsidRPr="00ED46C7" w:rsidRDefault="00ED46C7" w:rsidP="00BC4D3B">
                  <w:pPr>
                    <w:spacing w:line="276" w:lineRule="auto"/>
                    <w:rPr>
                      <w:rFonts w:eastAsia="Gill Sans MT" w:cs="Times New Roman"/>
                      <w:sz w:val="22"/>
                      <w:szCs w:val="22"/>
                      <w:lang w:val="fr"/>
                    </w:rPr>
                  </w:pPr>
                </w:p>
              </w:tc>
            </w:tr>
            <w:tr w:rsidR="00ED46C7" w:rsidRPr="006648A4" w14:paraId="7D4309BC" w14:textId="77777777" w:rsidTr="00BC4D3B">
              <w:trPr>
                <w:trHeight w:val="300"/>
              </w:trPr>
              <w:tc>
                <w:tcPr>
                  <w:tcW w:w="690" w:type="dxa"/>
                  <w:gridSpan w:val="2"/>
                  <w:tcMar>
                    <w:top w:w="15" w:type="dxa"/>
                    <w:left w:w="15" w:type="dxa"/>
                    <w:bottom w:w="15" w:type="dxa"/>
                    <w:right w:w="15" w:type="dxa"/>
                  </w:tcMar>
                  <w:vAlign w:val="center"/>
                </w:tcPr>
                <w:p w14:paraId="3D100964" w14:textId="77777777" w:rsidR="00ED46C7" w:rsidRPr="00ED46C7" w:rsidRDefault="00ED46C7" w:rsidP="00BC4D3B">
                  <w:pPr>
                    <w:spacing w:line="276" w:lineRule="auto"/>
                    <w:rPr>
                      <w:rFonts w:eastAsia="Gill Sans MT" w:cs="Times New Roman"/>
                      <w:sz w:val="22"/>
                      <w:szCs w:val="22"/>
                      <w:lang w:val="fr-FR"/>
                    </w:rPr>
                  </w:pPr>
                  <w:r w:rsidRPr="00ED46C7">
                    <w:rPr>
                      <w:rFonts w:eastAsia="Gill Sans MT" w:cs="Times New Roman"/>
                      <w:sz w:val="22"/>
                      <w:szCs w:val="22"/>
                      <w:lang w:val="fr-FR"/>
                    </w:rPr>
                    <w:t>Lukelenge</w:t>
                  </w:r>
                </w:p>
              </w:tc>
              <w:tc>
                <w:tcPr>
                  <w:tcW w:w="345" w:type="dxa"/>
                  <w:tcMar>
                    <w:top w:w="15" w:type="dxa"/>
                    <w:left w:w="15" w:type="dxa"/>
                    <w:bottom w:w="15" w:type="dxa"/>
                    <w:right w:w="15" w:type="dxa"/>
                  </w:tcMar>
                  <w:vAlign w:val="center"/>
                </w:tcPr>
                <w:p w14:paraId="2B452270"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48 %</w:t>
                  </w:r>
                </w:p>
              </w:tc>
              <w:tc>
                <w:tcPr>
                  <w:tcW w:w="345" w:type="dxa"/>
                  <w:tcMar>
                    <w:top w:w="15" w:type="dxa"/>
                    <w:left w:w="15" w:type="dxa"/>
                    <w:bottom w:w="15" w:type="dxa"/>
                    <w:right w:w="15" w:type="dxa"/>
                  </w:tcMar>
                  <w:vAlign w:val="center"/>
                </w:tcPr>
                <w:p w14:paraId="1646E5C0"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54 %</w:t>
                  </w:r>
                </w:p>
              </w:tc>
              <w:tc>
                <w:tcPr>
                  <w:tcW w:w="345" w:type="dxa"/>
                  <w:tcMar>
                    <w:top w:w="15" w:type="dxa"/>
                    <w:left w:w="15" w:type="dxa"/>
                    <w:bottom w:w="15" w:type="dxa"/>
                    <w:right w:w="15" w:type="dxa"/>
                  </w:tcMar>
                  <w:vAlign w:val="center"/>
                </w:tcPr>
                <w:p w14:paraId="38E8C008"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34 %</w:t>
                  </w:r>
                </w:p>
              </w:tc>
              <w:tc>
                <w:tcPr>
                  <w:tcW w:w="345" w:type="dxa"/>
                  <w:tcMar>
                    <w:top w:w="15" w:type="dxa"/>
                    <w:left w:w="15" w:type="dxa"/>
                    <w:bottom w:w="15" w:type="dxa"/>
                    <w:right w:w="15" w:type="dxa"/>
                  </w:tcMar>
                  <w:vAlign w:val="center"/>
                </w:tcPr>
                <w:p w14:paraId="541BBF1C" w14:textId="77777777" w:rsidR="00ED46C7" w:rsidRPr="00ED46C7" w:rsidRDefault="00ED46C7" w:rsidP="00BC4D3B">
                  <w:pPr>
                    <w:spacing w:line="276" w:lineRule="auto"/>
                    <w:rPr>
                      <w:rFonts w:eastAsia="Gill Sans MT" w:cs="Times New Roman"/>
                      <w:sz w:val="22"/>
                      <w:szCs w:val="22"/>
                      <w:lang w:val="fr"/>
                    </w:rPr>
                  </w:pPr>
                  <w:r w:rsidRPr="00ED46C7">
                    <w:rPr>
                      <w:rFonts w:eastAsia="Gill Sans MT" w:cs="Times New Roman"/>
                      <w:sz w:val="22"/>
                      <w:szCs w:val="22"/>
                      <w:lang w:val="fr"/>
                    </w:rPr>
                    <w:t>82 %</w:t>
                  </w:r>
                </w:p>
              </w:tc>
              <w:tc>
                <w:tcPr>
                  <w:tcW w:w="1568" w:type="dxa"/>
                  <w:tcMar>
                    <w:top w:w="15" w:type="dxa"/>
                    <w:left w:w="15" w:type="dxa"/>
                    <w:bottom w:w="15" w:type="dxa"/>
                    <w:right w:w="15" w:type="dxa"/>
                  </w:tcMar>
                  <w:vAlign w:val="center"/>
                </w:tcPr>
                <w:p w14:paraId="477F6499" w14:textId="77777777" w:rsidR="00ED46C7" w:rsidRPr="00ED46C7" w:rsidRDefault="00ED46C7" w:rsidP="00BC4D3B">
                  <w:pPr>
                    <w:spacing w:line="276" w:lineRule="auto"/>
                    <w:rPr>
                      <w:rFonts w:eastAsia="Gill Sans MT" w:cs="Times New Roman"/>
                      <w:sz w:val="22"/>
                      <w:szCs w:val="22"/>
                      <w:lang w:val="fr"/>
                    </w:rPr>
                  </w:pPr>
                </w:p>
              </w:tc>
            </w:tr>
            <w:tr w:rsidR="00ED46C7" w:rsidRPr="006648A4" w14:paraId="7176AB3C" w14:textId="77777777" w:rsidTr="00BC4D3B">
              <w:trPr>
                <w:trHeight w:val="300"/>
              </w:trPr>
              <w:tc>
                <w:tcPr>
                  <w:tcW w:w="345" w:type="dxa"/>
                  <w:tcBorders>
                    <w:left w:val="nil"/>
                    <w:bottom w:val="nil"/>
                    <w:right w:val="nil"/>
                  </w:tcBorders>
                  <w:vAlign w:val="center"/>
                </w:tcPr>
                <w:p w14:paraId="0FD96E6E" w14:textId="77777777" w:rsidR="00ED46C7" w:rsidRPr="00ED46C7" w:rsidRDefault="00ED46C7" w:rsidP="00BC4D3B">
                  <w:pPr>
                    <w:rPr>
                      <w:rFonts w:cs="Times New Roman"/>
                      <w:sz w:val="22"/>
                      <w:szCs w:val="22"/>
                      <w:lang w:val="fr-FR"/>
                    </w:rPr>
                  </w:pPr>
                </w:p>
              </w:tc>
              <w:tc>
                <w:tcPr>
                  <w:tcW w:w="345" w:type="dxa"/>
                  <w:tcBorders>
                    <w:top w:val="nil"/>
                    <w:left w:val="nil"/>
                    <w:bottom w:val="nil"/>
                    <w:right w:val="nil"/>
                  </w:tcBorders>
                  <w:vAlign w:val="center"/>
                </w:tcPr>
                <w:p w14:paraId="236E32A0" w14:textId="77777777" w:rsidR="00ED46C7" w:rsidRPr="00ED46C7" w:rsidRDefault="00ED46C7" w:rsidP="00BC4D3B">
                  <w:pPr>
                    <w:rPr>
                      <w:rFonts w:cs="Times New Roman"/>
                      <w:sz w:val="22"/>
                      <w:szCs w:val="22"/>
                      <w:lang w:val="fr-FR"/>
                    </w:rPr>
                  </w:pPr>
                </w:p>
              </w:tc>
              <w:tc>
                <w:tcPr>
                  <w:tcW w:w="345" w:type="dxa"/>
                  <w:tcBorders>
                    <w:left w:val="nil"/>
                    <w:bottom w:val="nil"/>
                    <w:right w:val="nil"/>
                  </w:tcBorders>
                  <w:vAlign w:val="center"/>
                </w:tcPr>
                <w:p w14:paraId="5598F499" w14:textId="77777777" w:rsidR="00ED46C7" w:rsidRPr="00ED46C7" w:rsidRDefault="00ED46C7" w:rsidP="00BC4D3B">
                  <w:pPr>
                    <w:rPr>
                      <w:rFonts w:cs="Times New Roman"/>
                      <w:sz w:val="22"/>
                      <w:szCs w:val="22"/>
                      <w:lang w:val="fr-FR"/>
                    </w:rPr>
                  </w:pPr>
                </w:p>
              </w:tc>
              <w:tc>
                <w:tcPr>
                  <w:tcW w:w="345" w:type="dxa"/>
                  <w:tcBorders>
                    <w:left w:val="nil"/>
                    <w:bottom w:val="nil"/>
                    <w:right w:val="nil"/>
                  </w:tcBorders>
                  <w:vAlign w:val="center"/>
                </w:tcPr>
                <w:p w14:paraId="67EC6E91" w14:textId="77777777" w:rsidR="00ED46C7" w:rsidRPr="00ED46C7" w:rsidRDefault="00ED46C7" w:rsidP="00BC4D3B">
                  <w:pPr>
                    <w:rPr>
                      <w:rFonts w:cs="Times New Roman"/>
                      <w:sz w:val="22"/>
                      <w:szCs w:val="22"/>
                      <w:lang w:val="fr-FR"/>
                    </w:rPr>
                  </w:pPr>
                </w:p>
              </w:tc>
              <w:tc>
                <w:tcPr>
                  <w:tcW w:w="345" w:type="dxa"/>
                  <w:tcBorders>
                    <w:left w:val="nil"/>
                    <w:bottom w:val="nil"/>
                    <w:right w:val="nil"/>
                  </w:tcBorders>
                  <w:vAlign w:val="center"/>
                </w:tcPr>
                <w:p w14:paraId="745A9A79" w14:textId="77777777" w:rsidR="00ED46C7" w:rsidRPr="00ED46C7" w:rsidRDefault="00ED46C7" w:rsidP="00BC4D3B">
                  <w:pPr>
                    <w:rPr>
                      <w:rFonts w:cs="Times New Roman"/>
                      <w:sz w:val="22"/>
                      <w:szCs w:val="22"/>
                      <w:lang w:val="fr-FR"/>
                    </w:rPr>
                  </w:pPr>
                </w:p>
              </w:tc>
              <w:tc>
                <w:tcPr>
                  <w:tcW w:w="345" w:type="dxa"/>
                  <w:tcBorders>
                    <w:left w:val="nil"/>
                    <w:bottom w:val="nil"/>
                    <w:right w:val="nil"/>
                  </w:tcBorders>
                  <w:vAlign w:val="center"/>
                </w:tcPr>
                <w:p w14:paraId="52E50014" w14:textId="77777777" w:rsidR="00ED46C7" w:rsidRPr="00ED46C7" w:rsidRDefault="00ED46C7" w:rsidP="00BC4D3B">
                  <w:pPr>
                    <w:rPr>
                      <w:rFonts w:cs="Times New Roman"/>
                      <w:sz w:val="22"/>
                      <w:szCs w:val="22"/>
                      <w:lang w:val="fr-FR"/>
                    </w:rPr>
                  </w:pPr>
                </w:p>
              </w:tc>
              <w:tc>
                <w:tcPr>
                  <w:tcW w:w="1568" w:type="dxa"/>
                  <w:tcBorders>
                    <w:left w:val="nil"/>
                    <w:bottom w:val="nil"/>
                    <w:right w:val="nil"/>
                  </w:tcBorders>
                  <w:vAlign w:val="center"/>
                </w:tcPr>
                <w:p w14:paraId="3640DD4D" w14:textId="77777777" w:rsidR="00ED46C7" w:rsidRPr="00ED46C7" w:rsidRDefault="00ED46C7" w:rsidP="00BC4D3B">
                  <w:pPr>
                    <w:rPr>
                      <w:rFonts w:cs="Times New Roman"/>
                      <w:sz w:val="22"/>
                      <w:szCs w:val="22"/>
                      <w:lang w:val="fr-FR"/>
                    </w:rPr>
                  </w:pPr>
                </w:p>
              </w:tc>
            </w:tr>
          </w:tbl>
          <w:p w14:paraId="70941BF3"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color w:val="000000" w:themeColor="text1"/>
                <w:sz w:val="22"/>
                <w:szCs w:val="22"/>
                <w:lang w:val="fr"/>
              </w:rPr>
              <w:t>Les progrès observés traduisent une amélioration notable des capacités des prestataires dans la prévention, la détection précoce et la prise en charge des principales urgences obstétricales.</w:t>
            </w:r>
          </w:p>
          <w:p w14:paraId="7D011C8E"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b/>
                <w:bCs/>
                <w:color w:val="000000" w:themeColor="text1"/>
                <w:sz w:val="22"/>
                <w:szCs w:val="22"/>
                <w:lang w:val="fr"/>
              </w:rPr>
              <w:t>Conclusion</w:t>
            </w:r>
          </w:p>
          <w:p w14:paraId="2EB1675A" w14:textId="77777777" w:rsidR="00ED46C7" w:rsidRPr="00ED46C7" w:rsidRDefault="00ED46C7" w:rsidP="00BC4D3B">
            <w:pPr>
              <w:spacing w:line="276" w:lineRule="auto"/>
              <w:rPr>
                <w:rFonts w:cs="Times New Roman"/>
                <w:sz w:val="22"/>
                <w:szCs w:val="22"/>
                <w:lang w:val="fr-FR"/>
              </w:rPr>
            </w:pPr>
            <w:r w:rsidRPr="00ED46C7">
              <w:rPr>
                <w:rFonts w:eastAsia="Gill Sans MT" w:cs="Times New Roman"/>
                <w:color w:val="000000" w:themeColor="text1"/>
                <w:sz w:val="22"/>
                <w:szCs w:val="22"/>
                <w:lang w:val="fr-FR"/>
              </w:rPr>
              <w:t>Cette activité a permis de renforcer les compétences des prestataires de santé en matière de prévention, de détection précoce et de prise en charge de l’hémorragie du post-partum, de la prééclampsie sévère et de l’éclampsie. Elle a également contribué à l’amélioration des pratiques liées à la surveillance du travail et de l’accouchement ainsi qu’à la gestion des urgences obstétricales, participant ainsi aux efforts de réduction de la mortalité maternelle et périnatale dans les zones d’intervention.</w:t>
            </w:r>
          </w:p>
          <w:p w14:paraId="66D6B398" w14:textId="77777777" w:rsidR="00ED46C7" w:rsidRPr="00ED46C7" w:rsidRDefault="00ED46C7" w:rsidP="00BC4D3B">
            <w:pPr>
              <w:spacing w:after="0"/>
              <w:rPr>
                <w:rFonts w:eastAsia="Aptos" w:cs="Times New Roman"/>
                <w:color w:val="000000" w:themeColor="text1"/>
                <w:sz w:val="22"/>
                <w:szCs w:val="22"/>
                <w:lang w:val="fr-FR"/>
              </w:rPr>
            </w:pPr>
          </w:p>
        </w:tc>
        <w:tc>
          <w:tcPr>
            <w:tcW w:w="2035" w:type="dxa"/>
            <w:noWrap/>
          </w:tcPr>
          <w:p w14:paraId="55B4CE7F" w14:textId="77777777" w:rsidR="00ED46C7" w:rsidRPr="00ED46C7" w:rsidRDefault="00ED46C7" w:rsidP="00BC4D3B">
            <w:pPr>
              <w:spacing w:after="0"/>
              <w:rPr>
                <w:rFonts w:eastAsia="Aptos" w:cs="Times New Roman"/>
                <w:color w:val="000000" w:themeColor="text1"/>
                <w:sz w:val="22"/>
                <w:szCs w:val="22"/>
                <w:lang w:val="fr-FR"/>
              </w:rPr>
            </w:pPr>
            <w:r w:rsidRPr="00ED46C7">
              <w:rPr>
                <w:rFonts w:eastAsia="Gill Sans MT" w:cs="Times New Roman"/>
                <w:color w:val="000000" w:themeColor="text1"/>
                <w:sz w:val="22"/>
                <w:szCs w:val="22"/>
                <w:lang w:val="fr-FR"/>
              </w:rPr>
              <w:t xml:space="preserve"> La courte durée de la formation (trois jours), combinée à l'insuffisance des cas cliniques réels d'hémorragie du post-partum, de pré-éclampsie sévère et d'éclampsie observés dans les maternités durant la période de formation, n'a pas permis aux participants de s'exercer suffisamment sur des cas réels afin de consolider l'ensemble des compétences pratiques acquises.</w:t>
            </w:r>
          </w:p>
        </w:tc>
        <w:tc>
          <w:tcPr>
            <w:tcW w:w="2271" w:type="dxa"/>
            <w:noWrap/>
          </w:tcPr>
          <w:p w14:paraId="1462B6C8" w14:textId="77777777" w:rsidR="00ED46C7" w:rsidRPr="00ED46C7" w:rsidRDefault="00ED46C7" w:rsidP="00BC4D3B">
            <w:pPr>
              <w:spacing w:after="0"/>
              <w:rPr>
                <w:rFonts w:eastAsia="Aptos" w:cs="Times New Roman"/>
                <w:color w:val="000000" w:themeColor="text1"/>
                <w:sz w:val="22"/>
                <w:szCs w:val="22"/>
                <w:lang w:val="fr-FR"/>
              </w:rPr>
            </w:pPr>
            <w:r w:rsidRPr="00ED46C7">
              <w:rPr>
                <w:rFonts w:eastAsia="Gill Sans MT" w:cs="Times New Roman"/>
                <w:color w:val="000000" w:themeColor="text1"/>
                <w:sz w:val="22"/>
                <w:szCs w:val="22"/>
                <w:lang w:val="fr"/>
              </w:rPr>
              <w:t xml:space="preserve"> Pour pallier cette contrainte, les facilitateurs ont renforcé les séances de simulation clinique sur mannequin, les études de cas, les démonstrations et contre-démonstrations, ainsi que les exercices pratiques supervisés, afin de permettre aux participants de développer les compétences requises malgré le faible nombre de cas observés.</w:t>
            </w:r>
          </w:p>
        </w:tc>
        <w:tc>
          <w:tcPr>
            <w:tcW w:w="1722" w:type="dxa"/>
            <w:noWrap/>
          </w:tcPr>
          <w:p w14:paraId="2A0AC590" w14:textId="77777777" w:rsidR="00ED46C7" w:rsidRPr="00ED46C7" w:rsidRDefault="00ED46C7" w:rsidP="00BC4D3B">
            <w:pPr>
              <w:spacing w:after="200" w:line="276" w:lineRule="auto"/>
              <w:rPr>
                <w:rFonts w:cs="Times New Roman"/>
                <w:sz w:val="22"/>
                <w:szCs w:val="22"/>
                <w:lang w:val="fr-FR"/>
              </w:rPr>
            </w:pPr>
            <w:r w:rsidRPr="00ED46C7">
              <w:rPr>
                <w:rFonts w:eastAsia="Gill Sans MT" w:cs="Times New Roman"/>
                <w:color w:val="000000" w:themeColor="text1"/>
                <w:sz w:val="22"/>
                <w:szCs w:val="22"/>
                <w:lang w:val="fr"/>
              </w:rPr>
              <w:t xml:space="preserve">Organiser des séances de mentorat et de coaching sur site afin d'observer l'application des compétences acquises dans les structures de santé. </w:t>
            </w:r>
          </w:p>
          <w:p w14:paraId="7A49F3E9" w14:textId="77777777" w:rsidR="00ED46C7" w:rsidRPr="00ED46C7" w:rsidRDefault="00ED46C7" w:rsidP="00BC4D3B">
            <w:pPr>
              <w:spacing w:after="200" w:line="276" w:lineRule="auto"/>
              <w:rPr>
                <w:rFonts w:cs="Times New Roman"/>
                <w:sz w:val="22"/>
                <w:szCs w:val="22"/>
                <w:lang w:val="fr-FR"/>
              </w:rPr>
            </w:pPr>
            <w:r w:rsidRPr="00ED46C7">
              <w:rPr>
                <w:rFonts w:eastAsia="Gill Sans MT" w:cs="Times New Roman"/>
                <w:color w:val="000000" w:themeColor="text1"/>
                <w:sz w:val="22"/>
                <w:szCs w:val="22"/>
                <w:lang w:val="fr-FR"/>
              </w:rPr>
              <w:t xml:space="preserve">Assurer le suivi des prestataires formés lors de la prise en charge des premiers cas réels d'HPP, de pré-éclampsie sévère et d'éclampsie rencontrés dans leurs formations sanitaires. </w:t>
            </w:r>
          </w:p>
          <w:p w14:paraId="021F203E" w14:textId="77777777" w:rsidR="00ED46C7" w:rsidRPr="00ED46C7" w:rsidRDefault="00ED46C7" w:rsidP="00BC4D3B">
            <w:pPr>
              <w:spacing w:after="200" w:line="276" w:lineRule="auto"/>
              <w:rPr>
                <w:rFonts w:eastAsia="Gill Sans MT" w:cs="Times New Roman"/>
                <w:color w:val="000000" w:themeColor="text1"/>
                <w:sz w:val="22"/>
                <w:szCs w:val="22"/>
                <w:lang w:val="fr"/>
              </w:rPr>
            </w:pPr>
          </w:p>
          <w:p w14:paraId="7F24A1E4" w14:textId="77777777" w:rsidR="00ED46C7" w:rsidRPr="00ED46C7" w:rsidRDefault="00ED46C7" w:rsidP="00BC4D3B">
            <w:pPr>
              <w:spacing w:after="200" w:line="276" w:lineRule="auto"/>
              <w:rPr>
                <w:rFonts w:cs="Times New Roman"/>
                <w:sz w:val="22"/>
                <w:szCs w:val="22"/>
                <w:lang w:val="fr-FR"/>
              </w:rPr>
            </w:pPr>
            <w:r w:rsidRPr="00ED46C7">
              <w:rPr>
                <w:rFonts w:eastAsia="Gill Sans MT" w:cs="Times New Roman"/>
                <w:color w:val="000000" w:themeColor="text1"/>
                <w:sz w:val="22"/>
                <w:szCs w:val="22"/>
                <w:lang w:val="fr"/>
              </w:rPr>
              <w:t xml:space="preserve">Renforcer les exercices de simulation clinique dans les structures à faible casuistique. </w:t>
            </w:r>
          </w:p>
          <w:p w14:paraId="3B63B0F3" w14:textId="77777777" w:rsidR="00ED46C7" w:rsidRPr="00ED46C7" w:rsidRDefault="00ED46C7" w:rsidP="00BC4D3B">
            <w:pPr>
              <w:spacing w:after="200" w:line="276" w:lineRule="auto"/>
              <w:rPr>
                <w:rFonts w:cs="Times New Roman"/>
                <w:sz w:val="22"/>
                <w:szCs w:val="22"/>
                <w:lang w:val="fr-FR"/>
              </w:rPr>
            </w:pPr>
            <w:r w:rsidRPr="00ED46C7">
              <w:rPr>
                <w:rFonts w:eastAsia="Gill Sans MT" w:cs="Times New Roman"/>
                <w:color w:val="000000" w:themeColor="text1"/>
                <w:sz w:val="22"/>
                <w:szCs w:val="22"/>
                <w:lang w:val="fr"/>
              </w:rPr>
              <w:t xml:space="preserve">Documenter les cas pris en charge ainsi que les bonnes pratiques observées afin de partager les expériences entre les prestataires. </w:t>
            </w:r>
          </w:p>
          <w:p w14:paraId="7A883443" w14:textId="77777777" w:rsidR="00ED46C7" w:rsidRPr="00ED46C7" w:rsidRDefault="00ED46C7" w:rsidP="00BC4D3B">
            <w:pPr>
              <w:spacing w:after="200" w:line="276" w:lineRule="auto"/>
              <w:rPr>
                <w:rFonts w:cs="Times New Roman"/>
                <w:sz w:val="22"/>
                <w:szCs w:val="22"/>
                <w:lang w:val="fr-FR"/>
              </w:rPr>
            </w:pPr>
            <w:r w:rsidRPr="00ED46C7">
              <w:rPr>
                <w:rFonts w:eastAsia="Gill Sans MT" w:cs="Times New Roman"/>
                <w:color w:val="000000" w:themeColor="text1"/>
                <w:sz w:val="22"/>
                <w:szCs w:val="22"/>
                <w:lang w:val="fr-FR"/>
              </w:rPr>
              <w:t xml:space="preserve">Evaluer la qualité de la mise en œuvre des protocoles E-MOTIVE et de prise en charge de la pré-éclampsie sévère et de l'éclampsie. </w:t>
            </w:r>
          </w:p>
          <w:p w14:paraId="5649F450" w14:textId="77777777" w:rsidR="00ED46C7" w:rsidRPr="00ED46C7" w:rsidRDefault="00ED46C7" w:rsidP="00BC4D3B">
            <w:pPr>
              <w:spacing w:after="200" w:line="276" w:lineRule="auto"/>
              <w:rPr>
                <w:rFonts w:cs="Times New Roman"/>
                <w:sz w:val="22"/>
                <w:szCs w:val="22"/>
                <w:lang w:val="fr-FR"/>
              </w:rPr>
            </w:pPr>
            <w:r w:rsidRPr="00ED46C7">
              <w:rPr>
                <w:rFonts w:eastAsia="Gill Sans MT" w:cs="Times New Roman"/>
                <w:color w:val="000000" w:themeColor="text1"/>
                <w:sz w:val="22"/>
                <w:szCs w:val="22"/>
                <w:lang w:val="fr"/>
              </w:rPr>
              <w:t xml:space="preserve">Vérifier la disponibilité des intrants, médicaments et équipements essentiels nécessaires à la prise en charge des urgences obstétricales. </w:t>
            </w:r>
          </w:p>
          <w:p w14:paraId="6E2E7235" w14:textId="77777777" w:rsidR="00ED46C7" w:rsidRPr="00ED46C7" w:rsidRDefault="00ED46C7" w:rsidP="00BC4D3B">
            <w:pPr>
              <w:rPr>
                <w:rFonts w:cs="Times New Roman"/>
                <w:sz w:val="22"/>
                <w:szCs w:val="22"/>
                <w:lang w:val="fr-FR"/>
              </w:rPr>
            </w:pPr>
            <w:r w:rsidRPr="00ED46C7">
              <w:rPr>
                <w:rFonts w:eastAsia="Gill Sans MT" w:cs="Times New Roman"/>
                <w:color w:val="000000" w:themeColor="text1"/>
                <w:sz w:val="22"/>
                <w:szCs w:val="22"/>
                <w:lang w:val="fr"/>
              </w:rPr>
              <w:t xml:space="preserve">Poursuivre le renforcement des capacités à travers les réunions de revue des cas et les séances de formation continue au niveau des établissements de santé. </w:t>
            </w:r>
          </w:p>
        </w:tc>
        <w:tc>
          <w:tcPr>
            <w:tcW w:w="1404" w:type="dxa"/>
            <w:noWrap/>
          </w:tcPr>
          <w:p w14:paraId="06E05098"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6648A4" w14:paraId="1BC4D345" w14:textId="77777777" w:rsidTr="5E2025DC">
        <w:trPr>
          <w:trHeight w:val="290"/>
        </w:trPr>
        <w:tc>
          <w:tcPr>
            <w:tcW w:w="14263" w:type="dxa"/>
            <w:gridSpan w:val="7"/>
            <w:shd w:val="clear" w:color="auto" w:fill="E2EFDA"/>
            <w:hideMark/>
          </w:tcPr>
          <w:p w14:paraId="6EF08254"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 xml:space="preserve"> Activité 2.3 : Soutien à la supervision intégrée</w:t>
            </w:r>
          </w:p>
        </w:tc>
      </w:tr>
      <w:tr w:rsidR="00ED46C7" w:rsidRPr="00ED46C7" w14:paraId="2EB44749" w14:textId="77777777" w:rsidTr="5E2025DC">
        <w:trPr>
          <w:trHeight w:val="290"/>
        </w:trPr>
        <w:tc>
          <w:tcPr>
            <w:tcW w:w="887" w:type="dxa"/>
            <w:noWrap/>
            <w:hideMark/>
          </w:tcPr>
          <w:p w14:paraId="68E9B031"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2.3.1</w:t>
            </w:r>
          </w:p>
        </w:tc>
        <w:tc>
          <w:tcPr>
            <w:tcW w:w="2104" w:type="dxa"/>
            <w:noWrap/>
            <w:hideMark/>
          </w:tcPr>
          <w:p w14:paraId="6819357E"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Soutenir les visites mensuelles de supervision et de soutien intégrées effectuées par les équipes de la zone de santé dans toutes les installations soutenues par le projet.</w:t>
            </w:r>
          </w:p>
        </w:tc>
        <w:tc>
          <w:tcPr>
            <w:tcW w:w="3840" w:type="dxa"/>
            <w:noWrap/>
            <w:hideMark/>
          </w:tcPr>
          <w:p w14:paraId="2A261FFB" w14:textId="77777777" w:rsidR="00ED46C7" w:rsidRPr="00ED46C7" w:rsidRDefault="00ED46C7" w:rsidP="00BC4D3B">
            <w:pPr>
              <w:spacing w:after="0"/>
              <w:rPr>
                <w:rFonts w:eastAsia="Aptos" w:cs="Aptos"/>
                <w:sz w:val="22"/>
                <w:szCs w:val="22"/>
                <w:lang w:val="fr-BE"/>
              </w:rPr>
            </w:pPr>
            <w:r w:rsidRPr="00ED46C7">
              <w:rPr>
                <w:rFonts w:eastAsia="Aptos" w:cs="Aptos"/>
                <w:sz w:val="22"/>
                <w:szCs w:val="22"/>
                <w:lang w:val="fr-BE"/>
              </w:rPr>
              <w:t xml:space="preserve"> Au cours du mois de juin, le projet Epic a appuyé les missions de supervision intégrée dans 14 zones de santé dont 4 ont transmis des rapports (Bibanga, Cilundu, Kabeya Kamunaga et Mukumbi).</w:t>
            </w:r>
          </w:p>
          <w:p w14:paraId="13A5A7AB" w14:textId="77777777" w:rsidR="00ED46C7" w:rsidRPr="00ED46C7" w:rsidRDefault="00ED46C7" w:rsidP="00BC4D3B">
            <w:pPr>
              <w:spacing w:after="0"/>
              <w:rPr>
                <w:rFonts w:eastAsia="Aptos" w:cs="Aptos"/>
                <w:sz w:val="22"/>
                <w:szCs w:val="22"/>
                <w:lang w:val="fr-BE"/>
              </w:rPr>
            </w:pPr>
            <w:r w:rsidRPr="00ED46C7">
              <w:rPr>
                <w:rFonts w:eastAsia="Aptos" w:cs="Aptos"/>
                <w:sz w:val="22"/>
                <w:szCs w:val="22"/>
                <w:lang w:val="fr-BE"/>
              </w:rPr>
              <w:t>L’objectif était de contribuer à l’amélioration de la qualité des prestations de soins et services de santé offerts dans les ESS.</w:t>
            </w:r>
          </w:p>
          <w:p w14:paraId="551E0989" w14:textId="77777777" w:rsidR="00ED46C7" w:rsidRPr="00ED46C7" w:rsidRDefault="00ED46C7" w:rsidP="00BC4D3B">
            <w:pPr>
              <w:spacing w:after="0"/>
              <w:rPr>
                <w:rFonts w:eastAsia="Aptos" w:cs="Aptos"/>
                <w:b/>
                <w:bCs/>
                <w:sz w:val="22"/>
                <w:szCs w:val="22"/>
                <w:lang w:val="fr-BE"/>
              </w:rPr>
            </w:pPr>
            <w:r w:rsidRPr="00ED46C7">
              <w:rPr>
                <w:rFonts w:eastAsia="Aptos" w:cs="Aptos"/>
                <w:b/>
                <w:bCs/>
                <w:sz w:val="22"/>
                <w:szCs w:val="22"/>
                <w:lang w:val="fr-BE"/>
              </w:rPr>
              <w:t>Résultats</w:t>
            </w:r>
          </w:p>
          <w:p w14:paraId="7C60B25E" w14:textId="77777777" w:rsidR="00ED46C7" w:rsidRPr="00ED46C7" w:rsidRDefault="00ED46C7" w:rsidP="00BC4D3B">
            <w:pPr>
              <w:spacing w:after="0"/>
              <w:rPr>
                <w:rFonts w:eastAsia="Aptos" w:cs="Aptos"/>
                <w:sz w:val="22"/>
                <w:szCs w:val="22"/>
                <w:lang w:val="fr-BE"/>
              </w:rPr>
            </w:pPr>
            <w:r w:rsidRPr="00ED46C7">
              <w:rPr>
                <w:rFonts w:eastAsia="Aptos" w:cs="Aptos"/>
                <w:sz w:val="22"/>
                <w:szCs w:val="22"/>
                <w:lang w:val="fr-BE"/>
              </w:rPr>
              <w:t xml:space="preserve"> 211 prestataires supervisés dans 63 aires de santé dans :</w:t>
            </w:r>
          </w:p>
          <w:p w14:paraId="24A7CC0B" w14:textId="77777777" w:rsidR="00ED46C7" w:rsidRPr="00ED46C7" w:rsidRDefault="00ED46C7">
            <w:pPr>
              <w:pStyle w:val="ListParagraph"/>
              <w:numPr>
                <w:ilvl w:val="0"/>
                <w:numId w:val="45"/>
              </w:numPr>
              <w:spacing w:after="0"/>
              <w:rPr>
                <w:rFonts w:eastAsia="Aptos" w:cs="Aptos"/>
                <w:sz w:val="22"/>
                <w:szCs w:val="22"/>
                <w:lang w:val="fr-BE"/>
              </w:rPr>
            </w:pPr>
            <w:r w:rsidRPr="00ED46C7">
              <w:rPr>
                <w:rFonts w:eastAsia="Aptos" w:cs="Aptos"/>
                <w:sz w:val="22"/>
                <w:szCs w:val="22"/>
                <w:lang w:val="fr-BE"/>
              </w:rPr>
              <w:t xml:space="preserve">La gestion des médicaments, </w:t>
            </w:r>
          </w:p>
          <w:p w14:paraId="544B7A44" w14:textId="77777777" w:rsidR="00ED46C7" w:rsidRPr="00ED46C7" w:rsidRDefault="00ED46C7">
            <w:pPr>
              <w:pStyle w:val="ListParagraph"/>
              <w:numPr>
                <w:ilvl w:val="0"/>
                <w:numId w:val="45"/>
              </w:numPr>
              <w:spacing w:after="0"/>
              <w:rPr>
                <w:rFonts w:eastAsia="Aptos" w:cs="Aptos"/>
                <w:sz w:val="22"/>
                <w:szCs w:val="22"/>
                <w:lang w:val="fr-BE"/>
              </w:rPr>
            </w:pPr>
            <w:r w:rsidRPr="00ED46C7">
              <w:rPr>
                <w:rFonts w:eastAsia="Aptos" w:cs="Aptos"/>
                <w:sz w:val="22"/>
                <w:szCs w:val="22"/>
                <w:lang w:val="fr-BE"/>
              </w:rPr>
              <w:t xml:space="preserve">la prise en charge du paludisme, </w:t>
            </w:r>
          </w:p>
          <w:p w14:paraId="6E9E6C59" w14:textId="77777777" w:rsidR="00ED46C7" w:rsidRPr="00ED46C7" w:rsidRDefault="00ED46C7">
            <w:pPr>
              <w:pStyle w:val="ListParagraph"/>
              <w:numPr>
                <w:ilvl w:val="0"/>
                <w:numId w:val="45"/>
              </w:numPr>
              <w:spacing w:after="0"/>
              <w:rPr>
                <w:rFonts w:eastAsia="Aptos" w:cs="Aptos"/>
                <w:sz w:val="22"/>
                <w:szCs w:val="22"/>
                <w:lang w:val="fr-BE"/>
              </w:rPr>
            </w:pPr>
            <w:r w:rsidRPr="00ED46C7">
              <w:rPr>
                <w:rFonts w:eastAsia="Aptos" w:cs="Aptos"/>
                <w:sz w:val="22"/>
                <w:szCs w:val="22"/>
                <w:lang w:val="fr-BE"/>
              </w:rPr>
              <w:t xml:space="preserve">la vaccination et la surveillance des maladies à Prevention vaccinales, </w:t>
            </w:r>
          </w:p>
          <w:p w14:paraId="4EAF96E1" w14:textId="77777777" w:rsidR="00ED46C7" w:rsidRPr="00ED46C7" w:rsidRDefault="00ED46C7">
            <w:pPr>
              <w:pStyle w:val="ListParagraph"/>
              <w:numPr>
                <w:ilvl w:val="0"/>
                <w:numId w:val="45"/>
              </w:numPr>
              <w:spacing w:after="0"/>
              <w:rPr>
                <w:rFonts w:eastAsia="Aptos" w:cs="Aptos"/>
                <w:sz w:val="22"/>
                <w:szCs w:val="22"/>
                <w:lang w:val="fr-BE"/>
              </w:rPr>
            </w:pPr>
            <w:r w:rsidRPr="00ED46C7">
              <w:rPr>
                <w:rFonts w:eastAsia="Aptos" w:cs="Aptos"/>
                <w:sz w:val="22"/>
                <w:szCs w:val="22"/>
                <w:lang w:val="fr-BE"/>
              </w:rPr>
              <w:t>la détection des facteurs de risque pendant la grossesse,</w:t>
            </w:r>
          </w:p>
          <w:p w14:paraId="413C1C04" w14:textId="77777777" w:rsidR="00ED46C7" w:rsidRPr="00ED46C7" w:rsidRDefault="00ED46C7">
            <w:pPr>
              <w:pStyle w:val="ListParagraph"/>
              <w:numPr>
                <w:ilvl w:val="0"/>
                <w:numId w:val="45"/>
              </w:numPr>
              <w:spacing w:after="0"/>
              <w:rPr>
                <w:rFonts w:eastAsia="Aptos" w:cs="Aptos"/>
                <w:sz w:val="22"/>
                <w:szCs w:val="22"/>
                <w:lang w:val="fr-BE"/>
              </w:rPr>
            </w:pPr>
            <w:r w:rsidRPr="00ED46C7">
              <w:rPr>
                <w:rFonts w:eastAsia="Aptos" w:cs="Aptos"/>
                <w:sz w:val="22"/>
                <w:szCs w:val="22"/>
                <w:lang w:val="fr-BE"/>
              </w:rPr>
              <w:t xml:space="preserve"> la détection et prise en charge de l’HPP.</w:t>
            </w:r>
          </w:p>
          <w:p w14:paraId="3A0B9CF8" w14:textId="77777777" w:rsidR="00ED46C7" w:rsidRPr="00ED46C7" w:rsidRDefault="00ED46C7" w:rsidP="00BC4D3B">
            <w:pPr>
              <w:spacing w:after="0"/>
              <w:rPr>
                <w:sz w:val="22"/>
                <w:szCs w:val="22"/>
                <w:lang w:val="fr-FR"/>
              </w:rPr>
            </w:pPr>
          </w:p>
        </w:tc>
        <w:tc>
          <w:tcPr>
            <w:tcW w:w="2035" w:type="dxa"/>
            <w:noWrap/>
            <w:hideMark/>
          </w:tcPr>
          <w:p w14:paraId="6A91B5ED" w14:textId="77777777" w:rsidR="00ED46C7" w:rsidRPr="00ED46C7" w:rsidRDefault="00ED46C7" w:rsidP="00BC4D3B">
            <w:pPr>
              <w:spacing w:after="0"/>
              <w:rPr>
                <w:rFonts w:eastAsia="Aptos" w:cs="Aptos"/>
                <w:sz w:val="22"/>
                <w:szCs w:val="22"/>
                <w:lang w:val="fr-BE"/>
              </w:rPr>
            </w:pPr>
            <w:r w:rsidRPr="00ED46C7">
              <w:rPr>
                <w:rFonts w:eastAsia="Aptos" w:cs="Aptos"/>
                <w:sz w:val="22"/>
                <w:szCs w:val="22"/>
                <w:lang w:val="fr-BE"/>
              </w:rPr>
              <w:t xml:space="preserve"> Transmission tardive des rapports de supervision par les zones de santé </w:t>
            </w:r>
          </w:p>
        </w:tc>
        <w:tc>
          <w:tcPr>
            <w:tcW w:w="2271" w:type="dxa"/>
            <w:noWrap/>
            <w:hideMark/>
          </w:tcPr>
          <w:p w14:paraId="72FD2B26" w14:textId="77777777" w:rsidR="00ED46C7" w:rsidRPr="00ED46C7" w:rsidRDefault="00ED46C7" w:rsidP="00BC4D3B">
            <w:pPr>
              <w:spacing w:after="0"/>
              <w:rPr>
                <w:rFonts w:eastAsia="Aptos" w:cs="Aptos"/>
                <w:sz w:val="22"/>
                <w:szCs w:val="22"/>
                <w:lang w:val="fr-BE"/>
              </w:rPr>
            </w:pPr>
            <w:r w:rsidRPr="00ED46C7">
              <w:rPr>
                <w:rFonts w:eastAsia="Aptos" w:cs="Aptos"/>
                <w:sz w:val="22"/>
                <w:szCs w:val="22"/>
                <w:lang w:val="fr-BE"/>
              </w:rPr>
              <w:t xml:space="preserve"> Collecte active et documentation de l’activité sur base des rapports disponibles </w:t>
            </w:r>
          </w:p>
        </w:tc>
        <w:tc>
          <w:tcPr>
            <w:tcW w:w="1722" w:type="dxa"/>
            <w:noWrap/>
            <w:hideMark/>
          </w:tcPr>
          <w:p w14:paraId="756D39C7" w14:textId="77777777" w:rsidR="00ED46C7" w:rsidRPr="00ED46C7" w:rsidRDefault="00ED46C7" w:rsidP="00BC4D3B">
            <w:pPr>
              <w:rPr>
                <w:rFonts w:eastAsia="Aptos" w:cs="Aptos"/>
                <w:sz w:val="22"/>
                <w:szCs w:val="22"/>
                <w:lang w:val="fr-BE"/>
              </w:rPr>
            </w:pPr>
            <w:r w:rsidRPr="00ED46C7">
              <w:rPr>
                <w:rFonts w:eastAsia="Aptos" w:cs="Aptos"/>
                <w:sz w:val="22"/>
                <w:szCs w:val="22"/>
                <w:lang w:val="fr-BE"/>
              </w:rPr>
              <w:t>Appuyer les supervisions des ECZ vers les ESS dans les 14 zones prioritaires EPic</w:t>
            </w:r>
          </w:p>
        </w:tc>
        <w:tc>
          <w:tcPr>
            <w:tcW w:w="1404" w:type="dxa"/>
            <w:noWrap/>
            <w:hideMark/>
          </w:tcPr>
          <w:p w14:paraId="7A4E7390" w14:textId="77777777" w:rsidR="00ED46C7" w:rsidRPr="00ED46C7" w:rsidRDefault="00ED46C7" w:rsidP="00BC4D3B">
            <w:pPr>
              <w:spacing w:after="0" w:line="240" w:lineRule="auto"/>
              <w:rPr>
                <w:rFonts w:eastAsia="Aptos" w:cs="Aptos"/>
                <w:sz w:val="22"/>
                <w:szCs w:val="22"/>
                <w:lang w:val="fr-BE"/>
              </w:rPr>
            </w:pPr>
            <w:r w:rsidRPr="00ED46C7">
              <w:rPr>
                <w:rFonts w:eastAsia="Aptos" w:cs="Aptos"/>
                <w:sz w:val="22"/>
                <w:szCs w:val="22"/>
                <w:lang w:val="fr-BE"/>
              </w:rPr>
              <w:t>Ginger International/UE</w:t>
            </w:r>
          </w:p>
        </w:tc>
      </w:tr>
      <w:tr w:rsidR="00ED46C7" w:rsidRPr="00ED46C7" w14:paraId="3CDC9A34" w14:textId="77777777" w:rsidTr="5E2025DC">
        <w:trPr>
          <w:trHeight w:val="290"/>
        </w:trPr>
        <w:tc>
          <w:tcPr>
            <w:tcW w:w="887" w:type="dxa"/>
            <w:noWrap/>
          </w:tcPr>
          <w:p w14:paraId="551F8B9E"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2.3.2</w:t>
            </w:r>
          </w:p>
        </w:tc>
        <w:tc>
          <w:tcPr>
            <w:tcW w:w="2104" w:type="dxa"/>
            <w:noWrap/>
          </w:tcPr>
          <w:p w14:paraId="363C0CE8"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Soutenir les visites trimestrielles de supervision intégrée et de soutien effectuées par les équipes provinciales dans toutes les zones de santé soutenues par le projet</w:t>
            </w:r>
          </w:p>
        </w:tc>
        <w:tc>
          <w:tcPr>
            <w:tcW w:w="3840" w:type="dxa"/>
            <w:noWrap/>
          </w:tcPr>
          <w:p w14:paraId="38C7F853"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Au mois de juin, le projet Epic a appuyé les missions trimestrielles de supervision intégrée par la DPS dans 14 ZS. Le present rapport porte sur 3 rapports disponibles de ZS de Diulu, Lukelenge et Muya.</w:t>
            </w:r>
          </w:p>
          <w:p w14:paraId="6A8E4C09"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 xml:space="preserve">La supervision a porté sur : </w:t>
            </w:r>
          </w:p>
          <w:p w14:paraId="7007E4D6" w14:textId="77777777" w:rsidR="00ED46C7" w:rsidRPr="00ED46C7" w:rsidRDefault="00ED46C7">
            <w:pPr>
              <w:pStyle w:val="ListParagraph"/>
              <w:numPr>
                <w:ilvl w:val="0"/>
                <w:numId w:val="46"/>
              </w:num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L’identification des facteurs de risque chez une femme enceinte</w:t>
            </w:r>
          </w:p>
          <w:p w14:paraId="79E2D156" w14:textId="77777777" w:rsidR="00ED46C7" w:rsidRPr="00ED46C7" w:rsidRDefault="00ED46C7">
            <w:pPr>
              <w:pStyle w:val="ListParagraph"/>
              <w:numPr>
                <w:ilvl w:val="0"/>
                <w:numId w:val="46"/>
              </w:num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La prise en charge des maladies tueuses des enfants,</w:t>
            </w:r>
          </w:p>
          <w:p w14:paraId="0D85CA27" w14:textId="77777777" w:rsidR="00ED46C7" w:rsidRPr="00ED46C7" w:rsidRDefault="00ED46C7">
            <w:pPr>
              <w:pStyle w:val="ListParagraph"/>
              <w:numPr>
                <w:ilvl w:val="0"/>
                <w:numId w:val="46"/>
              </w:num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Et la prise en charge de l’HPP.</w:t>
            </w:r>
          </w:p>
          <w:p w14:paraId="60A90206" w14:textId="77777777" w:rsidR="00ED46C7" w:rsidRPr="00ED46C7" w:rsidRDefault="00ED46C7" w:rsidP="00BC4D3B">
            <w:pPr>
              <w:spacing w:after="0" w:line="240" w:lineRule="auto"/>
              <w:rPr>
                <w:rFonts w:eastAsia="Times New Roman" w:cs="Times New Roman"/>
                <w:b/>
                <w:bCs/>
                <w:kern w:val="0"/>
                <w:sz w:val="22"/>
                <w:szCs w:val="22"/>
                <w:lang w:val="fr-FR"/>
                <w14:ligatures w14:val="none"/>
              </w:rPr>
            </w:pPr>
            <w:r w:rsidRPr="00ED46C7">
              <w:rPr>
                <w:rFonts w:eastAsia="Times New Roman" w:cs="Times New Roman"/>
                <w:b/>
                <w:bCs/>
                <w:kern w:val="0"/>
                <w:sz w:val="22"/>
                <w:szCs w:val="22"/>
                <w:lang w:val="fr-FR"/>
                <w14:ligatures w14:val="none"/>
              </w:rPr>
              <w:t>Résultats</w:t>
            </w:r>
          </w:p>
          <w:p w14:paraId="4EBF8170" w14:textId="77777777" w:rsidR="00ED46C7" w:rsidRPr="00ED46C7" w:rsidRDefault="00ED46C7">
            <w:pPr>
              <w:pStyle w:val="ListParagraph"/>
              <w:numPr>
                <w:ilvl w:val="0"/>
                <w:numId w:val="47"/>
              </w:num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62 prestataires dont 30 femmes supervisés dans 11 ESS, parmi lesquels 2 hôpitaux.</w:t>
            </w:r>
          </w:p>
          <w:p w14:paraId="23D576B0" w14:textId="77777777" w:rsidR="00ED46C7" w:rsidRPr="00ED46C7" w:rsidRDefault="00ED46C7">
            <w:pPr>
              <w:pStyle w:val="ListParagraph"/>
              <w:numPr>
                <w:ilvl w:val="0"/>
                <w:numId w:val="47"/>
              </w:num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Les principaux constats : non maitrise et faible utilisation des ordinogrammes, la recherche non systématique des signes de danger et des facteurs de risques respectivement chez les enfants et les femmes enceintes, la non-maitrise de la gestion de l’HPP et remplissage correcte du partogramme.</w:t>
            </w:r>
          </w:p>
          <w:p w14:paraId="4F36FEFA" w14:textId="77777777" w:rsidR="00ED46C7" w:rsidRPr="00ED46C7" w:rsidRDefault="00ED46C7">
            <w:pPr>
              <w:pStyle w:val="ListParagraph"/>
              <w:numPr>
                <w:ilvl w:val="0"/>
                <w:numId w:val="47"/>
              </w:num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Les actions correctrices : briefing des prestataires sur le remplissage correct du partogramme, l’utilisation de l’ordinogramme, recherche systématique des signes de danger chez les enfants et les facteurs de risques chez les femmes enceintes.</w:t>
            </w:r>
          </w:p>
        </w:tc>
        <w:tc>
          <w:tcPr>
            <w:tcW w:w="2035" w:type="dxa"/>
            <w:noWrap/>
          </w:tcPr>
          <w:p w14:paraId="0BE089C6"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 xml:space="preserve"> Transmission tardive des rapports de supervision par superviseurs provinciaux </w:t>
            </w:r>
          </w:p>
        </w:tc>
        <w:tc>
          <w:tcPr>
            <w:tcW w:w="2271" w:type="dxa"/>
            <w:noWrap/>
          </w:tcPr>
          <w:p w14:paraId="40123950"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 xml:space="preserve"> Collecte active et documentation de l’activité sur base des rapports disponibles </w:t>
            </w:r>
          </w:p>
        </w:tc>
        <w:tc>
          <w:tcPr>
            <w:tcW w:w="1722" w:type="dxa"/>
            <w:noWrap/>
          </w:tcPr>
          <w:p w14:paraId="162D7760"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Appuyer les supervisions trimestrielles de la PDS vers les 14 zones prioritaires EPic</w:t>
            </w:r>
          </w:p>
        </w:tc>
        <w:tc>
          <w:tcPr>
            <w:tcW w:w="1404" w:type="dxa"/>
            <w:noWrap/>
          </w:tcPr>
          <w:p w14:paraId="69495206"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kern w:val="0"/>
                <w:sz w:val="22"/>
                <w:szCs w:val="22"/>
                <w:lang w:val="fr-FR"/>
                <w14:ligatures w14:val="none"/>
              </w:rPr>
              <w:t>Ginger International/UE</w:t>
            </w:r>
          </w:p>
        </w:tc>
      </w:tr>
      <w:tr w:rsidR="00ED46C7" w:rsidRPr="00ED46C7" w14:paraId="36B6F0CF" w14:textId="77777777" w:rsidTr="5E2025DC">
        <w:trPr>
          <w:trHeight w:val="290"/>
        </w:trPr>
        <w:tc>
          <w:tcPr>
            <w:tcW w:w="887" w:type="dxa"/>
            <w:noWrap/>
          </w:tcPr>
          <w:p w14:paraId="7614978D"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2.3.3</w:t>
            </w:r>
          </w:p>
        </w:tc>
        <w:tc>
          <w:tcPr>
            <w:tcW w:w="2104" w:type="dxa"/>
            <w:noWrap/>
          </w:tcPr>
          <w:p w14:paraId="0F06F43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tcPr>
          <w:p w14:paraId="18D28193"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tcPr>
          <w:p w14:paraId="5EC1975A"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tcPr>
          <w:p w14:paraId="43D84551"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tcPr>
          <w:p w14:paraId="5AE8044C"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tcPr>
          <w:p w14:paraId="11F9C994"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0E756C24" w14:textId="77777777" w:rsidTr="5E2025DC">
        <w:trPr>
          <w:trHeight w:val="420"/>
        </w:trPr>
        <w:tc>
          <w:tcPr>
            <w:tcW w:w="14263" w:type="dxa"/>
            <w:gridSpan w:val="7"/>
            <w:shd w:val="clear" w:color="auto" w:fill="FCE4D6"/>
            <w:hideMark/>
          </w:tcPr>
          <w:p w14:paraId="2340F7F6" w14:textId="77777777" w:rsidR="00ED46C7" w:rsidRPr="00ED46C7" w:rsidRDefault="00ED46C7" w:rsidP="00BC4D3B">
            <w:pPr>
              <w:spacing w:after="0" w:line="240" w:lineRule="auto"/>
              <w:rPr>
                <w:rFonts w:eastAsia="Times New Roman" w:cs="Calibri"/>
                <w:b/>
                <w:bCs/>
                <w:color w:val="0E2841"/>
                <w:kern w:val="0"/>
                <w:lang w:val="fr-FR"/>
                <w14:ligatures w14:val="none"/>
              </w:rPr>
            </w:pPr>
            <w:r w:rsidRPr="00ED46C7">
              <w:rPr>
                <w:rFonts w:eastAsia="Times New Roman" w:cs="Calibri"/>
                <w:b/>
                <w:bCs/>
                <w:color w:val="0E2841"/>
                <w:kern w:val="0"/>
                <w:lang w:val="fr-FR"/>
                <w14:ligatures w14:val="none"/>
              </w:rPr>
              <w:t>Objectif 3 : Renforcer les systèmes de santé pour accroître l’autonomie</w:t>
            </w:r>
          </w:p>
        </w:tc>
      </w:tr>
      <w:tr w:rsidR="00ED46C7" w:rsidRPr="00ED46C7" w14:paraId="3F9FD858" w14:textId="77777777" w:rsidTr="5E2025DC">
        <w:trPr>
          <w:trHeight w:val="290"/>
        </w:trPr>
        <w:tc>
          <w:tcPr>
            <w:tcW w:w="14263" w:type="dxa"/>
            <w:gridSpan w:val="7"/>
            <w:shd w:val="clear" w:color="auto" w:fill="FCE4D6"/>
            <w:hideMark/>
          </w:tcPr>
          <w:p w14:paraId="49C25767"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Activité 3.1 Renforcer les systèmes de données sur la santé maternelle, néonatale et infantile, la nutrition et le paludisme afin d’améliorer la prise de décision programmatique</w:t>
            </w:r>
          </w:p>
        </w:tc>
      </w:tr>
      <w:tr w:rsidR="00ED46C7" w:rsidRPr="00ED46C7" w14:paraId="28E08535" w14:textId="77777777" w:rsidTr="5E2025DC">
        <w:trPr>
          <w:trHeight w:val="290"/>
        </w:trPr>
        <w:tc>
          <w:tcPr>
            <w:tcW w:w="887" w:type="dxa"/>
            <w:noWrap/>
            <w:hideMark/>
          </w:tcPr>
          <w:p w14:paraId="723B7E35"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3.1.1</w:t>
            </w:r>
          </w:p>
        </w:tc>
        <w:tc>
          <w:tcPr>
            <w:tcW w:w="2104" w:type="dxa"/>
            <w:noWrap/>
            <w:hideMark/>
          </w:tcPr>
          <w:p w14:paraId="6F65BA13"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2CA070CD"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221432BB"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7BEAE3A1"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7D2BA46D"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0E4FDD11"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7437A2F4" w14:textId="77777777" w:rsidTr="5E2025DC">
        <w:trPr>
          <w:trHeight w:val="290"/>
        </w:trPr>
        <w:tc>
          <w:tcPr>
            <w:tcW w:w="887" w:type="dxa"/>
            <w:noWrap/>
            <w:hideMark/>
          </w:tcPr>
          <w:p w14:paraId="4863064A"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3.1.2</w:t>
            </w:r>
          </w:p>
        </w:tc>
        <w:tc>
          <w:tcPr>
            <w:tcW w:w="2104" w:type="dxa"/>
            <w:noWrap/>
            <w:hideMark/>
          </w:tcPr>
          <w:p w14:paraId="19F51C07"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6B40F58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36185D11"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5FB715FD"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0DD36953"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027C4389"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34188261" w14:textId="77777777" w:rsidTr="5E2025DC">
        <w:trPr>
          <w:trHeight w:val="290"/>
        </w:trPr>
        <w:tc>
          <w:tcPr>
            <w:tcW w:w="887" w:type="dxa"/>
            <w:noWrap/>
            <w:hideMark/>
          </w:tcPr>
          <w:p w14:paraId="15734FB9"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3.1.3</w:t>
            </w:r>
          </w:p>
        </w:tc>
        <w:tc>
          <w:tcPr>
            <w:tcW w:w="2104" w:type="dxa"/>
            <w:noWrap/>
            <w:hideMark/>
          </w:tcPr>
          <w:p w14:paraId="03C637F7"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665DA45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3176A4DA"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2F9F13B7"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04C42921"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746A7BB3"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3E999298" w14:textId="77777777" w:rsidTr="5E2025DC">
        <w:trPr>
          <w:trHeight w:val="290"/>
        </w:trPr>
        <w:tc>
          <w:tcPr>
            <w:tcW w:w="887" w:type="dxa"/>
            <w:noWrap/>
          </w:tcPr>
          <w:p w14:paraId="2B4EA2EC"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3.1.4</w:t>
            </w:r>
          </w:p>
        </w:tc>
        <w:tc>
          <w:tcPr>
            <w:tcW w:w="2104" w:type="dxa"/>
            <w:noWrap/>
          </w:tcPr>
          <w:p w14:paraId="02CD0FDB"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tcPr>
          <w:p w14:paraId="0FE5E90D"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tcPr>
          <w:p w14:paraId="022A5CD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tcPr>
          <w:p w14:paraId="2E374DD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tcPr>
          <w:p w14:paraId="1AB0EB86"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tcPr>
          <w:p w14:paraId="10483EB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37BF9F0D" w14:textId="77777777" w:rsidTr="5E2025DC">
        <w:trPr>
          <w:trHeight w:val="290"/>
        </w:trPr>
        <w:tc>
          <w:tcPr>
            <w:tcW w:w="14263" w:type="dxa"/>
            <w:gridSpan w:val="7"/>
            <w:shd w:val="clear" w:color="auto" w:fill="FCE4D6"/>
            <w:hideMark/>
          </w:tcPr>
          <w:p w14:paraId="2499B4F3"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Activité 3.2 Évaluer et renforcer les systèmes de surveillance de la santé maternelle, néonatale et infantile, de la nutrition et du paludisme</w:t>
            </w:r>
          </w:p>
        </w:tc>
      </w:tr>
      <w:tr w:rsidR="00ED46C7" w:rsidRPr="00ED46C7" w14:paraId="4C4AD556" w14:textId="77777777" w:rsidTr="5E2025DC">
        <w:trPr>
          <w:trHeight w:val="290"/>
        </w:trPr>
        <w:tc>
          <w:tcPr>
            <w:tcW w:w="887" w:type="dxa"/>
            <w:noWrap/>
            <w:hideMark/>
          </w:tcPr>
          <w:p w14:paraId="4D458838"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3.2.1</w:t>
            </w:r>
          </w:p>
        </w:tc>
        <w:tc>
          <w:tcPr>
            <w:tcW w:w="2104" w:type="dxa"/>
            <w:noWrap/>
            <w:hideMark/>
          </w:tcPr>
          <w:p w14:paraId="7F87A5A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11EB0BA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012AD59F"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6351E0F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57306A6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776DD9D6"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261AC261" w14:textId="77777777" w:rsidTr="5E2025DC">
        <w:trPr>
          <w:trHeight w:val="290"/>
        </w:trPr>
        <w:tc>
          <w:tcPr>
            <w:tcW w:w="887" w:type="dxa"/>
            <w:noWrap/>
            <w:hideMark/>
          </w:tcPr>
          <w:p w14:paraId="6DE721FA"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3.2.2</w:t>
            </w:r>
          </w:p>
        </w:tc>
        <w:tc>
          <w:tcPr>
            <w:tcW w:w="2104" w:type="dxa"/>
            <w:noWrap/>
            <w:hideMark/>
          </w:tcPr>
          <w:p w14:paraId="570F5693"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02792ED5"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7E06444B"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5176E3D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590E88FD"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1DAA375E"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2A8B9964" w14:textId="77777777" w:rsidTr="5E2025DC">
        <w:trPr>
          <w:trHeight w:val="290"/>
        </w:trPr>
        <w:tc>
          <w:tcPr>
            <w:tcW w:w="887" w:type="dxa"/>
            <w:noWrap/>
            <w:hideMark/>
          </w:tcPr>
          <w:p w14:paraId="6B9FC3AD" w14:textId="77777777" w:rsidR="00ED46C7" w:rsidRPr="00ED46C7" w:rsidRDefault="00ED46C7" w:rsidP="00BC4D3B">
            <w:pPr>
              <w:spacing w:after="0" w:line="240" w:lineRule="auto"/>
              <w:rPr>
                <w:rFonts w:eastAsia="Times New Roman" w:cs="Times New Roman"/>
                <w:kern w:val="0"/>
                <w:sz w:val="20"/>
                <w:szCs w:val="20"/>
                <w:lang w:val="fr-FR"/>
                <w14:ligatures w14:val="none"/>
              </w:rPr>
            </w:pPr>
            <w:r w:rsidRPr="00ED46C7">
              <w:rPr>
                <w:rFonts w:eastAsia="Times New Roman" w:cs="Calibri"/>
                <w:color w:val="0E2841"/>
                <w:kern w:val="0"/>
                <w:sz w:val="22"/>
                <w:szCs w:val="22"/>
                <w:lang w:val="fr-FR"/>
                <w14:ligatures w14:val="none"/>
              </w:rPr>
              <w:t>3.2.3</w:t>
            </w:r>
          </w:p>
        </w:tc>
        <w:tc>
          <w:tcPr>
            <w:tcW w:w="2104" w:type="dxa"/>
            <w:noWrap/>
            <w:hideMark/>
          </w:tcPr>
          <w:p w14:paraId="6B22A5C7"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2B3EACB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1E74D833"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0396EFB4"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50767154"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6AE6926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3364AF3A" w14:textId="77777777" w:rsidTr="5E2025DC">
        <w:trPr>
          <w:trHeight w:val="290"/>
        </w:trPr>
        <w:tc>
          <w:tcPr>
            <w:tcW w:w="14263" w:type="dxa"/>
            <w:gridSpan w:val="7"/>
            <w:shd w:val="clear" w:color="auto" w:fill="FCE4D6"/>
            <w:hideMark/>
          </w:tcPr>
          <w:p w14:paraId="488863AD"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Activité 3.3 Améliorer la chaîne d'approvisionnement des produits essentiels de santé maternelle, néonatale et infantile, de lutte contre le paludisme et de nutrition</w:t>
            </w:r>
          </w:p>
        </w:tc>
      </w:tr>
      <w:tr w:rsidR="00ED46C7" w:rsidRPr="00ED46C7" w14:paraId="24995122" w14:textId="77777777" w:rsidTr="5E2025DC">
        <w:trPr>
          <w:trHeight w:val="290"/>
        </w:trPr>
        <w:tc>
          <w:tcPr>
            <w:tcW w:w="887" w:type="dxa"/>
            <w:noWrap/>
            <w:hideMark/>
          </w:tcPr>
          <w:p w14:paraId="38A31392"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3.3.1</w:t>
            </w:r>
          </w:p>
        </w:tc>
        <w:tc>
          <w:tcPr>
            <w:tcW w:w="2104" w:type="dxa"/>
            <w:noWrap/>
            <w:hideMark/>
          </w:tcPr>
          <w:p w14:paraId="63329729"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3840" w:type="dxa"/>
            <w:noWrap/>
            <w:hideMark/>
          </w:tcPr>
          <w:p w14:paraId="26DDF8E8"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035" w:type="dxa"/>
            <w:noWrap/>
            <w:hideMark/>
          </w:tcPr>
          <w:p w14:paraId="2CA29D2C"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2271" w:type="dxa"/>
            <w:noWrap/>
            <w:hideMark/>
          </w:tcPr>
          <w:p w14:paraId="75745FFF"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722" w:type="dxa"/>
            <w:noWrap/>
            <w:hideMark/>
          </w:tcPr>
          <w:p w14:paraId="0C93B0A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c>
          <w:tcPr>
            <w:tcW w:w="1404" w:type="dxa"/>
            <w:noWrap/>
            <w:hideMark/>
          </w:tcPr>
          <w:p w14:paraId="18EBAEB0" w14:textId="77777777" w:rsidR="00ED46C7" w:rsidRPr="00ED46C7" w:rsidRDefault="00ED46C7" w:rsidP="00BC4D3B">
            <w:pPr>
              <w:spacing w:after="0" w:line="240" w:lineRule="auto"/>
              <w:rPr>
                <w:rFonts w:eastAsia="Times New Roman" w:cs="Times New Roman"/>
                <w:kern w:val="0"/>
                <w:sz w:val="20"/>
                <w:szCs w:val="20"/>
                <w:lang w:val="fr-FR"/>
                <w14:ligatures w14:val="none"/>
              </w:rPr>
            </w:pPr>
          </w:p>
        </w:tc>
      </w:tr>
      <w:tr w:rsidR="00ED46C7" w:rsidRPr="00ED46C7" w14:paraId="0E72513A" w14:textId="77777777" w:rsidTr="5E2025DC">
        <w:trPr>
          <w:trHeight w:val="290"/>
        </w:trPr>
        <w:tc>
          <w:tcPr>
            <w:tcW w:w="887" w:type="dxa"/>
            <w:noWrap/>
            <w:hideMark/>
          </w:tcPr>
          <w:p w14:paraId="28CA4BDC"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Times New Roman"/>
                <w:color w:val="0E2841"/>
                <w:kern w:val="0"/>
                <w:sz w:val="22"/>
                <w:szCs w:val="22"/>
                <w:lang w:val="fr-FR"/>
                <w14:ligatures w14:val="none"/>
              </w:rPr>
              <w:t>3.3.2</w:t>
            </w:r>
          </w:p>
        </w:tc>
        <w:tc>
          <w:tcPr>
            <w:tcW w:w="2104" w:type="dxa"/>
            <w:noWrap/>
            <w:hideMark/>
          </w:tcPr>
          <w:p w14:paraId="73CD0DD6" w14:textId="77777777" w:rsidR="00ED46C7" w:rsidRPr="00ED46C7" w:rsidRDefault="00ED46C7" w:rsidP="00BC4D3B">
            <w:pPr>
              <w:spacing w:after="0" w:line="240" w:lineRule="auto"/>
              <w:rPr>
                <w:rFonts w:eastAsia="Times New Roman" w:cs="Times New Roman"/>
                <w:sz w:val="22"/>
                <w:szCs w:val="22"/>
                <w:lang w:val="fr-FR"/>
              </w:rPr>
            </w:pPr>
            <w:r w:rsidRPr="00ED46C7">
              <w:rPr>
                <w:rFonts w:eastAsia="Times New Roman" w:cs="Times New Roman"/>
                <w:sz w:val="22"/>
                <w:szCs w:val="22"/>
                <w:lang w:val="fr-FR"/>
              </w:rPr>
              <w:t>Mission de terrain de vérification de la qualité et de l’exactitude des données SIGL par triangulation au niveau des ESS dans 5 zones de santé</w:t>
            </w:r>
          </w:p>
        </w:tc>
        <w:tc>
          <w:tcPr>
            <w:tcW w:w="3840" w:type="dxa"/>
            <w:noWrap/>
            <w:hideMark/>
          </w:tcPr>
          <w:p w14:paraId="1C98BF8F"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Au cours du mois de Juin, EpiC a appuyé l’organisation des missions de vérification de la qualité des données du Système d’information et gestion logistique au niveau de 44 Etablissements de soins de santé dans 5 zones de santé ciblées sur bases des critères ci-après (2 ZS de bonnes performances, Mpokolo, Bibanga, 2 ZS de performance moyenne ; Kabeya Kamuanga et Cilundu, 1 ZS de faible performance Miabi)</w:t>
            </w:r>
          </w:p>
          <w:p w14:paraId="2AF98B52"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Cette activité avait comme objectif de vérifier la qualité, la cohérence et l’exactitude des données SIGL à travers une triangulation entre les données de gestion au niveau des ESS et celles rapportées dans DHIS2/InfoMed.</w:t>
            </w:r>
          </w:p>
          <w:p w14:paraId="42628F5F"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Cette mission a ciblé les prestataires au niveau des ESS ; le Pharmacien et le Gestionnaire de chaines d’approvisionnement en exploitant les outils de gestion des médicaments.</w:t>
            </w:r>
          </w:p>
          <w:p w14:paraId="5A230D65" w14:textId="77777777" w:rsidR="00ED46C7" w:rsidRPr="00ED46C7" w:rsidRDefault="00ED46C7" w:rsidP="00BC4D3B">
            <w:pPr>
              <w:spacing w:after="0" w:line="240" w:lineRule="auto"/>
              <w:rPr>
                <w:rFonts w:eastAsiaTheme="minorEastAsia" w:cs="Times New Roman"/>
                <w:sz w:val="22"/>
                <w:szCs w:val="22"/>
                <w:lang w:val="fr-CD"/>
              </w:rPr>
            </w:pPr>
            <w:r w:rsidRPr="00ED46C7">
              <w:rPr>
                <w:rFonts w:eastAsiaTheme="minorEastAsia" w:cs="Times New Roman"/>
                <w:sz w:val="22"/>
                <w:szCs w:val="22"/>
                <w:lang w:val="fr-CD"/>
              </w:rPr>
              <w:t>La réunion d’analyse des données du premier trimestre 2026 a servi de phase préparatoire qui a permis de fixer les cibles à visiter et préparer l’outil à utiliser en y complétant au préalable les résultats d’analyse à comparer in situ avec les données dans les outils sur base des performances et classification.</w:t>
            </w:r>
          </w:p>
          <w:p w14:paraId="0DC5CC63" w14:textId="77777777" w:rsidR="00ED46C7" w:rsidRPr="00ED46C7" w:rsidRDefault="00ED46C7" w:rsidP="00BC4D3B">
            <w:pPr>
              <w:spacing w:after="0" w:line="240" w:lineRule="auto"/>
              <w:rPr>
                <w:rFonts w:eastAsiaTheme="minorEastAsia" w:cs="Times New Roman"/>
                <w:sz w:val="22"/>
                <w:szCs w:val="22"/>
                <w:lang w:val="fr-CD"/>
              </w:rPr>
            </w:pPr>
            <w:r w:rsidRPr="00ED46C7">
              <w:rPr>
                <w:rFonts w:eastAsiaTheme="minorEastAsia" w:cs="Times New Roman"/>
                <w:sz w:val="22"/>
                <w:szCs w:val="22"/>
                <w:lang w:val="fr-CD"/>
              </w:rPr>
              <w:t xml:space="preserve">Durant la phase de l’exécution, les données de la chaine d’approvisionnement ont été croisé/triangulé dans les sources de données primaires et secondaires ainsi que celle de la plateforme DHIS2/InfoMed. </w:t>
            </w:r>
          </w:p>
          <w:p w14:paraId="783EACA1" w14:textId="77777777" w:rsidR="00ED46C7" w:rsidRPr="00ED46C7" w:rsidRDefault="00ED46C7" w:rsidP="00BC4D3B">
            <w:pPr>
              <w:spacing w:after="0" w:line="240" w:lineRule="auto"/>
              <w:rPr>
                <w:rFonts w:eastAsiaTheme="minorEastAsia" w:cs="Times New Roman"/>
                <w:b/>
                <w:bCs/>
                <w:sz w:val="22"/>
                <w:szCs w:val="22"/>
                <w:lang w:val="fr-CD"/>
              </w:rPr>
            </w:pPr>
            <w:r w:rsidRPr="00ED46C7">
              <w:rPr>
                <w:rFonts w:eastAsiaTheme="minorEastAsia" w:cs="Times New Roman"/>
                <w:b/>
                <w:bCs/>
                <w:sz w:val="22"/>
                <w:szCs w:val="22"/>
                <w:lang w:val="fr-CD"/>
              </w:rPr>
              <w:t>Résultats obtenus :</w:t>
            </w:r>
          </w:p>
          <w:p w14:paraId="1771A54F" w14:textId="77777777" w:rsidR="00ED46C7" w:rsidRPr="00ED46C7" w:rsidRDefault="00ED46C7" w:rsidP="00BC4D3B">
            <w:pPr>
              <w:pStyle w:val="ListParagraph"/>
              <w:numPr>
                <w:ilvl w:val="0"/>
                <w:numId w:val="20"/>
              </w:numPr>
              <w:spacing w:after="0" w:line="240" w:lineRule="auto"/>
              <w:rPr>
                <w:rFonts w:eastAsiaTheme="minorEastAsia" w:cs="Times New Roman"/>
                <w:sz w:val="22"/>
                <w:szCs w:val="22"/>
                <w:lang w:val="fr-CD"/>
              </w:rPr>
            </w:pPr>
            <w:r w:rsidRPr="00ED46C7">
              <w:rPr>
                <w:rFonts w:eastAsiaTheme="minorEastAsia" w:cs="Times New Roman"/>
                <w:sz w:val="22"/>
                <w:szCs w:val="22"/>
                <w:lang w:val="fr"/>
              </w:rPr>
              <w:t>Les écarts de quelques molécules existent à travers les outils de gestion des données et ceux de transmission. Les causes incriminées sont : erreurs de saisie, les médicaments consommés par les familles du personnel ne sont pas renseignés pour la plupart de cas</w:t>
            </w:r>
          </w:p>
          <w:p w14:paraId="7DDF953F" w14:textId="77777777" w:rsidR="00ED46C7" w:rsidRPr="00ED46C7" w:rsidRDefault="00ED46C7" w:rsidP="00BC4D3B">
            <w:pPr>
              <w:pStyle w:val="ListParagraph"/>
              <w:numPr>
                <w:ilvl w:val="0"/>
                <w:numId w:val="20"/>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Plus de 60% des établissements présentent des incohérences entre la quantité des produits et le nombre des patients soignés (couple produit-patient)</w:t>
            </w:r>
          </w:p>
          <w:p w14:paraId="056D9205" w14:textId="77777777" w:rsidR="00ED46C7" w:rsidRPr="00ED46C7" w:rsidRDefault="00ED46C7" w:rsidP="00BC4D3B">
            <w:pPr>
              <w:pStyle w:val="ListParagraph"/>
              <w:numPr>
                <w:ilvl w:val="0"/>
                <w:numId w:val="20"/>
              </w:numPr>
              <w:spacing w:after="0" w:line="240" w:lineRule="auto"/>
              <w:rPr>
                <w:rFonts w:eastAsiaTheme="minorEastAsia" w:cs="Times New Roman"/>
                <w:sz w:val="22"/>
                <w:szCs w:val="22"/>
                <w:lang w:val="fr-FR"/>
              </w:rPr>
            </w:pPr>
            <w:r w:rsidRPr="00ED46C7">
              <w:rPr>
                <w:rFonts w:eastAsiaTheme="minorEastAsia" w:cs="Times New Roman"/>
                <w:sz w:val="22"/>
                <w:szCs w:val="22"/>
                <w:lang w:val="fr"/>
              </w:rPr>
              <w:t>Les causes sont le</w:t>
            </w:r>
            <w:r w:rsidRPr="00ED46C7">
              <w:rPr>
                <w:rFonts w:eastAsiaTheme="minorEastAsia" w:cs="Times New Roman"/>
                <w:sz w:val="22"/>
                <w:szCs w:val="22"/>
                <w:lang w:val="fr-FR"/>
              </w:rPr>
              <w:t xml:space="preserve"> mauvais remplissage des outils SNIS, </w:t>
            </w:r>
          </w:p>
          <w:p w14:paraId="57876E4E" w14:textId="77777777" w:rsidR="00ED46C7" w:rsidRPr="00ED46C7" w:rsidRDefault="00ED46C7" w:rsidP="00BC4D3B">
            <w:pPr>
              <w:spacing w:after="0" w:line="240" w:lineRule="auto"/>
              <w:rPr>
                <w:rFonts w:eastAsiaTheme="minorEastAsia" w:cs="Times New Roman"/>
                <w:sz w:val="22"/>
                <w:szCs w:val="22"/>
                <w:lang w:val="fr-FR"/>
              </w:rPr>
            </w:pPr>
          </w:p>
        </w:tc>
        <w:tc>
          <w:tcPr>
            <w:tcW w:w="2035" w:type="dxa"/>
            <w:noWrap/>
            <w:hideMark/>
          </w:tcPr>
          <w:p w14:paraId="019F91CA" w14:textId="77777777" w:rsidR="00ED46C7" w:rsidRPr="00ED46C7" w:rsidRDefault="00ED46C7" w:rsidP="00BC4D3B">
            <w:pPr>
              <w:pStyle w:val="ListParagraph"/>
              <w:numPr>
                <w:ilvl w:val="0"/>
                <w:numId w:val="19"/>
              </w:numPr>
              <w:spacing w:after="0" w:line="240" w:lineRule="auto"/>
              <w:rPr>
                <w:rFonts w:eastAsiaTheme="minorEastAsia" w:cs="Times New Roman"/>
                <w:sz w:val="22"/>
                <w:szCs w:val="22"/>
                <w:lang w:val="fr-CD"/>
              </w:rPr>
            </w:pPr>
            <w:r w:rsidRPr="00ED46C7">
              <w:rPr>
                <w:rFonts w:eastAsiaTheme="minorEastAsia" w:cs="Times New Roman"/>
                <w:sz w:val="22"/>
                <w:szCs w:val="22"/>
                <w:lang w:val="fr-CD"/>
              </w:rPr>
              <w:t>Mauvais remplissage des outils SNIS ;</w:t>
            </w:r>
          </w:p>
          <w:p w14:paraId="61A891A0" w14:textId="77777777" w:rsidR="00ED46C7" w:rsidRPr="00ED46C7" w:rsidRDefault="00ED46C7" w:rsidP="00BC4D3B">
            <w:pPr>
              <w:pStyle w:val="ListParagraph"/>
              <w:numPr>
                <w:ilvl w:val="0"/>
                <w:numId w:val="18"/>
              </w:numPr>
              <w:spacing w:after="0" w:line="240" w:lineRule="auto"/>
              <w:rPr>
                <w:rFonts w:eastAsiaTheme="minorEastAsia" w:cs="Times New Roman"/>
                <w:sz w:val="22"/>
                <w:szCs w:val="22"/>
                <w:lang w:val="fr-CD"/>
              </w:rPr>
            </w:pPr>
            <w:r w:rsidRPr="00ED46C7">
              <w:rPr>
                <w:rFonts w:eastAsiaTheme="minorEastAsia" w:cs="Times New Roman"/>
                <w:sz w:val="22"/>
                <w:szCs w:val="22"/>
                <w:lang w:val="fr-CD"/>
              </w:rPr>
              <w:t>Rupture en certains outils de gestion des médicaments ;</w:t>
            </w:r>
          </w:p>
          <w:p w14:paraId="1AE79D84" w14:textId="77777777" w:rsidR="00ED46C7" w:rsidRPr="00ED46C7" w:rsidRDefault="00ED46C7" w:rsidP="00BC4D3B">
            <w:pPr>
              <w:pStyle w:val="ListParagraph"/>
              <w:numPr>
                <w:ilvl w:val="0"/>
                <w:numId w:val="17"/>
              </w:numPr>
              <w:spacing w:after="0" w:line="240" w:lineRule="auto"/>
              <w:rPr>
                <w:rFonts w:eastAsiaTheme="minorEastAsia" w:cs="Times New Roman"/>
                <w:sz w:val="22"/>
                <w:szCs w:val="22"/>
                <w:lang w:val="fr-CD"/>
              </w:rPr>
            </w:pPr>
            <w:r w:rsidRPr="00ED46C7">
              <w:rPr>
                <w:rFonts w:eastAsiaTheme="minorEastAsia" w:cs="Times New Roman"/>
                <w:sz w:val="22"/>
                <w:szCs w:val="22"/>
                <w:lang w:val="fr-CD"/>
              </w:rPr>
              <w:t>Non maitrise des estimations des besoins de l’ESS (CMM, quantité à commander)</w:t>
            </w:r>
          </w:p>
          <w:p w14:paraId="42928F98" w14:textId="77777777" w:rsidR="00ED46C7" w:rsidRPr="00ED46C7" w:rsidRDefault="00ED46C7" w:rsidP="00BC4D3B">
            <w:pPr>
              <w:pStyle w:val="ListParagraph"/>
              <w:numPr>
                <w:ilvl w:val="0"/>
                <w:numId w:val="17"/>
              </w:numPr>
              <w:spacing w:after="0" w:line="240" w:lineRule="auto"/>
              <w:rPr>
                <w:rFonts w:eastAsiaTheme="minorEastAsia" w:cs="Times New Roman"/>
                <w:sz w:val="22"/>
                <w:szCs w:val="22"/>
                <w:lang w:val="fr-CD"/>
              </w:rPr>
            </w:pPr>
            <w:r w:rsidRPr="00ED46C7">
              <w:rPr>
                <w:rFonts w:eastAsiaTheme="minorEastAsia" w:cs="Times New Roman"/>
                <w:sz w:val="22"/>
                <w:szCs w:val="22"/>
                <w:lang w:val="fr-CD"/>
              </w:rPr>
              <w:t>Inventaires non réalisés</w:t>
            </w:r>
          </w:p>
        </w:tc>
        <w:tc>
          <w:tcPr>
            <w:tcW w:w="2271" w:type="dxa"/>
            <w:noWrap/>
            <w:hideMark/>
          </w:tcPr>
          <w:p w14:paraId="0B9B8E5E" w14:textId="77777777" w:rsidR="00ED46C7" w:rsidRPr="00ED46C7" w:rsidRDefault="00ED46C7" w:rsidP="00BC4D3B">
            <w:pPr>
              <w:pStyle w:val="ListParagraph"/>
              <w:numPr>
                <w:ilvl w:val="0"/>
                <w:numId w:val="16"/>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Briefing des prestataires des ESS sur le remplissage des outils SNIS ;</w:t>
            </w:r>
          </w:p>
          <w:p w14:paraId="69B15EF3" w14:textId="77777777" w:rsidR="00ED46C7" w:rsidRPr="00ED46C7" w:rsidRDefault="00ED46C7" w:rsidP="00BC4D3B">
            <w:pPr>
              <w:pStyle w:val="ListParagraph"/>
              <w:numPr>
                <w:ilvl w:val="0"/>
                <w:numId w:val="16"/>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Briefing des prestataires sur le calcul des CMM et quantité à commander</w:t>
            </w:r>
          </w:p>
        </w:tc>
        <w:tc>
          <w:tcPr>
            <w:tcW w:w="1722" w:type="dxa"/>
            <w:noWrap/>
            <w:hideMark/>
          </w:tcPr>
          <w:p w14:paraId="54946FF6" w14:textId="77777777" w:rsidR="00ED46C7" w:rsidRPr="00ED46C7" w:rsidRDefault="00ED46C7" w:rsidP="00BC4D3B">
            <w:pPr>
              <w:pStyle w:val="ListParagraph"/>
              <w:numPr>
                <w:ilvl w:val="0"/>
                <w:numId w:val="15"/>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Elaboration d’un plan de redressement ;</w:t>
            </w:r>
          </w:p>
          <w:p w14:paraId="5D98087B" w14:textId="77777777" w:rsidR="00ED46C7" w:rsidRPr="00ED46C7" w:rsidRDefault="00ED46C7" w:rsidP="00BC4D3B">
            <w:pPr>
              <w:pStyle w:val="ListParagraph"/>
              <w:numPr>
                <w:ilvl w:val="0"/>
                <w:numId w:val="15"/>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 xml:space="preserve">Planifier les missions de Coaching sur la gestion rationnelle des médicaments ; </w:t>
            </w:r>
          </w:p>
          <w:p w14:paraId="2C8A47E7" w14:textId="77777777" w:rsidR="00ED46C7" w:rsidRPr="00ED46C7" w:rsidRDefault="00ED46C7" w:rsidP="00BC4D3B">
            <w:pPr>
              <w:pStyle w:val="ListParagraph"/>
              <w:numPr>
                <w:ilvl w:val="0"/>
                <w:numId w:val="15"/>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 xml:space="preserve">Encadrement des prestataires sur la prescription /utilisation rationnelle </w:t>
            </w:r>
          </w:p>
          <w:p w14:paraId="4FF52E00" w14:textId="77777777" w:rsidR="00ED46C7" w:rsidRPr="00ED46C7" w:rsidRDefault="00ED46C7" w:rsidP="00BC4D3B">
            <w:pPr>
              <w:pStyle w:val="ListParagraph"/>
              <w:numPr>
                <w:ilvl w:val="0"/>
                <w:numId w:val="12"/>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Elaboration du plan de redressement (avec des activités d’encadrement sur la gestion rationnelle des medicaments et la prescription rationnelle)</w:t>
            </w:r>
          </w:p>
          <w:p w14:paraId="0BF2A1FA" w14:textId="77777777" w:rsidR="00ED46C7" w:rsidRPr="00ED46C7" w:rsidRDefault="00ED46C7" w:rsidP="00BC4D3B">
            <w:pPr>
              <w:pStyle w:val="ListParagraph"/>
              <w:spacing w:after="0" w:line="240" w:lineRule="auto"/>
              <w:rPr>
                <w:rFonts w:eastAsiaTheme="minorEastAsia" w:cs="Times New Roman"/>
                <w:sz w:val="22"/>
                <w:szCs w:val="22"/>
                <w:lang w:val="fr-FR"/>
              </w:rPr>
            </w:pPr>
          </w:p>
        </w:tc>
        <w:tc>
          <w:tcPr>
            <w:tcW w:w="1404" w:type="dxa"/>
            <w:noWrap/>
            <w:hideMark/>
          </w:tcPr>
          <w:p w14:paraId="763C9D7A" w14:textId="77777777" w:rsidR="00ED46C7" w:rsidRPr="00ED46C7" w:rsidRDefault="00ED46C7" w:rsidP="00BC4D3B">
            <w:pPr>
              <w:spacing w:after="0" w:line="240" w:lineRule="auto"/>
              <w:rPr>
                <w:rFonts w:cs="Times New Roman"/>
                <w:sz w:val="22"/>
                <w:szCs w:val="22"/>
              </w:rPr>
            </w:pPr>
            <w:r w:rsidRPr="00ED46C7">
              <w:rPr>
                <w:rFonts w:eastAsia="Times New Roman" w:cs="Times New Roman"/>
                <w:sz w:val="22"/>
                <w:szCs w:val="22"/>
                <w:lang w:val="fr-FR"/>
              </w:rPr>
              <w:t>RAS</w:t>
            </w:r>
          </w:p>
        </w:tc>
      </w:tr>
      <w:tr w:rsidR="00ED46C7" w:rsidRPr="00ED46C7" w14:paraId="73EB2F80" w14:textId="77777777" w:rsidTr="5E2025DC">
        <w:trPr>
          <w:trHeight w:val="290"/>
        </w:trPr>
        <w:tc>
          <w:tcPr>
            <w:tcW w:w="887" w:type="dxa"/>
            <w:noWrap/>
            <w:hideMark/>
          </w:tcPr>
          <w:p w14:paraId="52A2D3F1"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Calibri"/>
                <w:color w:val="0E2841"/>
                <w:kern w:val="0"/>
                <w:sz w:val="22"/>
                <w:szCs w:val="22"/>
                <w:lang w:val="fr-FR"/>
                <w14:ligatures w14:val="none"/>
              </w:rPr>
              <w:t>3.3.3</w:t>
            </w:r>
          </w:p>
        </w:tc>
        <w:tc>
          <w:tcPr>
            <w:tcW w:w="2104" w:type="dxa"/>
            <w:noWrap/>
            <w:hideMark/>
          </w:tcPr>
          <w:p w14:paraId="4BA9B564"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48A0AC4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hideMark/>
          </w:tcPr>
          <w:p w14:paraId="56FEB9D2"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271" w:type="dxa"/>
            <w:noWrap/>
            <w:hideMark/>
          </w:tcPr>
          <w:p w14:paraId="052BA1CE"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722" w:type="dxa"/>
            <w:noWrap/>
            <w:hideMark/>
          </w:tcPr>
          <w:p w14:paraId="75EB209E"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404" w:type="dxa"/>
            <w:noWrap/>
            <w:hideMark/>
          </w:tcPr>
          <w:p w14:paraId="584F43D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02963B64" w14:textId="77777777" w:rsidTr="5E2025DC">
        <w:trPr>
          <w:trHeight w:val="290"/>
        </w:trPr>
        <w:tc>
          <w:tcPr>
            <w:tcW w:w="887" w:type="dxa"/>
            <w:noWrap/>
          </w:tcPr>
          <w:p w14:paraId="208A46E0"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3.3.4</w:t>
            </w:r>
          </w:p>
        </w:tc>
        <w:tc>
          <w:tcPr>
            <w:tcW w:w="2104" w:type="dxa"/>
            <w:noWrap/>
          </w:tcPr>
          <w:p w14:paraId="73CDBF23"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372A91A9"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tcPr>
          <w:p w14:paraId="7722C241"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271" w:type="dxa"/>
            <w:noWrap/>
          </w:tcPr>
          <w:p w14:paraId="0B832ADB"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722" w:type="dxa"/>
            <w:noWrap/>
          </w:tcPr>
          <w:p w14:paraId="420FD51F"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404" w:type="dxa"/>
            <w:noWrap/>
          </w:tcPr>
          <w:p w14:paraId="746FDDA0"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72CB9EC0" w14:textId="77777777" w:rsidTr="5E2025DC">
        <w:trPr>
          <w:trHeight w:val="290"/>
        </w:trPr>
        <w:tc>
          <w:tcPr>
            <w:tcW w:w="887" w:type="dxa"/>
            <w:noWrap/>
          </w:tcPr>
          <w:p w14:paraId="58710CF8"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3.3.5</w:t>
            </w:r>
          </w:p>
        </w:tc>
        <w:tc>
          <w:tcPr>
            <w:tcW w:w="2104" w:type="dxa"/>
            <w:noWrap/>
          </w:tcPr>
          <w:p w14:paraId="040B754B"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469F77A4"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tcPr>
          <w:p w14:paraId="6EBDADA9"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271" w:type="dxa"/>
            <w:noWrap/>
          </w:tcPr>
          <w:p w14:paraId="7DBC197D"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722" w:type="dxa"/>
            <w:noWrap/>
          </w:tcPr>
          <w:p w14:paraId="342ABC3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404" w:type="dxa"/>
            <w:noWrap/>
          </w:tcPr>
          <w:p w14:paraId="66840BF5"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535EB0F9" w14:textId="77777777" w:rsidTr="5E2025DC">
        <w:trPr>
          <w:trHeight w:val="290"/>
        </w:trPr>
        <w:tc>
          <w:tcPr>
            <w:tcW w:w="887" w:type="dxa"/>
            <w:noWrap/>
          </w:tcPr>
          <w:p w14:paraId="08962969"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3.3.6</w:t>
            </w:r>
          </w:p>
        </w:tc>
        <w:tc>
          <w:tcPr>
            <w:tcW w:w="2104" w:type="dxa"/>
            <w:noWrap/>
          </w:tcPr>
          <w:p w14:paraId="03BF45CA"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tcPr>
          <w:p w14:paraId="5BE5030A"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tcPr>
          <w:p w14:paraId="7BB27A5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271" w:type="dxa"/>
            <w:noWrap/>
          </w:tcPr>
          <w:p w14:paraId="090D1290"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722" w:type="dxa"/>
            <w:noWrap/>
          </w:tcPr>
          <w:p w14:paraId="558DCA98"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404" w:type="dxa"/>
            <w:noWrap/>
          </w:tcPr>
          <w:p w14:paraId="3BA21078"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5A6A0F1C" w14:textId="77777777" w:rsidTr="5E2025DC">
        <w:trPr>
          <w:trHeight w:val="290"/>
        </w:trPr>
        <w:tc>
          <w:tcPr>
            <w:tcW w:w="887" w:type="dxa"/>
            <w:noWrap/>
          </w:tcPr>
          <w:p w14:paraId="72B81114" w14:textId="77777777" w:rsidR="00ED46C7" w:rsidRPr="00ED46C7" w:rsidRDefault="00ED46C7" w:rsidP="00BC4D3B">
            <w:pPr>
              <w:spacing w:after="0" w:line="240" w:lineRule="auto"/>
              <w:rPr>
                <w:rFonts w:eastAsia="Times New Roman" w:cs="Times New Roman"/>
                <w:color w:val="0E2841"/>
                <w:kern w:val="0"/>
                <w:sz w:val="22"/>
                <w:szCs w:val="22"/>
                <w:lang w:val="fr-FR"/>
                <w14:ligatures w14:val="none"/>
              </w:rPr>
            </w:pPr>
            <w:r w:rsidRPr="00ED46C7">
              <w:rPr>
                <w:rFonts w:eastAsia="Times New Roman" w:cs="Times New Roman"/>
                <w:color w:val="0E2841"/>
                <w:kern w:val="0"/>
                <w:sz w:val="22"/>
                <w:szCs w:val="22"/>
                <w:lang w:val="fr-FR"/>
                <w14:ligatures w14:val="none"/>
              </w:rPr>
              <w:t>3.3.7</w:t>
            </w:r>
          </w:p>
        </w:tc>
        <w:tc>
          <w:tcPr>
            <w:tcW w:w="2104" w:type="dxa"/>
            <w:noWrap/>
          </w:tcPr>
          <w:p w14:paraId="1A741731"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 xml:space="preserve">Appuyer la Revue de la Chaine d’approvisionnement </w:t>
            </w:r>
          </w:p>
        </w:tc>
        <w:tc>
          <w:tcPr>
            <w:tcW w:w="3840" w:type="dxa"/>
            <w:noWrap/>
          </w:tcPr>
          <w:p w14:paraId="72AA6E11"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Au cours du mois de juin, le projet EpiC intégré à travers a apporté un appui technique et logistique à l’organisation de la revue trimestrielle de la chaine d’approvisionnement en Province. L’objectif général était de contribuer à l’amélioration de la qualité des données de gestion de la chaîne d’approvisionnement et la disponibilité des médicaments essentiels dans les 19 Zones de Santé de la DPS Kasaï Oriental.</w:t>
            </w:r>
          </w:p>
          <w:p w14:paraId="0F4D7605"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 xml:space="preserve">Durant 5 jours, les gestionnaires de chaine d’approvisionnement (GCA) ont renseigné le canevas de présentation validé lors de la réunion préparatoire par les cadres de la DPS et le staff Epic pour présentation en plénière. </w:t>
            </w:r>
          </w:p>
          <w:p w14:paraId="29B54A67"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Les constats sont :</w:t>
            </w:r>
          </w:p>
          <w:p w14:paraId="2AF407D1" w14:textId="77777777" w:rsidR="00ED46C7" w:rsidRPr="00ED46C7" w:rsidRDefault="00ED46C7" w:rsidP="00BC4D3B">
            <w:pPr>
              <w:pStyle w:val="ListParagraph"/>
              <w:numPr>
                <w:ilvl w:val="0"/>
                <w:numId w:val="14"/>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La complétude globale de la province au premier trimestre 2026 est de 96 %, ce qui traduit une performance globalement satisfaisante en matière de publication des données dans le logiciel Infomed des rapports de gestion de médicaments (SIGL) ;</w:t>
            </w:r>
          </w:p>
          <w:p w14:paraId="6EDCB1D1" w14:textId="77777777" w:rsidR="00ED46C7" w:rsidRPr="00ED46C7" w:rsidRDefault="00ED46C7" w:rsidP="00BC4D3B">
            <w:pPr>
              <w:pStyle w:val="ListParagraph"/>
              <w:numPr>
                <w:ilvl w:val="0"/>
                <w:numId w:val="14"/>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Une très bonne promptitude des rapports dans l’ensemble de la DPS Kasaï Oriental, avec une moyenne provinciale de 88 %. La majorité des zones de santé affichent des performances excellentes comprises entre 94 % et 100 %, témoignant d’un bon respect des échéances de transmission des données. Quelques zones présentent des contre-performances nécessitant une attention particulière, notamment Miabi (45 %), Tshilenge (54 %), Tshishimbi (60 %) et Dibindi (71 %).</w:t>
            </w:r>
          </w:p>
          <w:p w14:paraId="239E976A" w14:textId="77777777" w:rsidR="00ED46C7" w:rsidRPr="00ED46C7" w:rsidRDefault="00ED46C7" w:rsidP="00BC4D3B">
            <w:pPr>
              <w:pStyle w:val="ListParagraph"/>
              <w:numPr>
                <w:ilvl w:val="0"/>
                <w:numId w:val="14"/>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La moyenne de Taux de tendances d'exhaustivités des données au T1 2026 de ZS est de 83% avec 5 Zones de santé à faible taux (Dibindi 77%, Mukumbi 74%, Mpokolo 47%, Bonzola 34% et Miabi 0%)</w:t>
            </w:r>
          </w:p>
          <w:p w14:paraId="162373FC" w14:textId="77777777" w:rsidR="00ED46C7" w:rsidRPr="00ED46C7" w:rsidRDefault="00ED46C7" w:rsidP="00BC4D3B">
            <w:pPr>
              <w:pStyle w:val="ListParagraph"/>
              <w:numPr>
                <w:ilvl w:val="0"/>
                <w:numId w:val="14"/>
              </w:numPr>
              <w:spacing w:after="0" w:line="240" w:lineRule="auto"/>
              <w:rPr>
                <w:rFonts w:eastAsiaTheme="minorEastAsia" w:cs="Times New Roman"/>
                <w:sz w:val="22"/>
                <w:szCs w:val="22"/>
                <w:lang w:val="fr-FR"/>
              </w:rPr>
            </w:pPr>
            <w:r w:rsidRPr="00ED46C7">
              <w:rPr>
                <w:rFonts w:eastAsiaTheme="minorEastAsia" w:cs="Times New Roman"/>
                <w:sz w:val="22"/>
                <w:szCs w:val="22"/>
                <w:lang w:val="fr-FR"/>
              </w:rPr>
              <w:t>Les niveaux de surstock les plus élevés ont été observés pour : a) le programme Paludisme dans 3 zones de santé Kansasa (56,25 %), Bonzola et Citenge (31,25 % chacune). Les produits les plus concernés sont la quinine injectable, la quinine 300 mg, les tests de diagnostic rapide (TDR) et l'artésunate suppositoire. Cette situation est principalement liée à une faible analyse régulière des données de consommation au niveau des ESS ainsi qu'à la mauvaise qualité des commandes élaborées par certaines Zones de Santé.</w:t>
            </w:r>
          </w:p>
          <w:p w14:paraId="6925400B" w14:textId="77777777" w:rsidR="00ED46C7" w:rsidRPr="00ED46C7" w:rsidRDefault="00ED46C7" w:rsidP="00BC4D3B">
            <w:pPr>
              <w:pStyle w:val="ListParagraph"/>
              <w:spacing w:after="0" w:line="276" w:lineRule="auto"/>
              <w:rPr>
                <w:rFonts w:cs="Times New Roman"/>
                <w:sz w:val="22"/>
                <w:szCs w:val="22"/>
                <w:lang w:val="fr-FR"/>
              </w:rPr>
            </w:pPr>
            <w:r w:rsidRPr="00ED46C7">
              <w:rPr>
                <w:rFonts w:eastAsiaTheme="minorEastAsia" w:cs="Times New Roman"/>
                <w:sz w:val="22"/>
                <w:szCs w:val="22"/>
                <w:lang w:val="fr-FR"/>
              </w:rPr>
              <w:t>b) Concernant le programme SMNE, les surstocks ont été enregistrés dans les 19 Zones de Santé cependant ces Zone de Santé ont présenté un stock important : Kansasa (68,75 %), Tshilenge (56,25 %), Duilu et Miabi (43,75 %). Les produits principalement concernés sont le sulfate de magnésium, l'ocytocine, le misoprostol et la kétamine. Les données semblent globalement fiables et reflètent une utilisation de l’ocytocine conforme aux besoins liés à la prise en charge des accouchements.</w:t>
            </w:r>
          </w:p>
          <w:p w14:paraId="5516DA5C" w14:textId="77777777" w:rsidR="00ED46C7" w:rsidRPr="00ED46C7" w:rsidRDefault="00ED46C7" w:rsidP="00BC4D3B">
            <w:pPr>
              <w:pStyle w:val="ListParagraph"/>
              <w:spacing w:after="0" w:line="240" w:lineRule="auto"/>
              <w:rPr>
                <w:rFonts w:eastAsiaTheme="minorEastAsia" w:cs="Times New Roman"/>
                <w:sz w:val="22"/>
                <w:szCs w:val="22"/>
                <w:lang w:val="fr-FR"/>
              </w:rPr>
            </w:pPr>
          </w:p>
          <w:p w14:paraId="68C3D8A1" w14:textId="77777777" w:rsidR="00ED46C7" w:rsidRPr="00ED46C7" w:rsidRDefault="00ED46C7" w:rsidP="00BC4D3B">
            <w:pPr>
              <w:pStyle w:val="ListParagraph"/>
              <w:numPr>
                <w:ilvl w:val="0"/>
                <w:numId w:val="14"/>
              </w:numPr>
              <w:spacing w:after="0" w:line="240" w:lineRule="auto"/>
              <w:rPr>
                <w:rFonts w:cs="Times New Roman"/>
                <w:sz w:val="22"/>
                <w:szCs w:val="22"/>
                <w:lang w:val="fr-FR"/>
              </w:rPr>
            </w:pPr>
            <w:r w:rsidRPr="00ED46C7">
              <w:rPr>
                <w:rFonts w:eastAsiaTheme="minorEastAsia" w:cs="Times New Roman"/>
                <w:sz w:val="22"/>
                <w:szCs w:val="22"/>
                <w:lang w:val="fr-FR"/>
              </w:rPr>
              <w:t>S'agissant du Traitement du paludisme simple chez les enfants, l’analyse des indicateurs de cohérence entre les données de prestation et les consommations des intrants au T1 2026 ont mis en en évidence d’importantes discordances entre les prestations rapportées et les quantités d’intrants consommés dans certaines interventions:194 698 enfants ont été traités conformément au protocole national, alors que la consommation des ALU et ASAQ a atteint 1 815 809 unités, générant</w:t>
            </w:r>
            <w:r w:rsidRPr="00ED46C7">
              <w:rPr>
                <w:rFonts w:eastAsia="Gill Sans MT" w:cs="Times New Roman"/>
                <w:color w:val="000000" w:themeColor="text1"/>
                <w:sz w:val="22"/>
                <w:szCs w:val="22"/>
                <w:lang w:val="fr-FR"/>
              </w:rPr>
              <w:t xml:space="preserve"> </w:t>
            </w:r>
            <w:r w:rsidRPr="00ED46C7">
              <w:rPr>
                <w:rFonts w:eastAsiaTheme="minorEastAsia" w:cs="Times New Roman"/>
                <w:sz w:val="22"/>
                <w:szCs w:val="22"/>
                <w:lang w:val="fr-FR"/>
              </w:rPr>
              <w:t>un taux d’écart de 90 %.</w:t>
            </w:r>
          </w:p>
          <w:p w14:paraId="3C5A9731" w14:textId="77777777" w:rsidR="00ED46C7" w:rsidRPr="00ED46C7" w:rsidRDefault="00ED46C7" w:rsidP="00BC4D3B">
            <w:pPr>
              <w:pStyle w:val="ListParagraph"/>
              <w:spacing w:after="0" w:line="240" w:lineRule="auto"/>
              <w:rPr>
                <w:rFonts w:eastAsiaTheme="minorEastAsia" w:cs="Times New Roman"/>
                <w:sz w:val="22"/>
                <w:szCs w:val="22"/>
                <w:lang w:val="fr-FR"/>
              </w:rPr>
            </w:pPr>
          </w:p>
        </w:tc>
        <w:tc>
          <w:tcPr>
            <w:tcW w:w="2035" w:type="dxa"/>
            <w:noWrap/>
          </w:tcPr>
          <w:p w14:paraId="7A67128E" w14:textId="77777777" w:rsidR="00ED46C7" w:rsidRPr="00ED46C7" w:rsidRDefault="00ED46C7" w:rsidP="00BC4D3B">
            <w:pPr>
              <w:spacing w:after="0" w:line="240" w:lineRule="auto"/>
              <w:rPr>
                <w:rFonts w:eastAsiaTheme="minorEastAsia" w:cs="Times New Roman"/>
                <w:sz w:val="22"/>
                <w:szCs w:val="22"/>
                <w:lang w:val="fr-FR"/>
              </w:rPr>
            </w:pPr>
          </w:p>
        </w:tc>
        <w:tc>
          <w:tcPr>
            <w:tcW w:w="2271" w:type="dxa"/>
            <w:noWrap/>
          </w:tcPr>
          <w:p w14:paraId="5F3FD708" w14:textId="77777777" w:rsidR="00ED46C7" w:rsidRPr="00ED46C7" w:rsidRDefault="00ED46C7" w:rsidP="00BC4D3B">
            <w:pPr>
              <w:spacing w:after="0" w:line="240" w:lineRule="auto"/>
              <w:rPr>
                <w:rFonts w:eastAsiaTheme="minorEastAsia" w:cs="Times New Roman"/>
                <w:sz w:val="22"/>
                <w:szCs w:val="22"/>
                <w:lang w:val="fr-FR"/>
              </w:rPr>
            </w:pPr>
          </w:p>
        </w:tc>
        <w:tc>
          <w:tcPr>
            <w:tcW w:w="1722" w:type="dxa"/>
            <w:noWrap/>
          </w:tcPr>
          <w:p w14:paraId="2F293B14"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Des actions de suivi et d’accompagnement ciblées sont recommandées afin d’améliorer la complétude des rapports dans ces zones de santé et d’atteindre les standards attendus.</w:t>
            </w:r>
          </w:p>
          <w:p w14:paraId="5BCC3AB1" w14:textId="77777777" w:rsidR="00ED46C7" w:rsidRPr="00ED46C7" w:rsidRDefault="00ED46C7" w:rsidP="00BC4D3B">
            <w:pPr>
              <w:pStyle w:val="ListParagraph"/>
              <w:numPr>
                <w:ilvl w:val="0"/>
                <w:numId w:val="13"/>
              </w:numPr>
              <w:spacing w:after="0" w:line="240" w:lineRule="auto"/>
              <w:rPr>
                <w:rFonts w:eastAsiaTheme="minorEastAsia" w:cs="Times New Roman"/>
                <w:sz w:val="22"/>
                <w:szCs w:val="22"/>
                <w:lang w:val="fr-FR"/>
              </w:rPr>
            </w:pPr>
          </w:p>
          <w:p w14:paraId="44F47CA1" w14:textId="77777777" w:rsidR="00ED46C7" w:rsidRPr="00ED46C7" w:rsidRDefault="00ED46C7" w:rsidP="00BC4D3B">
            <w:pPr>
              <w:spacing w:after="0" w:line="240" w:lineRule="auto"/>
              <w:rPr>
                <w:rFonts w:eastAsia="Gill Sans MT" w:cs="Times New Roman"/>
                <w:color w:val="000000" w:themeColor="text1"/>
                <w:sz w:val="22"/>
                <w:szCs w:val="22"/>
                <w:lang w:val="fr-FR"/>
              </w:rPr>
            </w:pPr>
          </w:p>
          <w:p w14:paraId="725E0EA4" w14:textId="77777777" w:rsidR="00ED46C7" w:rsidRPr="00ED46C7" w:rsidRDefault="00ED46C7" w:rsidP="00BC4D3B">
            <w:pPr>
              <w:pStyle w:val="ListParagraph"/>
              <w:numPr>
                <w:ilvl w:val="0"/>
                <w:numId w:val="13"/>
              </w:numPr>
              <w:spacing w:after="0" w:line="240" w:lineRule="auto"/>
              <w:rPr>
                <w:rFonts w:eastAsiaTheme="minorEastAsia" w:cs="Times New Roman"/>
                <w:sz w:val="22"/>
                <w:szCs w:val="22"/>
                <w:lang w:val="fr-FR"/>
              </w:rPr>
            </w:pPr>
          </w:p>
        </w:tc>
        <w:tc>
          <w:tcPr>
            <w:tcW w:w="1404" w:type="dxa"/>
            <w:noWrap/>
          </w:tcPr>
          <w:p w14:paraId="1D64A7D6" w14:textId="77777777" w:rsidR="00ED46C7" w:rsidRPr="00ED46C7" w:rsidRDefault="00ED46C7" w:rsidP="00BC4D3B">
            <w:pPr>
              <w:spacing w:after="0" w:line="240" w:lineRule="auto"/>
              <w:rPr>
                <w:rFonts w:cs="Times New Roman"/>
                <w:sz w:val="22"/>
                <w:szCs w:val="22"/>
                <w:lang w:val="fr-FR"/>
              </w:rPr>
            </w:pPr>
            <w:r w:rsidRPr="00ED46C7">
              <w:rPr>
                <w:rFonts w:eastAsiaTheme="minorEastAsia" w:cs="Times New Roman"/>
                <w:sz w:val="22"/>
                <w:szCs w:val="22"/>
                <w:lang w:val="fr-FR"/>
              </w:rPr>
              <w:t xml:space="preserve">Chemonics </w:t>
            </w:r>
          </w:p>
          <w:p w14:paraId="398772C4" w14:textId="77777777" w:rsidR="00ED46C7" w:rsidRPr="00ED46C7" w:rsidRDefault="00ED46C7" w:rsidP="00BC4D3B">
            <w:pPr>
              <w:spacing w:after="0" w:line="240" w:lineRule="auto"/>
              <w:rPr>
                <w:rFonts w:eastAsiaTheme="minorEastAsia" w:cs="Times New Roman"/>
                <w:sz w:val="22"/>
                <w:szCs w:val="22"/>
                <w:lang w:val="fr-FR"/>
              </w:rPr>
            </w:pPr>
          </w:p>
          <w:p w14:paraId="1C4AA19F" w14:textId="77777777" w:rsidR="00ED46C7" w:rsidRPr="00ED46C7" w:rsidRDefault="00ED46C7" w:rsidP="00BC4D3B">
            <w:pPr>
              <w:spacing w:after="0" w:line="240" w:lineRule="auto"/>
              <w:rPr>
                <w:rFonts w:eastAsiaTheme="minorEastAsia" w:cs="Times New Roman"/>
                <w:sz w:val="22"/>
                <w:szCs w:val="22"/>
                <w:lang w:val="fr-FR"/>
              </w:rPr>
            </w:pPr>
            <w:r w:rsidRPr="00ED46C7">
              <w:rPr>
                <w:rFonts w:eastAsiaTheme="minorEastAsia" w:cs="Times New Roman"/>
                <w:sz w:val="22"/>
                <w:szCs w:val="22"/>
                <w:lang w:val="fr-FR"/>
              </w:rPr>
              <w:t xml:space="preserve">CDR/CADMEKO </w:t>
            </w:r>
          </w:p>
          <w:p w14:paraId="7627111F" w14:textId="77777777" w:rsidR="00ED46C7" w:rsidRPr="00ED46C7" w:rsidRDefault="00ED46C7" w:rsidP="00BC4D3B">
            <w:pPr>
              <w:spacing w:after="0" w:line="240" w:lineRule="auto"/>
              <w:rPr>
                <w:rFonts w:eastAsiaTheme="minorEastAsia" w:cs="Times New Roman"/>
                <w:sz w:val="22"/>
                <w:szCs w:val="22"/>
                <w:lang w:val="fr-FR"/>
              </w:rPr>
            </w:pPr>
          </w:p>
          <w:p w14:paraId="53C8D396" w14:textId="77777777" w:rsidR="00ED46C7" w:rsidRPr="00ED46C7" w:rsidRDefault="00ED46C7" w:rsidP="00BC4D3B">
            <w:pPr>
              <w:spacing w:after="0" w:line="240" w:lineRule="auto"/>
              <w:rPr>
                <w:rFonts w:cs="Times New Roman"/>
                <w:sz w:val="22"/>
                <w:szCs w:val="22"/>
                <w:lang w:val="fr-FR"/>
              </w:rPr>
            </w:pPr>
            <w:r w:rsidRPr="00ED46C7">
              <w:rPr>
                <w:rFonts w:eastAsiaTheme="minorEastAsia" w:cs="Times New Roman"/>
                <w:sz w:val="22"/>
                <w:szCs w:val="22"/>
                <w:lang w:val="fr-FR"/>
              </w:rPr>
              <w:t xml:space="preserve">RACOJ  </w:t>
            </w:r>
          </w:p>
        </w:tc>
      </w:tr>
      <w:tr w:rsidR="00ED46C7" w:rsidRPr="00ED46C7" w14:paraId="77A0D6BE" w14:textId="77777777" w:rsidTr="5E2025DC">
        <w:trPr>
          <w:trHeight w:val="290"/>
        </w:trPr>
        <w:tc>
          <w:tcPr>
            <w:tcW w:w="14263" w:type="dxa"/>
            <w:gridSpan w:val="7"/>
            <w:shd w:val="clear" w:color="auto" w:fill="FCE4D6"/>
            <w:hideMark/>
          </w:tcPr>
          <w:p w14:paraId="31D29B69" w14:textId="77777777" w:rsidR="00ED46C7" w:rsidRPr="00ED46C7" w:rsidRDefault="00ED46C7" w:rsidP="00BC4D3B">
            <w:pPr>
              <w:spacing w:after="0" w:line="240" w:lineRule="auto"/>
              <w:rPr>
                <w:rFonts w:eastAsia="Times New Roman" w:cs="Calibri"/>
                <w:color w:val="0E2841"/>
                <w:kern w:val="0"/>
                <w:sz w:val="22"/>
                <w:szCs w:val="22"/>
                <w14:ligatures w14:val="none"/>
              </w:rPr>
            </w:pPr>
            <w:r w:rsidRPr="00ED46C7">
              <w:rPr>
                <w:rFonts w:eastAsia="Times New Roman" w:cs="Calibri"/>
                <w:color w:val="0E2841"/>
                <w:kern w:val="0"/>
                <w:sz w:val="22"/>
                <w:szCs w:val="22"/>
                <w:lang w:val="fr-FR"/>
                <w14:ligatures w14:val="none"/>
              </w:rPr>
              <w:t xml:space="preserve"> </w:t>
            </w:r>
            <w:r w:rsidRPr="00ED46C7">
              <w:rPr>
                <w:rFonts w:eastAsia="Times New Roman" w:cs="Calibri"/>
                <w:color w:val="0E2841"/>
                <w:kern w:val="0"/>
                <w:sz w:val="22"/>
                <w:szCs w:val="22"/>
                <w14:ligatures w14:val="none"/>
              </w:rPr>
              <w:t>Activité 3.4 Coordination</w:t>
            </w:r>
          </w:p>
        </w:tc>
      </w:tr>
      <w:tr w:rsidR="00ED46C7" w:rsidRPr="00ED46C7" w14:paraId="486C43E0" w14:textId="77777777" w:rsidTr="5E2025DC">
        <w:trPr>
          <w:trHeight w:val="290"/>
        </w:trPr>
        <w:tc>
          <w:tcPr>
            <w:tcW w:w="887" w:type="dxa"/>
            <w:noWrap/>
            <w:hideMark/>
          </w:tcPr>
          <w:p w14:paraId="705B41CA" w14:textId="77777777" w:rsidR="00ED46C7" w:rsidRPr="00ED46C7" w:rsidRDefault="00ED46C7" w:rsidP="00BC4D3B">
            <w:pPr>
              <w:spacing w:after="0" w:line="240" w:lineRule="auto"/>
              <w:rPr>
                <w:rFonts w:eastAsia="Times New Roman" w:cs="Calibri"/>
                <w:color w:val="0E2841"/>
                <w:kern w:val="0"/>
                <w:sz w:val="22"/>
                <w:szCs w:val="22"/>
                <w14:ligatures w14:val="none"/>
              </w:rPr>
            </w:pPr>
            <w:r w:rsidRPr="00ED46C7">
              <w:rPr>
                <w:rFonts w:eastAsia="Times New Roman" w:cs="Calibri"/>
                <w:color w:val="0E2841"/>
                <w:kern w:val="0"/>
                <w:sz w:val="22"/>
                <w:szCs w:val="22"/>
                <w:lang w:val="fr-FR"/>
                <w14:ligatures w14:val="none"/>
              </w:rPr>
              <w:t>3.4.1</w:t>
            </w:r>
          </w:p>
        </w:tc>
        <w:tc>
          <w:tcPr>
            <w:tcW w:w="2104" w:type="dxa"/>
            <w:noWrap/>
            <w:hideMark/>
          </w:tcPr>
          <w:p w14:paraId="77F7CB81"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3840" w:type="dxa"/>
            <w:noWrap/>
            <w:hideMark/>
          </w:tcPr>
          <w:p w14:paraId="78470E11"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2035" w:type="dxa"/>
            <w:noWrap/>
            <w:hideMark/>
          </w:tcPr>
          <w:p w14:paraId="58F3AC44"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2271" w:type="dxa"/>
            <w:noWrap/>
            <w:hideMark/>
          </w:tcPr>
          <w:p w14:paraId="1724A3EB"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1722" w:type="dxa"/>
            <w:noWrap/>
            <w:hideMark/>
          </w:tcPr>
          <w:p w14:paraId="73B12178"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1404" w:type="dxa"/>
            <w:noWrap/>
            <w:hideMark/>
          </w:tcPr>
          <w:p w14:paraId="6D5DF426" w14:textId="77777777" w:rsidR="00ED46C7" w:rsidRPr="00ED46C7" w:rsidRDefault="00ED46C7" w:rsidP="00BC4D3B">
            <w:pPr>
              <w:spacing w:after="0" w:line="240" w:lineRule="auto"/>
              <w:rPr>
                <w:rFonts w:eastAsia="Times New Roman" w:cs="Times New Roman"/>
                <w:kern w:val="0"/>
                <w:sz w:val="22"/>
                <w:szCs w:val="22"/>
                <w14:ligatures w14:val="none"/>
              </w:rPr>
            </w:pPr>
          </w:p>
        </w:tc>
      </w:tr>
      <w:tr w:rsidR="00ED46C7" w:rsidRPr="00ED46C7" w14:paraId="4AAEFD9B" w14:textId="77777777" w:rsidTr="5E2025DC">
        <w:trPr>
          <w:trHeight w:val="290"/>
        </w:trPr>
        <w:tc>
          <w:tcPr>
            <w:tcW w:w="887" w:type="dxa"/>
            <w:noWrap/>
            <w:hideMark/>
          </w:tcPr>
          <w:p w14:paraId="7C74BBC4" w14:textId="77777777" w:rsidR="00ED46C7" w:rsidRPr="00ED46C7" w:rsidRDefault="00ED46C7" w:rsidP="00BC4D3B">
            <w:pPr>
              <w:spacing w:after="0" w:line="240" w:lineRule="auto"/>
              <w:rPr>
                <w:rFonts w:eastAsia="Times New Roman" w:cs="Times New Roman"/>
                <w:kern w:val="0"/>
                <w:sz w:val="22"/>
                <w:szCs w:val="22"/>
                <w14:ligatures w14:val="none"/>
              </w:rPr>
            </w:pPr>
            <w:r w:rsidRPr="00ED46C7">
              <w:rPr>
                <w:rFonts w:eastAsia="Times New Roman" w:cs="Calibri"/>
                <w:color w:val="0E2841"/>
                <w:kern w:val="0"/>
                <w:sz w:val="22"/>
                <w:szCs w:val="22"/>
                <w:lang w:val="fr-FR"/>
                <w14:ligatures w14:val="none"/>
              </w:rPr>
              <w:t>3.4.2</w:t>
            </w:r>
          </w:p>
        </w:tc>
        <w:tc>
          <w:tcPr>
            <w:tcW w:w="2104" w:type="dxa"/>
            <w:noWrap/>
            <w:hideMark/>
          </w:tcPr>
          <w:p w14:paraId="255454C7"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3840" w:type="dxa"/>
            <w:noWrap/>
            <w:hideMark/>
          </w:tcPr>
          <w:p w14:paraId="2F451276"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2035" w:type="dxa"/>
            <w:noWrap/>
            <w:hideMark/>
          </w:tcPr>
          <w:p w14:paraId="07E20D3D"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2271" w:type="dxa"/>
            <w:noWrap/>
            <w:hideMark/>
          </w:tcPr>
          <w:p w14:paraId="0622A4DF"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1722" w:type="dxa"/>
            <w:noWrap/>
            <w:hideMark/>
          </w:tcPr>
          <w:p w14:paraId="7A1BABF7"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1404" w:type="dxa"/>
            <w:noWrap/>
            <w:hideMark/>
          </w:tcPr>
          <w:p w14:paraId="12A12256" w14:textId="77777777" w:rsidR="00ED46C7" w:rsidRPr="00ED46C7" w:rsidRDefault="00ED46C7" w:rsidP="00BC4D3B">
            <w:pPr>
              <w:spacing w:after="0" w:line="240" w:lineRule="auto"/>
              <w:rPr>
                <w:rFonts w:eastAsia="Times New Roman" w:cs="Times New Roman"/>
                <w:kern w:val="0"/>
                <w:sz w:val="22"/>
                <w:szCs w:val="22"/>
                <w14:ligatures w14:val="none"/>
              </w:rPr>
            </w:pPr>
          </w:p>
        </w:tc>
      </w:tr>
      <w:tr w:rsidR="00ED46C7" w:rsidRPr="00ED46C7" w14:paraId="5790AD50" w14:textId="77777777" w:rsidTr="5E2025DC">
        <w:trPr>
          <w:trHeight w:val="290"/>
        </w:trPr>
        <w:tc>
          <w:tcPr>
            <w:tcW w:w="887" w:type="dxa"/>
            <w:noWrap/>
            <w:hideMark/>
          </w:tcPr>
          <w:p w14:paraId="3643FE46" w14:textId="77777777" w:rsidR="00ED46C7" w:rsidRPr="00ED46C7" w:rsidRDefault="00ED46C7" w:rsidP="00BC4D3B">
            <w:pPr>
              <w:spacing w:after="0" w:line="240" w:lineRule="auto"/>
              <w:rPr>
                <w:rFonts w:eastAsia="Times New Roman" w:cs="Times New Roman"/>
                <w:kern w:val="0"/>
                <w:sz w:val="22"/>
                <w:szCs w:val="22"/>
                <w14:ligatures w14:val="none"/>
              </w:rPr>
            </w:pPr>
            <w:r w:rsidRPr="00ED46C7">
              <w:rPr>
                <w:rFonts w:eastAsia="Times New Roman" w:cs="Calibri"/>
                <w:color w:val="0E2841"/>
                <w:kern w:val="0"/>
                <w:sz w:val="22"/>
                <w:szCs w:val="22"/>
                <w:lang w:val="fr-FR"/>
                <w14:ligatures w14:val="none"/>
              </w:rPr>
              <w:t>3.4.3</w:t>
            </w:r>
          </w:p>
        </w:tc>
        <w:tc>
          <w:tcPr>
            <w:tcW w:w="2104" w:type="dxa"/>
            <w:noWrap/>
            <w:hideMark/>
          </w:tcPr>
          <w:p w14:paraId="697E8A89"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3840" w:type="dxa"/>
            <w:noWrap/>
            <w:hideMark/>
          </w:tcPr>
          <w:p w14:paraId="36959212"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2035" w:type="dxa"/>
            <w:noWrap/>
            <w:hideMark/>
          </w:tcPr>
          <w:p w14:paraId="23119063"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2271" w:type="dxa"/>
            <w:noWrap/>
            <w:hideMark/>
          </w:tcPr>
          <w:p w14:paraId="73DCE341"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1722" w:type="dxa"/>
            <w:noWrap/>
            <w:hideMark/>
          </w:tcPr>
          <w:p w14:paraId="7C0724C7" w14:textId="77777777" w:rsidR="00ED46C7" w:rsidRPr="00ED46C7" w:rsidRDefault="00ED46C7" w:rsidP="00BC4D3B">
            <w:pPr>
              <w:spacing w:after="0" w:line="240" w:lineRule="auto"/>
              <w:rPr>
                <w:rFonts w:eastAsia="Times New Roman" w:cs="Times New Roman"/>
                <w:kern w:val="0"/>
                <w:sz w:val="22"/>
                <w:szCs w:val="22"/>
                <w14:ligatures w14:val="none"/>
              </w:rPr>
            </w:pPr>
          </w:p>
        </w:tc>
        <w:tc>
          <w:tcPr>
            <w:tcW w:w="1404" w:type="dxa"/>
            <w:noWrap/>
            <w:hideMark/>
          </w:tcPr>
          <w:p w14:paraId="391AE359" w14:textId="77777777" w:rsidR="00ED46C7" w:rsidRPr="00ED46C7" w:rsidRDefault="00ED46C7" w:rsidP="00BC4D3B">
            <w:pPr>
              <w:spacing w:after="0" w:line="240" w:lineRule="auto"/>
              <w:rPr>
                <w:rFonts w:eastAsia="Times New Roman" w:cs="Times New Roman"/>
                <w:kern w:val="0"/>
                <w:sz w:val="22"/>
                <w:szCs w:val="22"/>
                <w14:ligatures w14:val="none"/>
              </w:rPr>
            </w:pPr>
          </w:p>
        </w:tc>
      </w:tr>
      <w:tr w:rsidR="00ED46C7" w:rsidRPr="00ED46C7" w14:paraId="4A353574" w14:textId="77777777" w:rsidTr="5E2025DC">
        <w:trPr>
          <w:trHeight w:val="290"/>
        </w:trPr>
        <w:tc>
          <w:tcPr>
            <w:tcW w:w="14263" w:type="dxa"/>
            <w:gridSpan w:val="7"/>
            <w:shd w:val="clear" w:color="auto" w:fill="FCE4D6"/>
            <w:hideMark/>
          </w:tcPr>
          <w:p w14:paraId="6455CA0D"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Activité 3.5 Renforcer les capacités et les systèmes de préparation aux situations d'urgence</w:t>
            </w:r>
          </w:p>
        </w:tc>
      </w:tr>
      <w:tr w:rsidR="00ED46C7" w:rsidRPr="00ED46C7" w14:paraId="229F654C" w14:textId="77777777" w:rsidTr="5E2025DC">
        <w:trPr>
          <w:trHeight w:val="290"/>
        </w:trPr>
        <w:tc>
          <w:tcPr>
            <w:tcW w:w="887" w:type="dxa"/>
            <w:noWrap/>
            <w:hideMark/>
          </w:tcPr>
          <w:p w14:paraId="76509015" w14:textId="77777777" w:rsidR="00ED46C7" w:rsidRPr="00ED46C7" w:rsidRDefault="00ED46C7" w:rsidP="00BC4D3B">
            <w:pPr>
              <w:spacing w:after="0" w:line="240" w:lineRule="auto"/>
              <w:rPr>
                <w:rFonts w:eastAsia="Times New Roman" w:cs="Calibri"/>
                <w:color w:val="0E2841"/>
                <w:kern w:val="0"/>
                <w:sz w:val="22"/>
                <w:szCs w:val="22"/>
                <w:lang w:val="fr-FR"/>
                <w14:ligatures w14:val="none"/>
              </w:rPr>
            </w:pPr>
            <w:r w:rsidRPr="00ED46C7">
              <w:rPr>
                <w:rFonts w:eastAsia="Times New Roman" w:cs="Calibri"/>
                <w:color w:val="0E2841"/>
                <w:kern w:val="0"/>
                <w:sz w:val="22"/>
                <w:szCs w:val="22"/>
                <w:lang w:val="fr-FR"/>
                <w14:ligatures w14:val="none"/>
              </w:rPr>
              <w:t>3.5.1</w:t>
            </w:r>
          </w:p>
        </w:tc>
        <w:tc>
          <w:tcPr>
            <w:tcW w:w="2104" w:type="dxa"/>
            <w:noWrap/>
            <w:hideMark/>
          </w:tcPr>
          <w:p w14:paraId="0BB479E2"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25B47725"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hideMark/>
          </w:tcPr>
          <w:p w14:paraId="174B8815"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271" w:type="dxa"/>
            <w:noWrap/>
            <w:hideMark/>
          </w:tcPr>
          <w:p w14:paraId="47B0459A"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722" w:type="dxa"/>
            <w:noWrap/>
            <w:hideMark/>
          </w:tcPr>
          <w:p w14:paraId="506AF2B8"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404" w:type="dxa"/>
            <w:noWrap/>
            <w:hideMark/>
          </w:tcPr>
          <w:p w14:paraId="31EE6B84"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376B9C4A" w14:textId="77777777" w:rsidTr="5E2025DC">
        <w:trPr>
          <w:trHeight w:val="290"/>
        </w:trPr>
        <w:tc>
          <w:tcPr>
            <w:tcW w:w="887" w:type="dxa"/>
            <w:noWrap/>
            <w:hideMark/>
          </w:tcPr>
          <w:p w14:paraId="57FDCCE1"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Calibri"/>
                <w:color w:val="0E2841"/>
                <w:kern w:val="0"/>
                <w:sz w:val="22"/>
                <w:szCs w:val="22"/>
                <w:lang w:val="fr-FR"/>
                <w14:ligatures w14:val="none"/>
              </w:rPr>
              <w:t>3.5.2</w:t>
            </w:r>
          </w:p>
        </w:tc>
        <w:tc>
          <w:tcPr>
            <w:tcW w:w="2104" w:type="dxa"/>
            <w:noWrap/>
            <w:hideMark/>
          </w:tcPr>
          <w:p w14:paraId="3EA9BD63"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10D35D27"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hideMark/>
          </w:tcPr>
          <w:p w14:paraId="17A96102"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271" w:type="dxa"/>
            <w:noWrap/>
            <w:hideMark/>
          </w:tcPr>
          <w:p w14:paraId="57FB5A46"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722" w:type="dxa"/>
            <w:noWrap/>
            <w:hideMark/>
          </w:tcPr>
          <w:p w14:paraId="60C31362"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404" w:type="dxa"/>
            <w:noWrap/>
            <w:hideMark/>
          </w:tcPr>
          <w:p w14:paraId="36CB7C48"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r w:rsidR="00ED46C7" w:rsidRPr="00ED46C7" w14:paraId="2E7A86F8" w14:textId="77777777" w:rsidTr="5E2025DC">
        <w:trPr>
          <w:trHeight w:val="290"/>
        </w:trPr>
        <w:tc>
          <w:tcPr>
            <w:tcW w:w="887" w:type="dxa"/>
            <w:noWrap/>
            <w:hideMark/>
          </w:tcPr>
          <w:p w14:paraId="36579D52" w14:textId="77777777" w:rsidR="00ED46C7" w:rsidRPr="00ED46C7" w:rsidRDefault="00ED46C7" w:rsidP="00BC4D3B">
            <w:pPr>
              <w:spacing w:after="0" w:line="240" w:lineRule="auto"/>
              <w:rPr>
                <w:rFonts w:eastAsia="Times New Roman" w:cs="Times New Roman"/>
                <w:kern w:val="0"/>
                <w:sz w:val="22"/>
                <w:szCs w:val="22"/>
                <w:lang w:val="fr-FR"/>
                <w14:ligatures w14:val="none"/>
              </w:rPr>
            </w:pPr>
            <w:r w:rsidRPr="00ED46C7">
              <w:rPr>
                <w:rFonts w:eastAsia="Times New Roman" w:cs="Calibri"/>
                <w:color w:val="0E2841"/>
                <w:kern w:val="0"/>
                <w:sz w:val="22"/>
                <w:szCs w:val="22"/>
                <w:lang w:val="fr-FR"/>
                <w14:ligatures w14:val="none"/>
              </w:rPr>
              <w:t>3.5.3</w:t>
            </w:r>
          </w:p>
        </w:tc>
        <w:tc>
          <w:tcPr>
            <w:tcW w:w="2104" w:type="dxa"/>
            <w:noWrap/>
            <w:hideMark/>
          </w:tcPr>
          <w:p w14:paraId="5A3B35D8"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3840" w:type="dxa"/>
            <w:noWrap/>
            <w:hideMark/>
          </w:tcPr>
          <w:p w14:paraId="2C8D7E41"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035" w:type="dxa"/>
            <w:noWrap/>
            <w:hideMark/>
          </w:tcPr>
          <w:p w14:paraId="4B3154D6"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2271" w:type="dxa"/>
            <w:noWrap/>
            <w:hideMark/>
          </w:tcPr>
          <w:p w14:paraId="3E906BAF"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722" w:type="dxa"/>
            <w:noWrap/>
            <w:hideMark/>
          </w:tcPr>
          <w:p w14:paraId="457FFF87"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c>
          <w:tcPr>
            <w:tcW w:w="1404" w:type="dxa"/>
            <w:noWrap/>
            <w:hideMark/>
          </w:tcPr>
          <w:p w14:paraId="5A7AA78C" w14:textId="77777777" w:rsidR="00ED46C7" w:rsidRPr="00ED46C7" w:rsidRDefault="00ED46C7" w:rsidP="00BC4D3B">
            <w:pPr>
              <w:spacing w:after="0" w:line="240" w:lineRule="auto"/>
              <w:rPr>
                <w:rFonts w:eastAsia="Times New Roman" w:cs="Times New Roman"/>
                <w:kern w:val="0"/>
                <w:sz w:val="22"/>
                <w:szCs w:val="22"/>
                <w:lang w:val="fr-FR"/>
                <w14:ligatures w14:val="none"/>
              </w:rPr>
            </w:pPr>
          </w:p>
        </w:tc>
      </w:tr>
    </w:tbl>
    <w:p w14:paraId="5BFC71D7" w14:textId="2C114C0D" w:rsidR="00ED46C7" w:rsidRPr="00ED46C7" w:rsidRDefault="00ED46C7" w:rsidP="00CC21B2">
      <w:pPr>
        <w:rPr>
          <w:sz w:val="22"/>
          <w:szCs w:val="22"/>
          <w:lang w:val="fr-FR"/>
        </w:rPr>
        <w:sectPr w:rsidR="00ED46C7" w:rsidRPr="00ED46C7" w:rsidSect="003A332B">
          <w:pgSz w:w="15840" w:h="12240" w:orient="landscape"/>
          <w:pgMar w:top="1440" w:right="1440" w:bottom="1440" w:left="1440" w:header="720" w:footer="720" w:gutter="0"/>
          <w:cols w:space="720"/>
          <w:docGrid w:linePitch="360"/>
        </w:sectPr>
      </w:pPr>
    </w:p>
    <w:p w14:paraId="74284294" w14:textId="77777777" w:rsidR="007104A4" w:rsidRPr="00ED46C7" w:rsidRDefault="007104A4" w:rsidP="007104A4">
      <w:pPr>
        <w:rPr>
          <w:b/>
          <w:bCs/>
          <w:sz w:val="22"/>
          <w:szCs w:val="22"/>
          <w:lang w:val="fr-FR"/>
        </w:rPr>
      </w:pPr>
      <w:r w:rsidRPr="00ED46C7">
        <w:rPr>
          <w:b/>
          <w:bCs/>
          <w:sz w:val="22"/>
          <w:szCs w:val="22"/>
          <w:lang w:val="fr-FR"/>
        </w:rPr>
        <w:t xml:space="preserve">II. Coordination du programme et engagement des parties prenantes </w:t>
      </w:r>
    </w:p>
    <w:p w14:paraId="59B757DD" w14:textId="77777777" w:rsidR="006F5A1A" w:rsidRPr="00ED46C7" w:rsidRDefault="006F5A1A" w:rsidP="006F5A1A">
      <w:pPr>
        <w:rPr>
          <w:b/>
          <w:bCs/>
          <w:sz w:val="22"/>
          <w:szCs w:val="22"/>
          <w:lang w:val="fr-FR"/>
        </w:rPr>
      </w:pPr>
      <w:r w:rsidRPr="00ED46C7">
        <w:rPr>
          <w:b/>
          <w:bCs/>
          <w:sz w:val="22"/>
          <w:szCs w:val="22"/>
          <w:lang w:val="fr-FR"/>
        </w:rPr>
        <w:t>SMNE</w:t>
      </w:r>
    </w:p>
    <w:p w14:paraId="7C0C8683" w14:textId="16D8FE45" w:rsidR="00364A63" w:rsidRPr="00ED46C7" w:rsidRDefault="00364A63" w:rsidP="6EC1FF1A">
      <w:pPr>
        <w:pStyle w:val="ListParagraph"/>
        <w:numPr>
          <w:ilvl w:val="0"/>
          <w:numId w:val="33"/>
        </w:numPr>
        <w:jc w:val="both"/>
        <w:rPr>
          <w:sz w:val="22"/>
          <w:szCs w:val="22"/>
        </w:rPr>
      </w:pPr>
      <w:r w:rsidRPr="6EC1FF1A">
        <w:rPr>
          <w:sz w:val="22"/>
          <w:szCs w:val="22"/>
        </w:rPr>
        <w:t>Fond de promotion de la santé (Gouvernement Central</w:t>
      </w:r>
      <w:r w:rsidR="00FD2EC3" w:rsidRPr="6EC1FF1A">
        <w:rPr>
          <w:sz w:val="22"/>
          <w:szCs w:val="22"/>
        </w:rPr>
        <w:t>) :</w:t>
      </w:r>
      <w:r w:rsidRPr="6EC1FF1A">
        <w:rPr>
          <w:sz w:val="22"/>
          <w:szCs w:val="22"/>
        </w:rPr>
        <w:t xml:space="preserve"> Achat et approvisionnement en médicaments essentiels aux établissements de soins sous maternité gratuité. </w:t>
      </w:r>
    </w:p>
    <w:p w14:paraId="07075328" w14:textId="77777777" w:rsidR="006F5A1A" w:rsidRPr="00ED46C7" w:rsidRDefault="006F5A1A" w:rsidP="006F5A1A">
      <w:pPr>
        <w:rPr>
          <w:b/>
          <w:bCs/>
          <w:sz w:val="22"/>
          <w:szCs w:val="22"/>
          <w:lang w:val="fr-FR"/>
        </w:rPr>
      </w:pPr>
      <w:r w:rsidRPr="00ED46C7">
        <w:rPr>
          <w:b/>
          <w:bCs/>
          <w:sz w:val="22"/>
          <w:szCs w:val="22"/>
          <w:lang w:val="fr-FR"/>
        </w:rPr>
        <w:t xml:space="preserve">Vaccination </w:t>
      </w:r>
    </w:p>
    <w:p w14:paraId="00260DD8" w14:textId="448E169A" w:rsidR="00364A63" w:rsidRPr="00ED46C7" w:rsidRDefault="00370683">
      <w:pPr>
        <w:pStyle w:val="ListParagraph"/>
        <w:numPr>
          <w:ilvl w:val="0"/>
          <w:numId w:val="33"/>
        </w:numPr>
        <w:jc w:val="both"/>
        <w:rPr>
          <w:sz w:val="22"/>
          <w:szCs w:val="22"/>
          <w:lang w:val="fr-FR"/>
        </w:rPr>
      </w:pPr>
      <w:r w:rsidRPr="00ED46C7">
        <w:rPr>
          <w:sz w:val="22"/>
          <w:szCs w:val="22"/>
          <w:lang w:val="fr-FR"/>
        </w:rPr>
        <w:t>UNICEF</w:t>
      </w:r>
      <w:r w:rsidR="00364A63" w:rsidRPr="00ED46C7">
        <w:rPr>
          <w:sz w:val="22"/>
          <w:szCs w:val="22"/>
          <w:lang w:val="fr-FR"/>
        </w:rPr>
        <w:t xml:space="preserve"> : </w:t>
      </w:r>
      <w:r w:rsidRPr="00ED46C7">
        <w:rPr>
          <w:rFonts w:eastAsia="Times New Roman" w:cs="Times New Roman"/>
          <w:sz w:val="22"/>
          <w:szCs w:val="22"/>
          <w:lang w:val="fr-FR"/>
        </w:rPr>
        <w:t>Gestion des vaccins (disponibilité des vaccins et intrants, accompagnement technique du système logistique vaccinal.)</w:t>
      </w:r>
    </w:p>
    <w:p w14:paraId="0702FCE5" w14:textId="706AB5FE" w:rsidR="00370683" w:rsidRPr="00ED46C7" w:rsidRDefault="00370683">
      <w:pPr>
        <w:pStyle w:val="ListParagraph"/>
        <w:numPr>
          <w:ilvl w:val="0"/>
          <w:numId w:val="33"/>
        </w:numPr>
        <w:jc w:val="both"/>
        <w:rPr>
          <w:sz w:val="22"/>
          <w:szCs w:val="22"/>
          <w:lang w:val="fr-FR"/>
        </w:rPr>
      </w:pPr>
      <w:r w:rsidRPr="00ED46C7">
        <w:rPr>
          <w:sz w:val="22"/>
          <w:szCs w:val="22"/>
          <w:lang w:val="fr-FR"/>
        </w:rPr>
        <w:t xml:space="preserve">PATH : </w:t>
      </w:r>
      <w:r w:rsidRPr="00ED46C7">
        <w:rPr>
          <w:rFonts w:eastAsia="Times New Roman" w:cs="Times New Roman"/>
          <w:sz w:val="22"/>
          <w:szCs w:val="22"/>
          <w:lang w:val="fr-FR"/>
        </w:rPr>
        <w:t>Appui à la vaccination de routine (VAP)</w:t>
      </w:r>
    </w:p>
    <w:p w14:paraId="108DBB6C" w14:textId="77777777" w:rsidR="00370683" w:rsidRPr="00ED46C7" w:rsidRDefault="00370683" w:rsidP="00370683">
      <w:pPr>
        <w:pStyle w:val="ListParagraph"/>
        <w:numPr>
          <w:ilvl w:val="0"/>
          <w:numId w:val="33"/>
        </w:numPr>
        <w:spacing w:line="276" w:lineRule="auto"/>
        <w:rPr>
          <w:sz w:val="22"/>
          <w:szCs w:val="22"/>
          <w:lang w:val="fr-FR"/>
        </w:rPr>
      </w:pPr>
      <w:r w:rsidRPr="00ED46C7">
        <w:rPr>
          <w:rFonts w:eastAsia="Times New Roman" w:cs="Times New Roman"/>
          <w:sz w:val="22"/>
          <w:szCs w:val="22"/>
          <w:lang w:val="fr"/>
        </w:rPr>
        <w:t>Antenne PEV Mbuji-Mayi</w:t>
      </w:r>
      <w:r w:rsidRPr="00ED46C7">
        <w:rPr>
          <w:rFonts w:eastAsia="Times New Roman" w:cs="Times New Roman"/>
          <w:b/>
          <w:bCs/>
          <w:sz w:val="22"/>
          <w:szCs w:val="22"/>
          <w:lang w:val="fr"/>
        </w:rPr>
        <w:t xml:space="preserve"> : </w:t>
      </w:r>
      <w:r w:rsidRPr="00ED46C7">
        <w:rPr>
          <w:rFonts w:eastAsia="Times New Roman" w:cs="Times New Roman"/>
          <w:sz w:val="22"/>
          <w:szCs w:val="22"/>
          <w:lang w:val="fr"/>
        </w:rPr>
        <w:t>coordination technique, planification, distribution et suivi.</w:t>
      </w:r>
    </w:p>
    <w:p w14:paraId="24E01DC1" w14:textId="6537142C" w:rsidR="00370683" w:rsidRPr="00ED46C7" w:rsidRDefault="00370683" w:rsidP="00511BF0">
      <w:pPr>
        <w:pStyle w:val="ListParagraph"/>
        <w:numPr>
          <w:ilvl w:val="0"/>
          <w:numId w:val="33"/>
        </w:numPr>
        <w:spacing w:line="276" w:lineRule="auto"/>
        <w:jc w:val="both"/>
        <w:rPr>
          <w:sz w:val="22"/>
          <w:szCs w:val="22"/>
          <w:lang w:val="fr-FR"/>
        </w:rPr>
      </w:pPr>
      <w:r w:rsidRPr="00ED46C7">
        <w:rPr>
          <w:rFonts w:eastAsia="Times New Roman" w:cs="Times New Roman"/>
          <w:sz w:val="22"/>
          <w:szCs w:val="22"/>
          <w:lang w:val="fr-FR"/>
        </w:rPr>
        <w:t>Ginger International</w:t>
      </w:r>
      <w:r w:rsidRPr="00ED46C7">
        <w:rPr>
          <w:rFonts w:eastAsia="Times New Roman" w:cs="Times New Roman"/>
          <w:b/>
          <w:bCs/>
          <w:sz w:val="22"/>
          <w:szCs w:val="22"/>
          <w:lang w:val="fr-FR"/>
        </w:rPr>
        <w:t xml:space="preserve"> </w:t>
      </w:r>
      <w:r w:rsidRPr="00ED46C7">
        <w:rPr>
          <w:rFonts w:eastAsia="Times New Roman" w:cs="Times New Roman"/>
          <w:sz w:val="22"/>
          <w:szCs w:val="22"/>
          <w:lang w:val="fr-FR"/>
        </w:rPr>
        <w:t>: Appui technique Mashako</w:t>
      </w:r>
      <w:r w:rsidR="00DE7450" w:rsidRPr="00ED46C7">
        <w:rPr>
          <w:rFonts w:eastAsia="Times New Roman" w:cs="Times New Roman"/>
          <w:sz w:val="22"/>
          <w:szCs w:val="22"/>
          <w:lang w:val="fr-FR"/>
        </w:rPr>
        <w:t xml:space="preserve"> </w:t>
      </w:r>
      <w:r w:rsidR="00511BF0" w:rsidRPr="00ED46C7">
        <w:rPr>
          <w:rFonts w:eastAsia="Times New Roman" w:cs="Times New Roman"/>
          <w:sz w:val="22"/>
          <w:szCs w:val="22"/>
          <w:lang w:val="fr-FR"/>
        </w:rPr>
        <w:t xml:space="preserve">(réunion de coordination, planification, analyse et validation des données, supervision Mashako, investigation </w:t>
      </w:r>
    </w:p>
    <w:p w14:paraId="12422848" w14:textId="77777777" w:rsidR="006F5A1A" w:rsidRPr="00ED46C7" w:rsidRDefault="006F5A1A" w:rsidP="006F5A1A">
      <w:pPr>
        <w:rPr>
          <w:b/>
          <w:bCs/>
          <w:sz w:val="22"/>
          <w:szCs w:val="22"/>
          <w:lang w:val="fr-FR"/>
        </w:rPr>
      </w:pPr>
      <w:r w:rsidRPr="00ED46C7">
        <w:rPr>
          <w:b/>
          <w:bCs/>
          <w:sz w:val="22"/>
          <w:szCs w:val="22"/>
          <w:lang w:val="fr-FR"/>
        </w:rPr>
        <w:t xml:space="preserve">Nutrition </w:t>
      </w:r>
    </w:p>
    <w:p w14:paraId="0F0FFC0B" w14:textId="2C6256AB" w:rsidR="006F5A1A" w:rsidRPr="00ED46C7" w:rsidRDefault="002D017C" w:rsidP="00BA04B6">
      <w:pPr>
        <w:pStyle w:val="ListParagraph"/>
        <w:numPr>
          <w:ilvl w:val="0"/>
          <w:numId w:val="33"/>
        </w:numPr>
        <w:jc w:val="both"/>
        <w:rPr>
          <w:sz w:val="22"/>
          <w:szCs w:val="22"/>
          <w:lang w:val="fr-FR"/>
        </w:rPr>
      </w:pPr>
      <w:r w:rsidRPr="00ED46C7">
        <w:rPr>
          <w:sz w:val="22"/>
          <w:szCs w:val="22"/>
          <w:lang w:val="fr-FR"/>
        </w:rPr>
        <w:t>Hellen Keller International (HKI)</w:t>
      </w:r>
      <w:r w:rsidRPr="00ED46C7">
        <w:rPr>
          <w:b/>
          <w:bCs/>
          <w:sz w:val="22"/>
          <w:szCs w:val="22"/>
          <w:lang w:val="fr-FR"/>
        </w:rPr>
        <w:t> </w:t>
      </w:r>
      <w:r w:rsidRPr="00ED46C7">
        <w:rPr>
          <w:sz w:val="22"/>
          <w:szCs w:val="22"/>
          <w:lang w:val="fr-FR"/>
        </w:rPr>
        <w:t>: (i) achat ingrédient de démonstration culinaire des centres de santé responsable de l’aire de santé</w:t>
      </w:r>
      <w:r w:rsidR="00BA04B6" w:rsidRPr="00ED46C7">
        <w:rPr>
          <w:sz w:val="22"/>
          <w:szCs w:val="22"/>
          <w:lang w:val="fr-FR"/>
        </w:rPr>
        <w:t>, (ii) Formation des acteurs à tous les niveaux, transport des intrants au dernier kilomètre, supervision des acteurs à tous les niveaux, prise en charge des CAC pendant la campagne de supplémentation des enfants en vitamine A et déparasitage à l’albendanzole.</w:t>
      </w:r>
    </w:p>
    <w:p w14:paraId="01407BD3" w14:textId="5882C71F" w:rsidR="002D017C" w:rsidRPr="00ED46C7" w:rsidRDefault="006F5A1A" w:rsidP="002D017C">
      <w:pPr>
        <w:rPr>
          <w:b/>
          <w:bCs/>
          <w:sz w:val="22"/>
          <w:szCs w:val="22"/>
          <w:lang w:val="fr-FR"/>
        </w:rPr>
      </w:pPr>
      <w:r w:rsidRPr="00ED46C7">
        <w:rPr>
          <w:b/>
          <w:bCs/>
          <w:sz w:val="22"/>
          <w:szCs w:val="22"/>
          <w:lang w:val="fr-FR"/>
        </w:rPr>
        <w:t>Malaria</w:t>
      </w:r>
    </w:p>
    <w:p w14:paraId="21DAF478" w14:textId="15C069D3" w:rsidR="002D017C" w:rsidRPr="00ED46C7" w:rsidRDefault="002D017C" w:rsidP="00F00236">
      <w:pPr>
        <w:pStyle w:val="ListParagraph"/>
        <w:numPr>
          <w:ilvl w:val="0"/>
          <w:numId w:val="33"/>
        </w:numPr>
        <w:spacing w:after="0" w:line="240" w:lineRule="auto"/>
        <w:rPr>
          <w:sz w:val="22"/>
          <w:szCs w:val="22"/>
          <w:lang w:val="fr-FR"/>
        </w:rPr>
      </w:pPr>
      <w:r w:rsidRPr="00ED46C7">
        <w:rPr>
          <w:sz w:val="22"/>
          <w:szCs w:val="22"/>
          <w:lang w:val="fr-FR"/>
        </w:rPr>
        <w:t>Chemonics</w:t>
      </w:r>
      <w:r w:rsidR="00F00236" w:rsidRPr="00ED46C7">
        <w:rPr>
          <w:sz w:val="22"/>
          <w:szCs w:val="22"/>
          <w:lang w:val="fr-FR"/>
        </w:rPr>
        <w:t>/ GHSC-PSM</w:t>
      </w:r>
      <w:r w:rsidRPr="00ED46C7">
        <w:rPr>
          <w:sz w:val="22"/>
          <w:szCs w:val="22"/>
          <w:lang w:val="fr-FR"/>
        </w:rPr>
        <w:t xml:space="preserve">: </w:t>
      </w:r>
      <w:r w:rsidR="003541BE" w:rsidRPr="00ED46C7">
        <w:rPr>
          <w:sz w:val="22"/>
          <w:szCs w:val="22"/>
          <w:lang w:val="fr-FR"/>
        </w:rPr>
        <w:t xml:space="preserve">(i) </w:t>
      </w:r>
      <w:r w:rsidRPr="00ED46C7">
        <w:rPr>
          <w:sz w:val="22"/>
          <w:szCs w:val="22"/>
          <w:lang w:val="fr-FR"/>
        </w:rPr>
        <w:t>Distribution au dernier kilomètre des intrants Malaria (TDR, ACT, SP, MILD, etc.)</w:t>
      </w:r>
      <w:r w:rsidR="003541BE" w:rsidRPr="00ED46C7">
        <w:rPr>
          <w:sz w:val="22"/>
          <w:szCs w:val="22"/>
          <w:lang w:val="fr-FR"/>
        </w:rPr>
        <w:t xml:space="preserve">, </w:t>
      </w:r>
    </w:p>
    <w:p w14:paraId="78DF5871" w14:textId="77777777" w:rsidR="00BA04B6" w:rsidRPr="00ED46C7" w:rsidRDefault="00BA04B6" w:rsidP="00BA04B6">
      <w:pPr>
        <w:pStyle w:val="ListParagraph"/>
        <w:numPr>
          <w:ilvl w:val="0"/>
          <w:numId w:val="33"/>
        </w:numPr>
        <w:rPr>
          <w:sz w:val="22"/>
          <w:szCs w:val="22"/>
          <w:lang w:val="fr-FR"/>
        </w:rPr>
      </w:pPr>
      <w:r w:rsidRPr="00ED46C7">
        <w:rPr>
          <w:sz w:val="22"/>
          <w:szCs w:val="22"/>
          <w:lang w:val="fr-FR"/>
        </w:rPr>
        <w:t xml:space="preserve">PATH : </w:t>
      </w:r>
      <w:r w:rsidRPr="00ED46C7">
        <w:rPr>
          <w:rFonts w:eastAsia="Times New Roman" w:cs="Times New Roman"/>
          <w:sz w:val="22"/>
          <w:szCs w:val="22"/>
          <w:lang w:val="fr-FR"/>
        </w:rPr>
        <w:t>Appui à la vaccination de routine contre le paludisme (VAP)</w:t>
      </w:r>
    </w:p>
    <w:p w14:paraId="67E15684" w14:textId="77777777" w:rsidR="002D017C" w:rsidRPr="00ED46C7" w:rsidRDefault="002D017C" w:rsidP="002D017C">
      <w:pPr>
        <w:rPr>
          <w:b/>
          <w:bCs/>
          <w:sz w:val="22"/>
          <w:szCs w:val="22"/>
          <w:lang w:val="fr-FR"/>
        </w:rPr>
      </w:pPr>
      <w:r w:rsidRPr="00ED46C7">
        <w:rPr>
          <w:b/>
          <w:bCs/>
          <w:sz w:val="22"/>
          <w:szCs w:val="22"/>
          <w:lang w:val="fr-FR"/>
        </w:rPr>
        <w:t xml:space="preserve">Médicaments </w:t>
      </w:r>
    </w:p>
    <w:p w14:paraId="7C8B1411" w14:textId="0541F2DF" w:rsidR="00C85402" w:rsidRPr="00ED46C7" w:rsidRDefault="00F00236" w:rsidP="00511BF0">
      <w:pPr>
        <w:pStyle w:val="ListParagraph"/>
        <w:numPr>
          <w:ilvl w:val="0"/>
          <w:numId w:val="33"/>
        </w:numPr>
        <w:spacing w:after="0" w:line="240" w:lineRule="auto"/>
        <w:jc w:val="both"/>
        <w:rPr>
          <w:sz w:val="22"/>
          <w:szCs w:val="22"/>
          <w:lang w:val="fr-FR"/>
        </w:rPr>
      </w:pPr>
      <w:r w:rsidRPr="00ED46C7">
        <w:rPr>
          <w:sz w:val="22"/>
          <w:szCs w:val="22"/>
          <w:lang w:val="fr-FR"/>
        </w:rPr>
        <w:t>Chemonics/ GHSC-PSM :</w:t>
      </w:r>
      <w:r w:rsidR="002D017C" w:rsidRPr="00ED46C7">
        <w:rPr>
          <w:sz w:val="22"/>
          <w:szCs w:val="22"/>
          <w:lang w:val="fr-FR"/>
        </w:rPr>
        <w:t xml:space="preserve"> </w:t>
      </w:r>
      <w:r w:rsidR="003541BE" w:rsidRPr="00ED46C7">
        <w:rPr>
          <w:sz w:val="22"/>
          <w:szCs w:val="22"/>
          <w:lang w:val="fr-FR"/>
        </w:rPr>
        <w:t xml:space="preserve">(ii) </w:t>
      </w:r>
      <w:r w:rsidR="002D017C" w:rsidRPr="00ED46C7">
        <w:rPr>
          <w:sz w:val="22"/>
          <w:szCs w:val="22"/>
          <w:lang w:val="fr-FR"/>
        </w:rPr>
        <w:t>Distribution au dernier kilomètre des médicaments, de la CDR aux ESS de 19 zones de santé y compris l’appui financier et technique aux réunions de l’UTGL de la province</w:t>
      </w:r>
      <w:r w:rsidR="003541BE" w:rsidRPr="00ED46C7">
        <w:rPr>
          <w:sz w:val="22"/>
          <w:szCs w:val="22"/>
          <w:lang w:val="fr-FR"/>
        </w:rPr>
        <w:t xml:space="preserve"> et (ii) Appui à l’analyse des données, Elaboration du Plan de Distribution.</w:t>
      </w:r>
      <w:r w:rsidR="00511BF0" w:rsidRPr="00ED46C7">
        <w:rPr>
          <w:sz w:val="22"/>
          <w:szCs w:val="22"/>
          <w:lang w:val="fr-FR"/>
        </w:rPr>
        <w:t xml:space="preserve"> </w:t>
      </w:r>
    </w:p>
    <w:p w14:paraId="07564D3A" w14:textId="48FE22BD" w:rsidR="003541BE" w:rsidRPr="00ED46C7" w:rsidRDefault="003541BE">
      <w:pPr>
        <w:pStyle w:val="ListParagraph"/>
        <w:numPr>
          <w:ilvl w:val="0"/>
          <w:numId w:val="33"/>
        </w:numPr>
        <w:rPr>
          <w:sz w:val="22"/>
          <w:szCs w:val="22"/>
          <w:lang w:val="fr-FR"/>
        </w:rPr>
      </w:pPr>
      <w:r w:rsidRPr="00ED46C7">
        <w:rPr>
          <w:rFonts w:eastAsiaTheme="minorEastAsia" w:cs="Times New Roman"/>
          <w:sz w:val="22"/>
          <w:szCs w:val="22"/>
          <w:lang w:val="fr-FR"/>
        </w:rPr>
        <w:t xml:space="preserve">CDR/CADMEKO : </w:t>
      </w:r>
      <w:r w:rsidRPr="00ED46C7">
        <w:rPr>
          <w:sz w:val="22"/>
          <w:szCs w:val="22"/>
          <w:lang w:val="fr-FR"/>
        </w:rPr>
        <w:t>Diffusion de la valeur ligne des crédits des Zones de santé.</w:t>
      </w:r>
    </w:p>
    <w:p w14:paraId="4D658EBA" w14:textId="77777777" w:rsidR="00C85402" w:rsidRPr="00ED46C7" w:rsidRDefault="00C85402" w:rsidP="00C85402">
      <w:pPr>
        <w:rPr>
          <w:b/>
          <w:bCs/>
          <w:sz w:val="22"/>
          <w:szCs w:val="22"/>
          <w:lang w:val="fr-FR"/>
        </w:rPr>
      </w:pPr>
      <w:r w:rsidRPr="00ED46C7">
        <w:rPr>
          <w:b/>
          <w:bCs/>
          <w:sz w:val="22"/>
          <w:szCs w:val="22"/>
          <w:lang w:val="fr-FR"/>
        </w:rPr>
        <w:t xml:space="preserve">III. Histoires de succès et leçons apprises  </w:t>
      </w:r>
    </w:p>
    <w:p w14:paraId="5D3CABBA" w14:textId="2D1F3881" w:rsidR="00E10755" w:rsidRPr="00ED46C7" w:rsidRDefault="00E10755" w:rsidP="00C85402">
      <w:pPr>
        <w:rPr>
          <w:sz w:val="22"/>
          <w:szCs w:val="22"/>
          <w:lang w:val="fr-FR"/>
        </w:rPr>
      </w:pPr>
      <w:r w:rsidRPr="00ED46C7">
        <w:rPr>
          <w:sz w:val="22"/>
          <w:szCs w:val="22"/>
          <w:lang w:val="fr-FR"/>
        </w:rPr>
        <w:t xml:space="preserve">3.1 Histoire de succès </w:t>
      </w:r>
    </w:p>
    <w:p w14:paraId="7D7485B8" w14:textId="589498C3" w:rsidR="00C85402" w:rsidRPr="00ED46C7" w:rsidRDefault="006E4FB2">
      <w:pPr>
        <w:pStyle w:val="ListParagraph"/>
        <w:numPr>
          <w:ilvl w:val="0"/>
          <w:numId w:val="26"/>
        </w:numPr>
        <w:rPr>
          <w:b/>
          <w:bCs/>
          <w:sz w:val="22"/>
          <w:szCs w:val="22"/>
          <w:lang w:val="fr-FR"/>
        </w:rPr>
      </w:pPr>
      <w:r w:rsidRPr="00ED46C7">
        <w:rPr>
          <w:b/>
          <w:bCs/>
          <w:sz w:val="22"/>
          <w:szCs w:val="22"/>
          <w:lang w:val="fr-FR"/>
        </w:rPr>
        <w:t xml:space="preserve">SMNE </w:t>
      </w:r>
      <w:r w:rsidR="00E10755" w:rsidRPr="00ED46C7">
        <w:rPr>
          <w:b/>
          <w:bCs/>
          <w:sz w:val="22"/>
          <w:szCs w:val="22"/>
          <w:lang w:val="fr-FR"/>
        </w:rPr>
        <w:t xml:space="preserve">/Vaccination </w:t>
      </w:r>
    </w:p>
    <w:p w14:paraId="351B5840" w14:textId="77777777" w:rsidR="00C418DF" w:rsidRPr="00ED46C7" w:rsidRDefault="00C418DF" w:rsidP="00511BF0">
      <w:pPr>
        <w:pStyle w:val="ListParagraph"/>
        <w:numPr>
          <w:ilvl w:val="0"/>
          <w:numId w:val="31"/>
        </w:numPr>
        <w:jc w:val="both"/>
        <w:rPr>
          <w:sz w:val="22"/>
          <w:szCs w:val="22"/>
          <w:lang w:val="fr-CD"/>
        </w:rPr>
      </w:pPr>
      <w:r w:rsidRPr="00ED46C7">
        <w:rPr>
          <w:sz w:val="22"/>
          <w:szCs w:val="22"/>
          <w:lang w:val="fr-CD"/>
        </w:rPr>
        <w:t>Une riposte vaccinale exemplaire qui sauve des vies de 512 072 enfants contre la rougeole dans la province du Kasai Oriental.</w:t>
      </w:r>
    </w:p>
    <w:p w14:paraId="751559CD" w14:textId="77777777" w:rsidR="00C418DF" w:rsidRPr="00ED46C7" w:rsidRDefault="00C418DF" w:rsidP="00511BF0">
      <w:pPr>
        <w:pStyle w:val="ListParagraph"/>
        <w:numPr>
          <w:ilvl w:val="0"/>
          <w:numId w:val="31"/>
        </w:numPr>
        <w:jc w:val="both"/>
        <w:rPr>
          <w:sz w:val="22"/>
          <w:szCs w:val="22"/>
          <w:lang w:val="fr-FR"/>
        </w:rPr>
      </w:pPr>
      <w:r w:rsidRPr="00ED46C7">
        <w:rPr>
          <w:sz w:val="22"/>
          <w:szCs w:val="22"/>
          <w:lang w:val="fr-CD"/>
        </w:rPr>
        <w:t>La méthode Kangourou redonne espoir à une famille de Kabeya Kamwanga, Au Kasai Oriental.</w:t>
      </w:r>
    </w:p>
    <w:p w14:paraId="5DE45594" w14:textId="77777777" w:rsidR="00E10755" w:rsidRPr="00ED46C7" w:rsidRDefault="00E10755" w:rsidP="00E10755">
      <w:pPr>
        <w:pStyle w:val="ListParagraph"/>
        <w:rPr>
          <w:sz w:val="22"/>
          <w:szCs w:val="22"/>
          <w:lang w:val="fr-FR"/>
        </w:rPr>
      </w:pPr>
    </w:p>
    <w:p w14:paraId="47425D99" w14:textId="400E1A93" w:rsidR="006E4FB2" w:rsidRPr="00ED46C7" w:rsidRDefault="006E4FB2">
      <w:pPr>
        <w:pStyle w:val="ListParagraph"/>
        <w:numPr>
          <w:ilvl w:val="0"/>
          <w:numId w:val="26"/>
        </w:numPr>
        <w:rPr>
          <w:b/>
          <w:bCs/>
          <w:sz w:val="22"/>
          <w:szCs w:val="22"/>
          <w:lang w:val="fr-FR"/>
        </w:rPr>
      </w:pPr>
      <w:r w:rsidRPr="00ED46C7">
        <w:rPr>
          <w:b/>
          <w:bCs/>
          <w:sz w:val="22"/>
          <w:szCs w:val="22"/>
          <w:lang w:val="fr-FR"/>
        </w:rPr>
        <w:t>Nutrition</w:t>
      </w:r>
    </w:p>
    <w:p w14:paraId="3E30D690" w14:textId="110F52D7" w:rsidR="00E10755" w:rsidRPr="00ED46C7" w:rsidRDefault="00642EAF" w:rsidP="00E10755">
      <w:pPr>
        <w:pStyle w:val="ListParagraph"/>
        <w:rPr>
          <w:sz w:val="22"/>
          <w:szCs w:val="22"/>
          <w:lang w:val="fr-FR"/>
        </w:rPr>
      </w:pPr>
      <w:r w:rsidRPr="00ED46C7">
        <w:rPr>
          <w:sz w:val="22"/>
          <w:szCs w:val="22"/>
          <w:lang w:val="fr-FR"/>
        </w:rPr>
        <w:t>Rien à signaler</w:t>
      </w:r>
    </w:p>
    <w:p w14:paraId="61456497" w14:textId="77777777" w:rsidR="00E10755" w:rsidRPr="00ED46C7" w:rsidRDefault="00E10755" w:rsidP="00E10755">
      <w:pPr>
        <w:pStyle w:val="ListParagraph"/>
        <w:rPr>
          <w:b/>
          <w:bCs/>
          <w:sz w:val="22"/>
          <w:szCs w:val="22"/>
          <w:lang w:val="fr-FR"/>
        </w:rPr>
      </w:pPr>
    </w:p>
    <w:p w14:paraId="3E07BEBA" w14:textId="369E52CC" w:rsidR="006E4FB2" w:rsidRPr="00ED46C7" w:rsidRDefault="00E10755">
      <w:pPr>
        <w:pStyle w:val="ListParagraph"/>
        <w:numPr>
          <w:ilvl w:val="0"/>
          <w:numId w:val="26"/>
        </w:numPr>
        <w:rPr>
          <w:b/>
          <w:bCs/>
          <w:sz w:val="22"/>
          <w:szCs w:val="22"/>
          <w:lang w:val="fr-FR"/>
        </w:rPr>
      </w:pPr>
      <w:r w:rsidRPr="00ED46C7">
        <w:rPr>
          <w:b/>
          <w:bCs/>
          <w:sz w:val="22"/>
          <w:szCs w:val="22"/>
          <w:lang w:val="fr-FR"/>
        </w:rPr>
        <w:t xml:space="preserve">Malaria </w:t>
      </w:r>
    </w:p>
    <w:p w14:paraId="24833663" w14:textId="77777777" w:rsidR="00CB3568" w:rsidRPr="00ED46C7" w:rsidRDefault="00CB3568" w:rsidP="00CB3568">
      <w:pPr>
        <w:pStyle w:val="ListParagraph"/>
        <w:rPr>
          <w:sz w:val="22"/>
          <w:szCs w:val="22"/>
          <w:lang w:val="fr-FR"/>
        </w:rPr>
      </w:pPr>
      <w:r w:rsidRPr="00ED46C7">
        <w:rPr>
          <w:sz w:val="22"/>
          <w:szCs w:val="22"/>
          <w:lang w:val="fr-FR"/>
        </w:rPr>
        <w:t>Rien à signaler</w:t>
      </w:r>
    </w:p>
    <w:p w14:paraId="7EFD53C2" w14:textId="77777777" w:rsidR="00E10755" w:rsidRPr="00ED46C7" w:rsidRDefault="00E10755" w:rsidP="00E10755">
      <w:pPr>
        <w:pStyle w:val="ListParagraph"/>
        <w:rPr>
          <w:sz w:val="22"/>
          <w:szCs w:val="22"/>
          <w:lang w:val="fr-FR"/>
        </w:rPr>
      </w:pPr>
    </w:p>
    <w:p w14:paraId="31647066" w14:textId="35048B5D" w:rsidR="00E10755" w:rsidRPr="00ED46C7" w:rsidRDefault="00E10755">
      <w:pPr>
        <w:pStyle w:val="ListParagraph"/>
        <w:numPr>
          <w:ilvl w:val="1"/>
          <w:numId w:val="27"/>
        </w:numPr>
        <w:rPr>
          <w:b/>
          <w:bCs/>
          <w:sz w:val="22"/>
          <w:szCs w:val="22"/>
          <w:lang w:val="fr-FR"/>
        </w:rPr>
      </w:pPr>
      <w:r w:rsidRPr="00ED46C7">
        <w:rPr>
          <w:b/>
          <w:bCs/>
          <w:sz w:val="22"/>
          <w:szCs w:val="22"/>
          <w:lang w:val="fr-FR"/>
        </w:rPr>
        <w:t xml:space="preserve">  </w:t>
      </w:r>
      <w:r w:rsidR="001678CA" w:rsidRPr="00ED46C7">
        <w:rPr>
          <w:b/>
          <w:bCs/>
          <w:sz w:val="22"/>
          <w:szCs w:val="22"/>
          <w:lang w:val="fr-FR"/>
        </w:rPr>
        <w:t>Leçons</w:t>
      </w:r>
      <w:r w:rsidRPr="00ED46C7">
        <w:rPr>
          <w:b/>
          <w:bCs/>
          <w:sz w:val="22"/>
          <w:szCs w:val="22"/>
          <w:lang w:val="fr-FR"/>
        </w:rPr>
        <w:t xml:space="preserve"> apprises  </w:t>
      </w:r>
    </w:p>
    <w:p w14:paraId="6D272FFD" w14:textId="5847E9E3" w:rsidR="00B33F20" w:rsidRPr="00ED46C7" w:rsidRDefault="00B33F20">
      <w:pPr>
        <w:pStyle w:val="NormalWeb"/>
        <w:numPr>
          <w:ilvl w:val="0"/>
          <w:numId w:val="32"/>
        </w:numPr>
        <w:spacing w:line="300" w:lineRule="atLeast"/>
        <w:jc w:val="both"/>
        <w:rPr>
          <w:rFonts w:asciiTheme="minorHAnsi" w:hAnsiTheme="minorHAnsi" w:cs="Segoe UI"/>
          <w:sz w:val="22"/>
          <w:szCs w:val="22"/>
          <w:lang w:val="fr-FR"/>
        </w:rPr>
      </w:pPr>
      <w:r w:rsidRPr="00ED46C7">
        <w:rPr>
          <w:rFonts w:asciiTheme="minorHAnsi" w:hAnsiTheme="minorHAnsi" w:cs="Segoe UI"/>
          <w:sz w:val="22"/>
          <w:szCs w:val="22"/>
          <w:lang w:val="fr-FR"/>
        </w:rPr>
        <w:t xml:space="preserve">L’approche communautaire du </w:t>
      </w:r>
      <w:r w:rsidRPr="00ED46C7">
        <w:rPr>
          <w:rStyle w:val="Strong"/>
          <w:rFonts w:asciiTheme="minorHAnsi" w:hAnsiTheme="minorHAnsi" w:cs="Segoe UI"/>
          <w:b w:val="0"/>
          <w:bCs w:val="0"/>
          <w:sz w:val="22"/>
          <w:szCs w:val="22"/>
          <w:lang w:val="fr-FR"/>
        </w:rPr>
        <w:t>TPIg-SP</w:t>
      </w:r>
      <w:r w:rsidRPr="00ED46C7">
        <w:rPr>
          <w:rFonts w:asciiTheme="minorHAnsi" w:hAnsiTheme="minorHAnsi" w:cs="Segoe UI"/>
          <w:sz w:val="22"/>
          <w:szCs w:val="22"/>
          <w:lang w:val="fr-FR"/>
        </w:rPr>
        <w:t xml:space="preserve"> s’avère efficace pour améliorer l’accès des femmes enceintes à la prévention du paludisme, en particulier dans les zones difficiles d’accès. Toutefois, la pérennité et l’efficacité de cette stratégie reposent sur la </w:t>
      </w:r>
      <w:r w:rsidRPr="00ED46C7">
        <w:rPr>
          <w:rStyle w:val="Strong"/>
          <w:rFonts w:asciiTheme="minorHAnsi" w:hAnsiTheme="minorHAnsi" w:cs="Segoe UI"/>
          <w:b w:val="0"/>
          <w:bCs w:val="0"/>
          <w:sz w:val="22"/>
          <w:szCs w:val="22"/>
          <w:lang w:val="fr-FR"/>
        </w:rPr>
        <w:t>disponibilité continue de la sulfadoxine-pyriméthamine (SP)</w:t>
      </w:r>
      <w:r w:rsidRPr="00ED46C7">
        <w:rPr>
          <w:rFonts w:asciiTheme="minorHAnsi" w:hAnsiTheme="minorHAnsi" w:cs="Segoe UI"/>
          <w:b/>
          <w:bCs/>
          <w:sz w:val="22"/>
          <w:szCs w:val="22"/>
          <w:lang w:val="fr-FR"/>
        </w:rPr>
        <w:t xml:space="preserve"> </w:t>
      </w:r>
      <w:r w:rsidRPr="00ED46C7">
        <w:rPr>
          <w:rFonts w:asciiTheme="minorHAnsi" w:hAnsiTheme="minorHAnsi" w:cs="Segoe UI"/>
          <w:sz w:val="22"/>
          <w:szCs w:val="22"/>
          <w:lang w:val="fr-FR"/>
        </w:rPr>
        <w:t>ainsi que sur</w:t>
      </w:r>
      <w:r w:rsidRPr="00ED46C7">
        <w:rPr>
          <w:rFonts w:asciiTheme="minorHAnsi" w:hAnsiTheme="minorHAnsi" w:cs="Segoe UI"/>
          <w:b/>
          <w:bCs/>
          <w:sz w:val="22"/>
          <w:szCs w:val="22"/>
          <w:lang w:val="fr-FR"/>
        </w:rPr>
        <w:t xml:space="preserve"> </w:t>
      </w:r>
      <w:r w:rsidRPr="00ED46C7">
        <w:rPr>
          <w:rFonts w:asciiTheme="minorHAnsi" w:hAnsiTheme="minorHAnsi" w:cs="Segoe UI"/>
          <w:sz w:val="22"/>
          <w:szCs w:val="22"/>
          <w:lang w:val="fr-FR"/>
        </w:rPr>
        <w:t>l’</w:t>
      </w:r>
      <w:r w:rsidRPr="00ED46C7">
        <w:rPr>
          <w:rStyle w:val="Strong"/>
          <w:rFonts w:asciiTheme="minorHAnsi" w:hAnsiTheme="minorHAnsi" w:cs="Segoe UI"/>
          <w:b w:val="0"/>
          <w:bCs w:val="0"/>
          <w:sz w:val="22"/>
          <w:szCs w:val="22"/>
          <w:lang w:val="fr-FR"/>
        </w:rPr>
        <w:t>approvisionnement régulier en outils de suivi et de rapportage</w:t>
      </w:r>
      <w:r w:rsidRPr="00ED46C7">
        <w:rPr>
          <w:rFonts w:asciiTheme="minorHAnsi" w:hAnsiTheme="minorHAnsi" w:cs="Segoe UI"/>
          <w:b/>
          <w:bCs/>
          <w:sz w:val="22"/>
          <w:szCs w:val="22"/>
          <w:lang w:val="fr-FR"/>
        </w:rPr>
        <w:t>,</w:t>
      </w:r>
      <w:r w:rsidRPr="00ED46C7">
        <w:rPr>
          <w:rFonts w:asciiTheme="minorHAnsi" w:hAnsiTheme="minorHAnsi" w:cs="Segoe UI"/>
          <w:sz w:val="22"/>
          <w:szCs w:val="22"/>
          <w:lang w:val="fr-FR"/>
        </w:rPr>
        <w:t xml:space="preserve"> indispensables pour assurer une mise en œuvre de qualité et le suivi des performances.</w:t>
      </w:r>
    </w:p>
    <w:p w14:paraId="5DF90A95" w14:textId="77777777" w:rsidR="00B33F20" w:rsidRPr="00ED46C7" w:rsidRDefault="00B33F20">
      <w:pPr>
        <w:pStyle w:val="ListParagraph"/>
        <w:numPr>
          <w:ilvl w:val="0"/>
          <w:numId w:val="32"/>
        </w:numPr>
        <w:spacing w:after="0" w:line="300" w:lineRule="atLeast"/>
        <w:jc w:val="both"/>
        <w:rPr>
          <w:rFonts w:eastAsia="Times New Roman" w:cs="Segoe UI"/>
          <w:kern w:val="0"/>
          <w:sz w:val="22"/>
          <w:szCs w:val="22"/>
          <w:lang w:val="fr-FR"/>
          <w14:ligatures w14:val="none"/>
        </w:rPr>
      </w:pPr>
      <w:r w:rsidRPr="00ED46C7">
        <w:rPr>
          <w:rFonts w:eastAsia="Times New Roman" w:cs="Segoe UI"/>
          <w:kern w:val="0"/>
          <w:sz w:val="22"/>
          <w:szCs w:val="22"/>
          <w:lang w:val="fr-FR"/>
          <w14:ligatures w14:val="none"/>
        </w:rPr>
        <w:t>La multiplicité des présentations et des concentrations du sulfate de magnésium constitue une contrainte dans la mise en œuvre des protocoles de prise en charge, certains prestataires éprouvant des difficultés à l’utiliser conformément aux directives recommandées. Cette situation souligne l’importance de renforcer les compétences des prestataires et de standardiser, autant que possible, les produits disponibles.</w:t>
      </w:r>
    </w:p>
    <w:p w14:paraId="0E5E215E" w14:textId="0375E513" w:rsidR="00B33F20" w:rsidRPr="00ED46C7" w:rsidRDefault="00B33F20">
      <w:pPr>
        <w:pStyle w:val="ListParagraph"/>
        <w:numPr>
          <w:ilvl w:val="0"/>
          <w:numId w:val="32"/>
        </w:numPr>
        <w:spacing w:after="0" w:line="300" w:lineRule="atLeast"/>
        <w:jc w:val="both"/>
        <w:rPr>
          <w:rFonts w:eastAsia="Times New Roman" w:cs="Segoe UI"/>
          <w:kern w:val="0"/>
          <w:sz w:val="22"/>
          <w:szCs w:val="22"/>
          <w:lang w:val="fr-FR"/>
          <w14:ligatures w14:val="none"/>
        </w:rPr>
      </w:pPr>
      <w:r w:rsidRPr="00ED46C7">
        <w:rPr>
          <w:rFonts w:eastAsia="Times New Roman" w:cs="Segoe UI"/>
          <w:kern w:val="0"/>
          <w:sz w:val="22"/>
          <w:szCs w:val="22"/>
          <w:lang w:val="fr-FR"/>
          <w14:ligatures w14:val="none"/>
        </w:rPr>
        <w:t>La mise en œuvre efficace de l’approche E-MOTIVE dans la prise en charge de l’hémorragie du post-partum demeure limitée par les ruptures ou l’indisponibilité de l’acide tranexamique dans les établissements de soins, soulignant l’importance de garantir un approvisionnement continu de ce produit essentiel.</w:t>
      </w:r>
    </w:p>
    <w:p w14:paraId="63C0F878" w14:textId="77777777" w:rsidR="007E01F1" w:rsidRPr="00ED46C7" w:rsidRDefault="007E01F1">
      <w:pPr>
        <w:pStyle w:val="ListParagraph"/>
        <w:numPr>
          <w:ilvl w:val="0"/>
          <w:numId w:val="32"/>
        </w:numPr>
        <w:spacing w:after="0" w:line="300" w:lineRule="atLeast"/>
        <w:jc w:val="both"/>
        <w:rPr>
          <w:rFonts w:eastAsia="Times New Roman" w:cs="Segoe UI"/>
          <w:kern w:val="0"/>
          <w:sz w:val="22"/>
          <w:szCs w:val="22"/>
          <w:lang w:val="fr-FR"/>
          <w14:ligatures w14:val="none"/>
        </w:rPr>
      </w:pPr>
      <w:r w:rsidRPr="00ED46C7">
        <w:rPr>
          <w:rFonts w:eastAsia="Times New Roman" w:cs="Segoe UI"/>
          <w:kern w:val="0"/>
          <w:sz w:val="22"/>
          <w:szCs w:val="22"/>
          <w:lang w:val="fr-FR"/>
          <w14:ligatures w14:val="none"/>
        </w:rPr>
        <w:t>Le renforcement des capacités des relais communautaires à travers le rappel des définitions communautaires lors des campagnes de masse améliore la détection et la notification des maladies sous surveillance. L’identification de 22 cas de PFA contre 4 attendus dans la ZS de Kabeya Kamuanga pendant les AVS illustre l’efficacité de cette approche pour accroître la sensibilité de la surveillance communautaire.</w:t>
      </w:r>
    </w:p>
    <w:p w14:paraId="164B8705" w14:textId="77777777" w:rsidR="007E01F1" w:rsidRPr="00ED46C7" w:rsidRDefault="007E01F1">
      <w:pPr>
        <w:pStyle w:val="ListParagraph"/>
        <w:numPr>
          <w:ilvl w:val="0"/>
          <w:numId w:val="32"/>
        </w:numPr>
        <w:spacing w:after="0" w:line="300" w:lineRule="atLeast"/>
        <w:jc w:val="both"/>
        <w:rPr>
          <w:rFonts w:eastAsia="Times New Roman" w:cs="Segoe UI"/>
          <w:kern w:val="0"/>
          <w:sz w:val="22"/>
          <w:szCs w:val="22"/>
          <w:lang w:val="fr-FR"/>
          <w14:ligatures w14:val="none"/>
        </w:rPr>
      </w:pPr>
      <w:r w:rsidRPr="00ED46C7">
        <w:rPr>
          <w:rFonts w:eastAsia="Times New Roman" w:cs="Segoe UI"/>
          <w:kern w:val="0"/>
          <w:sz w:val="22"/>
          <w:szCs w:val="22"/>
          <w:lang w:val="fr-FR"/>
          <w14:ligatures w14:val="none"/>
        </w:rPr>
        <w:t>La collaboration étroite entre les partenaires, les autorités sanitaires et les autorités locales facilite la planification, la coordination et la mise en œuvre efficace des interventions d’urgence, permettant d’obtenir de meilleurs résultats même dans un contexte de ressources limitées.</w:t>
      </w:r>
    </w:p>
    <w:p w14:paraId="7DAB4996" w14:textId="701F75FE" w:rsidR="00BA04B6" w:rsidRPr="00ED46C7" w:rsidRDefault="00DD3E39" w:rsidP="00C85402">
      <w:pPr>
        <w:pStyle w:val="ListParagraph"/>
        <w:numPr>
          <w:ilvl w:val="0"/>
          <w:numId w:val="32"/>
        </w:numPr>
        <w:spacing w:after="0" w:line="300" w:lineRule="atLeast"/>
        <w:jc w:val="both"/>
        <w:rPr>
          <w:rFonts w:eastAsia="Times New Roman" w:cs="Segoe UI"/>
          <w:kern w:val="0"/>
          <w:sz w:val="22"/>
          <w:szCs w:val="22"/>
          <w:lang w:val="fr-FR"/>
          <w14:ligatures w14:val="none"/>
        </w:rPr>
      </w:pPr>
      <w:r w:rsidRPr="00ED46C7">
        <w:rPr>
          <w:rFonts w:eastAsia="Times New Roman" w:cs="Segoe UI"/>
          <w:kern w:val="0"/>
          <w:sz w:val="22"/>
          <w:szCs w:val="22"/>
          <w:lang w:val="fr-FR"/>
          <w14:ligatures w14:val="none"/>
        </w:rPr>
        <w:t>Les séances de démonstration culinaire constituent une approche efficace pour promouvoir l’adoption de bonnes pratiques nutritionnelles au sein des communautés. En mettant l’accent sur les avantages nutritionnels des produits locaux et sur leur utilisation pratique dans l’alimentation quotidienne, ces séances favorisent leur acceptabilité, leur valorisation et leur consommation par les ménages. Cette approche contribue ainsi à l’amélioration des habitudes alimentaires tout en encourageant l’utilisation durable des ressources alimentaires disponibles localement.</w:t>
      </w:r>
    </w:p>
    <w:p w14:paraId="4C214F09" w14:textId="5C5984F9" w:rsidR="00C85402" w:rsidRPr="00ED46C7" w:rsidRDefault="00C85402" w:rsidP="00C85402">
      <w:pPr>
        <w:rPr>
          <w:b/>
          <w:bCs/>
          <w:sz w:val="22"/>
          <w:szCs w:val="22"/>
          <w:lang w:val="fr-FR"/>
        </w:rPr>
      </w:pPr>
      <w:r w:rsidRPr="00ED46C7">
        <w:rPr>
          <w:b/>
          <w:bCs/>
          <w:sz w:val="22"/>
          <w:szCs w:val="22"/>
          <w:lang w:val="fr-FR"/>
        </w:rPr>
        <w:t xml:space="preserve">IV. Défis </w:t>
      </w:r>
    </w:p>
    <w:p w14:paraId="0998262B" w14:textId="77777777" w:rsidR="00C62AA7" w:rsidRPr="00ED46C7" w:rsidRDefault="00C62AA7" w:rsidP="00C62AA7">
      <w:pPr>
        <w:rPr>
          <w:sz w:val="22"/>
          <w:szCs w:val="22"/>
          <w:lang w:val="fr-FR"/>
        </w:rPr>
      </w:pPr>
      <w:r w:rsidRPr="00ED46C7">
        <w:rPr>
          <w:sz w:val="22"/>
          <w:szCs w:val="22"/>
          <w:lang w:val="fr-FR"/>
        </w:rPr>
        <w:t>1</w:t>
      </w:r>
      <w:r w:rsidRPr="00ED46C7">
        <w:rPr>
          <w:b/>
          <w:bCs/>
          <w:sz w:val="22"/>
          <w:szCs w:val="22"/>
          <w:lang w:val="fr-FR"/>
        </w:rPr>
        <w:t>. Prestation des services</w:t>
      </w:r>
    </w:p>
    <w:p w14:paraId="2CFD0395" w14:textId="4BD8335E" w:rsidR="00C62AA7" w:rsidRPr="00ED46C7" w:rsidRDefault="00C62AA7" w:rsidP="00C62AA7">
      <w:pPr>
        <w:rPr>
          <w:sz w:val="22"/>
          <w:szCs w:val="22"/>
          <w:lang w:val="fr-FR"/>
        </w:rPr>
      </w:pPr>
      <w:r w:rsidRPr="00ED46C7">
        <w:rPr>
          <w:sz w:val="22"/>
          <w:szCs w:val="22"/>
          <w:lang w:val="fr-FR"/>
        </w:rPr>
        <w:t>Défi:</w:t>
      </w:r>
    </w:p>
    <w:p w14:paraId="017F3B4E" w14:textId="77777777" w:rsidR="00C62AA7" w:rsidRPr="00ED46C7" w:rsidRDefault="00C62AA7">
      <w:pPr>
        <w:numPr>
          <w:ilvl w:val="0"/>
          <w:numId w:val="34"/>
        </w:numPr>
        <w:rPr>
          <w:sz w:val="22"/>
          <w:szCs w:val="22"/>
          <w:lang w:val="fr-FR"/>
        </w:rPr>
      </w:pPr>
      <w:r w:rsidRPr="00ED46C7">
        <w:rPr>
          <w:sz w:val="22"/>
          <w:szCs w:val="22"/>
          <w:lang w:val="fr-FR"/>
        </w:rPr>
        <w:t>Rupture des médicaments nécessaires à la prise en charge du paludisme dans plusieurs zones de santé.</w:t>
      </w:r>
    </w:p>
    <w:p w14:paraId="0912E074" w14:textId="2A21C1FD" w:rsidR="00C62AA7" w:rsidRPr="00ED46C7" w:rsidRDefault="00C62AA7" w:rsidP="00C62AA7">
      <w:pPr>
        <w:rPr>
          <w:sz w:val="22"/>
          <w:szCs w:val="22"/>
        </w:rPr>
      </w:pPr>
      <w:r w:rsidRPr="00ED46C7">
        <w:rPr>
          <w:sz w:val="22"/>
          <w:szCs w:val="22"/>
        </w:rPr>
        <w:t>Réponses apportées:</w:t>
      </w:r>
    </w:p>
    <w:p w14:paraId="34396FB3" w14:textId="77777777" w:rsidR="00C62AA7" w:rsidRPr="00ED46C7" w:rsidRDefault="00C62AA7">
      <w:pPr>
        <w:numPr>
          <w:ilvl w:val="0"/>
          <w:numId w:val="35"/>
        </w:numPr>
        <w:rPr>
          <w:sz w:val="22"/>
          <w:szCs w:val="22"/>
          <w:lang w:val="fr-FR"/>
        </w:rPr>
      </w:pPr>
      <w:r w:rsidRPr="00ED46C7">
        <w:rPr>
          <w:sz w:val="22"/>
          <w:szCs w:val="22"/>
          <w:lang w:val="fr-FR"/>
        </w:rPr>
        <w:t>Validation du Plan de Distribution Détaillé (PDD) et approvisionnement de 19 zones de santé en médicaments avec l’appui de Chemonics.</w:t>
      </w:r>
    </w:p>
    <w:p w14:paraId="1A7EF5CB" w14:textId="77777777" w:rsidR="00C62AA7" w:rsidRPr="00ED46C7" w:rsidRDefault="00C62AA7">
      <w:pPr>
        <w:numPr>
          <w:ilvl w:val="0"/>
          <w:numId w:val="35"/>
        </w:numPr>
        <w:rPr>
          <w:sz w:val="22"/>
          <w:szCs w:val="22"/>
          <w:lang w:val="fr-FR"/>
        </w:rPr>
      </w:pPr>
      <w:r w:rsidRPr="00ED46C7">
        <w:rPr>
          <w:sz w:val="22"/>
          <w:szCs w:val="22"/>
          <w:lang w:val="fr-FR"/>
        </w:rPr>
        <w:t>Analyse et triangulation des données de gestion des médicaments afin d’améliorer le suivi des stocks et d’anticiper les ruptures.</w:t>
      </w:r>
    </w:p>
    <w:p w14:paraId="13A81AB8" w14:textId="77777777" w:rsidR="00C62AA7" w:rsidRPr="00ED46C7" w:rsidRDefault="00C62AA7" w:rsidP="00C62AA7">
      <w:pPr>
        <w:rPr>
          <w:b/>
          <w:bCs/>
          <w:sz w:val="22"/>
          <w:szCs w:val="22"/>
        </w:rPr>
      </w:pPr>
      <w:r w:rsidRPr="00ED46C7">
        <w:rPr>
          <w:b/>
          <w:bCs/>
          <w:sz w:val="22"/>
          <w:szCs w:val="22"/>
        </w:rPr>
        <w:t>2. Ressources humaines</w:t>
      </w:r>
    </w:p>
    <w:p w14:paraId="3315B5E3" w14:textId="045ED95E" w:rsidR="00C62AA7" w:rsidRPr="00ED46C7" w:rsidRDefault="00C62AA7" w:rsidP="00C62AA7">
      <w:pPr>
        <w:rPr>
          <w:sz w:val="22"/>
          <w:szCs w:val="22"/>
        </w:rPr>
      </w:pPr>
      <w:r w:rsidRPr="00ED46C7">
        <w:rPr>
          <w:sz w:val="22"/>
          <w:szCs w:val="22"/>
        </w:rPr>
        <w:t>Défi:</w:t>
      </w:r>
    </w:p>
    <w:p w14:paraId="62EF87AA" w14:textId="77777777" w:rsidR="00C62AA7" w:rsidRPr="00ED46C7" w:rsidRDefault="00C62AA7">
      <w:pPr>
        <w:numPr>
          <w:ilvl w:val="0"/>
          <w:numId w:val="36"/>
        </w:numPr>
        <w:rPr>
          <w:sz w:val="22"/>
          <w:szCs w:val="22"/>
          <w:lang w:val="fr-FR"/>
        </w:rPr>
      </w:pPr>
      <w:r w:rsidRPr="00ED46C7">
        <w:rPr>
          <w:sz w:val="22"/>
          <w:szCs w:val="22"/>
          <w:lang w:val="fr-FR"/>
        </w:rPr>
        <w:t>Les Animateurs Communautaires (AC), chargés d’encadrer et d’accompagner la mise en œuvre des activités communautaires par les relais communautaires, n’ont bénéficié d’aucun renforcement de capacités depuis plusieurs années.</w:t>
      </w:r>
    </w:p>
    <w:p w14:paraId="1A345DD0" w14:textId="77777777" w:rsidR="00C62AA7" w:rsidRPr="00ED46C7" w:rsidRDefault="00C62AA7" w:rsidP="00C62AA7">
      <w:pPr>
        <w:rPr>
          <w:sz w:val="22"/>
          <w:szCs w:val="22"/>
        </w:rPr>
      </w:pPr>
      <w:r w:rsidRPr="00ED46C7">
        <w:rPr>
          <w:sz w:val="22"/>
          <w:szCs w:val="22"/>
        </w:rPr>
        <w:t>Réponse apportée :</w:t>
      </w:r>
    </w:p>
    <w:p w14:paraId="65FFB6A6" w14:textId="77777777" w:rsidR="00C62AA7" w:rsidRPr="00ED46C7" w:rsidRDefault="00C62AA7">
      <w:pPr>
        <w:numPr>
          <w:ilvl w:val="0"/>
          <w:numId w:val="37"/>
        </w:numPr>
        <w:rPr>
          <w:sz w:val="22"/>
          <w:szCs w:val="22"/>
          <w:lang w:val="fr-FR"/>
        </w:rPr>
      </w:pPr>
      <w:r w:rsidRPr="00ED46C7">
        <w:rPr>
          <w:sz w:val="22"/>
          <w:szCs w:val="22"/>
          <w:lang w:val="fr-FR"/>
        </w:rPr>
        <w:t>Planification d’un atelier de renforcement des capacités des Animateurs Communautaires sur les techniques de communication et la promotion des Pratiques Familiales Essentielles (PFE).</w:t>
      </w:r>
    </w:p>
    <w:p w14:paraId="1E0EE017" w14:textId="77777777" w:rsidR="00C62AA7" w:rsidRPr="00ED46C7" w:rsidRDefault="00C62AA7" w:rsidP="00C62AA7">
      <w:pPr>
        <w:rPr>
          <w:b/>
          <w:bCs/>
          <w:sz w:val="22"/>
          <w:szCs w:val="22"/>
        </w:rPr>
      </w:pPr>
      <w:r w:rsidRPr="00ED46C7">
        <w:rPr>
          <w:b/>
          <w:bCs/>
          <w:sz w:val="22"/>
          <w:szCs w:val="22"/>
        </w:rPr>
        <w:t>3. Système d’information sanitaire</w:t>
      </w:r>
    </w:p>
    <w:p w14:paraId="3BB78768" w14:textId="77777777" w:rsidR="00C62AA7" w:rsidRPr="00ED46C7" w:rsidRDefault="00C62AA7" w:rsidP="00C62AA7">
      <w:pPr>
        <w:rPr>
          <w:sz w:val="22"/>
          <w:szCs w:val="22"/>
        </w:rPr>
      </w:pPr>
      <w:r w:rsidRPr="00ED46C7">
        <w:rPr>
          <w:sz w:val="22"/>
          <w:szCs w:val="22"/>
        </w:rPr>
        <w:t>Défis :</w:t>
      </w:r>
    </w:p>
    <w:p w14:paraId="0AD26B57" w14:textId="77777777" w:rsidR="00C62AA7" w:rsidRPr="00ED46C7" w:rsidRDefault="00C62AA7">
      <w:pPr>
        <w:numPr>
          <w:ilvl w:val="0"/>
          <w:numId w:val="38"/>
        </w:numPr>
        <w:rPr>
          <w:sz w:val="22"/>
          <w:szCs w:val="22"/>
          <w:lang w:val="fr-FR"/>
        </w:rPr>
      </w:pPr>
      <w:r w:rsidRPr="00ED46C7">
        <w:rPr>
          <w:sz w:val="22"/>
          <w:szCs w:val="22"/>
          <w:lang w:val="fr-FR"/>
        </w:rPr>
        <w:t>Faible qualité des données sanitaires due à la rupture des outils normalisés de gestion du Système National d’Information Sanitaire (SNIS).</w:t>
      </w:r>
    </w:p>
    <w:p w14:paraId="456C91D1" w14:textId="77777777" w:rsidR="00C62AA7" w:rsidRPr="00ED46C7" w:rsidRDefault="00C62AA7">
      <w:pPr>
        <w:numPr>
          <w:ilvl w:val="0"/>
          <w:numId w:val="38"/>
        </w:numPr>
        <w:rPr>
          <w:sz w:val="22"/>
          <w:szCs w:val="22"/>
          <w:lang w:val="fr-FR"/>
        </w:rPr>
      </w:pPr>
      <w:r w:rsidRPr="00ED46C7">
        <w:rPr>
          <w:sz w:val="22"/>
          <w:szCs w:val="22"/>
          <w:lang w:val="fr-FR"/>
        </w:rPr>
        <w:t>Faible documentation et rapportage des activités communautaires par les zones de santé dans la plateforme DHIS2.</w:t>
      </w:r>
    </w:p>
    <w:p w14:paraId="7122D504" w14:textId="77777777" w:rsidR="00C62AA7" w:rsidRPr="00ED46C7" w:rsidRDefault="00C62AA7" w:rsidP="00C62AA7">
      <w:pPr>
        <w:rPr>
          <w:sz w:val="22"/>
          <w:szCs w:val="22"/>
        </w:rPr>
      </w:pPr>
      <w:r w:rsidRPr="00ED46C7">
        <w:rPr>
          <w:sz w:val="22"/>
          <w:szCs w:val="22"/>
        </w:rPr>
        <w:t>Réponses apportées :</w:t>
      </w:r>
    </w:p>
    <w:p w14:paraId="6052EF57" w14:textId="77777777" w:rsidR="00C62AA7" w:rsidRPr="00ED46C7" w:rsidRDefault="00C62AA7">
      <w:pPr>
        <w:numPr>
          <w:ilvl w:val="0"/>
          <w:numId w:val="39"/>
        </w:numPr>
        <w:rPr>
          <w:sz w:val="22"/>
          <w:szCs w:val="22"/>
          <w:lang w:val="fr-FR"/>
        </w:rPr>
      </w:pPr>
      <w:r w:rsidRPr="00ED46C7">
        <w:rPr>
          <w:sz w:val="22"/>
          <w:szCs w:val="22"/>
          <w:lang w:val="fr-FR"/>
        </w:rPr>
        <w:t>Planification de l’accompagnement des zones de santé dans le processus de monitorage mensuel, notamment à travers les réunions d’analyse et de validation des données, l’approvisionnement en crédits de connexion Internet et la participation au processus de sélection des prestataires chargés de la reproduction des outils de gestion du SNIS.</w:t>
      </w:r>
    </w:p>
    <w:p w14:paraId="28AA47DA" w14:textId="0C4822A4" w:rsidR="00C62AA7" w:rsidRPr="00ED46C7" w:rsidRDefault="00C62AA7">
      <w:pPr>
        <w:numPr>
          <w:ilvl w:val="0"/>
          <w:numId w:val="39"/>
        </w:numPr>
        <w:rPr>
          <w:sz w:val="22"/>
          <w:szCs w:val="22"/>
          <w:lang w:val="fr-FR"/>
        </w:rPr>
      </w:pPr>
      <w:r w:rsidRPr="00ED46C7">
        <w:rPr>
          <w:sz w:val="22"/>
          <w:szCs w:val="22"/>
          <w:lang w:val="fr-FR"/>
        </w:rPr>
        <w:t>Conception et reproduction des canevas de collecte et de rapportage des données relatives aux activités communautaires afin d’améliorer leur documentation et leur intégration dans le DHIS2.</w:t>
      </w:r>
    </w:p>
    <w:p w14:paraId="090747BA" w14:textId="7670CFDE" w:rsidR="00C62AA7" w:rsidRPr="00ED46C7" w:rsidRDefault="00C62AA7" w:rsidP="00C62AA7">
      <w:pPr>
        <w:tabs>
          <w:tab w:val="num" w:pos="720"/>
        </w:tabs>
        <w:rPr>
          <w:rFonts w:cs="Arial"/>
          <w:b/>
          <w:bCs/>
          <w:sz w:val="22"/>
          <w:szCs w:val="22"/>
          <w:lang w:val="fr-FR"/>
        </w:rPr>
      </w:pPr>
      <w:r w:rsidRPr="00ED46C7">
        <w:rPr>
          <w:rFonts w:cs="Arial"/>
          <w:b/>
          <w:bCs/>
          <w:sz w:val="22"/>
          <w:szCs w:val="22"/>
          <w:lang w:val="fr-FR"/>
        </w:rPr>
        <w:t>4. Médicaments</w:t>
      </w:r>
    </w:p>
    <w:p w14:paraId="77574D09" w14:textId="37FC54EE" w:rsidR="00C62AA7" w:rsidRPr="00ED46C7" w:rsidRDefault="00C62AA7" w:rsidP="00C62AA7">
      <w:pPr>
        <w:tabs>
          <w:tab w:val="num" w:pos="720"/>
        </w:tabs>
        <w:jc w:val="both"/>
        <w:rPr>
          <w:rFonts w:cs="Arial"/>
          <w:sz w:val="22"/>
          <w:szCs w:val="22"/>
          <w:lang w:val="fr-FR"/>
        </w:rPr>
      </w:pPr>
      <w:r w:rsidRPr="00ED46C7">
        <w:rPr>
          <w:rFonts w:cs="Arial"/>
          <w:sz w:val="22"/>
          <w:szCs w:val="22"/>
          <w:lang w:val="fr-FR"/>
        </w:rPr>
        <w:t>Défi : :</w:t>
      </w:r>
      <w:r w:rsidRPr="00ED46C7">
        <w:rPr>
          <w:rFonts w:cs="Arial"/>
          <w:sz w:val="22"/>
          <w:szCs w:val="22"/>
          <w:lang w:val="fr-FR"/>
        </w:rPr>
        <w:br/>
        <w:t>Les ruptures récurrentes des médicaments essentiels génériques destinés à la Santé Maternelle, Néonatale et Infantile (SMNE) ainsi qu’à la lutte contre le paludisme continuent de compromettre la qualité des soins dans les établissements de santé (ESS) et la prise en charge des cas au niveau des Sites de Soins Communautaires (SSC).</w:t>
      </w:r>
    </w:p>
    <w:p w14:paraId="6B334163" w14:textId="77777777" w:rsidR="00C62AA7" w:rsidRPr="00ED46C7" w:rsidRDefault="00C62AA7" w:rsidP="00C62AA7">
      <w:pPr>
        <w:tabs>
          <w:tab w:val="num" w:pos="720"/>
        </w:tabs>
        <w:rPr>
          <w:rFonts w:cs="Arial"/>
          <w:sz w:val="22"/>
          <w:szCs w:val="22"/>
          <w:lang w:val="fr-FR"/>
        </w:rPr>
      </w:pPr>
      <w:r w:rsidRPr="00ED46C7">
        <w:rPr>
          <w:rFonts w:cs="Arial"/>
          <w:sz w:val="22"/>
          <w:szCs w:val="22"/>
          <w:lang w:val="fr-FR"/>
        </w:rPr>
        <w:t>Réponses apportées :</w:t>
      </w:r>
    </w:p>
    <w:p w14:paraId="28605B31" w14:textId="558BE40C" w:rsidR="00C62AA7" w:rsidRPr="00ED46C7" w:rsidRDefault="00C62AA7">
      <w:pPr>
        <w:pStyle w:val="ListParagraph"/>
        <w:numPr>
          <w:ilvl w:val="1"/>
          <w:numId w:val="40"/>
        </w:numPr>
        <w:tabs>
          <w:tab w:val="num" w:pos="720"/>
        </w:tabs>
        <w:jc w:val="both"/>
        <w:rPr>
          <w:rFonts w:cs="Arial"/>
          <w:sz w:val="22"/>
          <w:szCs w:val="22"/>
          <w:lang w:val="fr-FR"/>
        </w:rPr>
      </w:pPr>
      <w:r w:rsidRPr="00ED46C7">
        <w:rPr>
          <w:rFonts w:cs="Arial"/>
          <w:sz w:val="22"/>
          <w:szCs w:val="22"/>
          <w:lang w:val="fr-FR"/>
        </w:rPr>
        <w:t>Participation et appui technique aux travaux du Groupe de Travail Médicaments et de l’UTGL, ayant conduit à la validation du Plan de Distribution Détaillé (PDD) et à l’approvisionnement des établissements de santé et des sites de soins communautaires en médicaments essentiels.</w:t>
      </w:r>
    </w:p>
    <w:p w14:paraId="138A264C" w14:textId="50037B76" w:rsidR="00C62AA7" w:rsidRPr="00ED46C7" w:rsidRDefault="00C62AA7">
      <w:pPr>
        <w:pStyle w:val="ListParagraph"/>
        <w:numPr>
          <w:ilvl w:val="1"/>
          <w:numId w:val="40"/>
        </w:numPr>
        <w:tabs>
          <w:tab w:val="num" w:pos="720"/>
        </w:tabs>
        <w:jc w:val="both"/>
        <w:rPr>
          <w:rFonts w:cs="Arial"/>
          <w:sz w:val="22"/>
          <w:szCs w:val="22"/>
          <w:lang w:val="fr-FR"/>
        </w:rPr>
      </w:pPr>
      <w:r w:rsidRPr="00ED46C7">
        <w:rPr>
          <w:rFonts w:cs="Arial"/>
          <w:sz w:val="22"/>
          <w:szCs w:val="22"/>
          <w:lang w:val="fr-FR"/>
        </w:rPr>
        <w:t>Sensibilisation des prestataires des établissements de santé bénéficiant de la gratuité de la maternité à s’approvisionner en acide tranexamique sur le marché local afin de garantir l’application du protocole E-MOTIVE pour la prise en charge efficace des hémorragies du post-partum.</w:t>
      </w:r>
    </w:p>
    <w:p w14:paraId="34E1E177" w14:textId="0E9AEE89" w:rsidR="00C85402" w:rsidRPr="00ED46C7" w:rsidRDefault="16925A6F" w:rsidP="00C85402">
      <w:pPr>
        <w:tabs>
          <w:tab w:val="num" w:pos="720"/>
        </w:tabs>
        <w:rPr>
          <w:sz w:val="22"/>
          <w:szCs w:val="22"/>
          <w:lang w:val="fr-FR"/>
        </w:rPr>
      </w:pPr>
      <w:r w:rsidRPr="00ED46C7">
        <w:rPr>
          <w:b/>
          <w:bCs/>
          <w:sz w:val="22"/>
          <w:szCs w:val="22"/>
          <w:lang w:val="fr-FR"/>
        </w:rPr>
        <w:t xml:space="preserve">V. Activités prioritaires pour le prochain mois </w:t>
      </w:r>
    </w:p>
    <w:p w14:paraId="5046DE07" w14:textId="06FD3643" w:rsidR="646018CD" w:rsidRPr="00ED46C7" w:rsidRDefault="646018CD" w:rsidP="314C1C41">
      <w:pPr>
        <w:tabs>
          <w:tab w:val="num" w:pos="720"/>
        </w:tabs>
        <w:rPr>
          <w:sz w:val="22"/>
          <w:szCs w:val="22"/>
          <w:lang w:val="fr-FR"/>
        </w:rPr>
      </w:pPr>
      <w:r w:rsidRPr="00ED46C7">
        <w:rPr>
          <w:sz w:val="22"/>
          <w:szCs w:val="22"/>
          <w:lang w:val="fr-FR"/>
        </w:rPr>
        <w:t>Au cours du mois de juillet, 16 activités prioritaires sont retenues :</w:t>
      </w:r>
    </w:p>
    <w:tbl>
      <w:tblPr>
        <w:tblStyle w:val="TableGrid"/>
        <w:tblW w:w="0" w:type="auto"/>
        <w:tblLook w:val="06A0" w:firstRow="1" w:lastRow="0" w:firstColumn="1" w:lastColumn="0" w:noHBand="1" w:noVBand="1"/>
      </w:tblPr>
      <w:tblGrid>
        <w:gridCol w:w="824"/>
        <w:gridCol w:w="1304"/>
        <w:gridCol w:w="7222"/>
      </w:tblGrid>
      <w:tr w:rsidR="314C1C41" w:rsidRPr="00ED46C7" w14:paraId="03D86A0E" w14:textId="77777777" w:rsidTr="314C1C41">
        <w:trPr>
          <w:trHeight w:val="300"/>
        </w:trPr>
        <w:tc>
          <w:tcPr>
            <w:tcW w:w="825" w:type="dxa"/>
            <w:shd w:val="clear" w:color="auto" w:fill="E8E8E8" w:themeFill="background2"/>
          </w:tcPr>
          <w:p w14:paraId="3755BD52" w14:textId="30DD5B7D" w:rsidR="1EBCE2B8" w:rsidRPr="00ED46C7" w:rsidRDefault="1EBCE2B8" w:rsidP="314C1C41">
            <w:pPr>
              <w:rPr>
                <w:b/>
                <w:bCs/>
                <w:sz w:val="22"/>
                <w:szCs w:val="22"/>
                <w:lang w:val="fr-FR"/>
              </w:rPr>
            </w:pPr>
            <w:r w:rsidRPr="00ED46C7">
              <w:rPr>
                <w:b/>
                <w:bCs/>
                <w:sz w:val="22"/>
                <w:szCs w:val="22"/>
                <w:lang w:val="fr-FR"/>
              </w:rPr>
              <w:t>N°</w:t>
            </w:r>
          </w:p>
        </w:tc>
        <w:tc>
          <w:tcPr>
            <w:tcW w:w="1305" w:type="dxa"/>
            <w:shd w:val="clear" w:color="auto" w:fill="E8E8E8" w:themeFill="background2"/>
          </w:tcPr>
          <w:p w14:paraId="21171136" w14:textId="0E5B704F" w:rsidR="1EBCE2B8" w:rsidRPr="00ED46C7" w:rsidRDefault="1EBCE2B8" w:rsidP="314C1C41">
            <w:pPr>
              <w:rPr>
                <w:b/>
                <w:bCs/>
                <w:sz w:val="22"/>
                <w:szCs w:val="22"/>
                <w:lang w:val="fr-FR"/>
              </w:rPr>
            </w:pPr>
            <w:r w:rsidRPr="00ED46C7">
              <w:rPr>
                <w:b/>
                <w:bCs/>
                <w:sz w:val="22"/>
                <w:szCs w:val="22"/>
                <w:lang w:val="fr-FR"/>
              </w:rPr>
              <w:t>Code</w:t>
            </w:r>
          </w:p>
        </w:tc>
        <w:tc>
          <w:tcPr>
            <w:tcW w:w="7230" w:type="dxa"/>
            <w:shd w:val="clear" w:color="auto" w:fill="E8E8E8" w:themeFill="background2"/>
          </w:tcPr>
          <w:p w14:paraId="4A858716" w14:textId="48DA0C25" w:rsidR="1EBCE2B8" w:rsidRPr="00ED46C7" w:rsidRDefault="1EBCE2B8" w:rsidP="314C1C41">
            <w:pPr>
              <w:rPr>
                <w:b/>
                <w:bCs/>
                <w:sz w:val="22"/>
                <w:szCs w:val="22"/>
              </w:rPr>
            </w:pPr>
            <w:r w:rsidRPr="00ED46C7">
              <w:rPr>
                <w:b/>
                <w:bCs/>
                <w:sz w:val="22"/>
                <w:szCs w:val="22"/>
              </w:rPr>
              <w:t>Activité</w:t>
            </w:r>
          </w:p>
        </w:tc>
      </w:tr>
      <w:tr w:rsidR="314C1C41" w:rsidRPr="00ED46C7" w14:paraId="77B37A6F" w14:textId="77777777" w:rsidTr="314C1C41">
        <w:trPr>
          <w:trHeight w:val="300"/>
        </w:trPr>
        <w:tc>
          <w:tcPr>
            <w:tcW w:w="825" w:type="dxa"/>
          </w:tcPr>
          <w:p w14:paraId="1EFA623C" w14:textId="536063CE" w:rsidR="1EBCE2B8" w:rsidRPr="00ED46C7" w:rsidRDefault="1EBCE2B8" w:rsidP="314C1C41">
            <w:pPr>
              <w:rPr>
                <w:sz w:val="22"/>
                <w:szCs w:val="22"/>
              </w:rPr>
            </w:pPr>
            <w:r w:rsidRPr="00ED46C7">
              <w:rPr>
                <w:sz w:val="22"/>
                <w:szCs w:val="22"/>
                <w:lang w:val="fr-FR"/>
              </w:rPr>
              <w:t>1</w:t>
            </w:r>
          </w:p>
        </w:tc>
        <w:tc>
          <w:tcPr>
            <w:tcW w:w="1305" w:type="dxa"/>
          </w:tcPr>
          <w:p w14:paraId="3F4B84E5" w14:textId="0B174408" w:rsidR="1EBCE2B8" w:rsidRPr="00ED46C7" w:rsidRDefault="1EBCE2B8" w:rsidP="314C1C41">
            <w:pPr>
              <w:rPr>
                <w:sz w:val="22"/>
                <w:szCs w:val="22"/>
                <w:lang w:val="fr-FR"/>
              </w:rPr>
            </w:pPr>
            <w:r w:rsidRPr="00ED46C7">
              <w:rPr>
                <w:sz w:val="22"/>
                <w:szCs w:val="22"/>
                <w:lang w:val="fr-FR"/>
              </w:rPr>
              <w:t>KO 1.1.2</w:t>
            </w:r>
          </w:p>
        </w:tc>
        <w:tc>
          <w:tcPr>
            <w:tcW w:w="7230" w:type="dxa"/>
          </w:tcPr>
          <w:p w14:paraId="03A54DB8" w14:textId="1BFDFB83" w:rsidR="1EBCE2B8" w:rsidRPr="00ED46C7" w:rsidRDefault="1EBCE2B8" w:rsidP="314C1C41">
            <w:pPr>
              <w:tabs>
                <w:tab w:val="num" w:pos="720"/>
              </w:tabs>
              <w:rPr>
                <w:sz w:val="22"/>
                <w:szCs w:val="22"/>
                <w:lang w:val="fr-FR"/>
              </w:rPr>
            </w:pPr>
            <w:r w:rsidRPr="00ED46C7">
              <w:rPr>
                <w:sz w:val="22"/>
                <w:szCs w:val="22"/>
                <w:lang w:val="fr-FR"/>
              </w:rPr>
              <w:t xml:space="preserve"> Renforcer les capacités des agents de santé communautaires (ASC) en matière de conseil et de promotion de la santé.</w:t>
            </w:r>
          </w:p>
        </w:tc>
      </w:tr>
      <w:tr w:rsidR="314C1C41" w:rsidRPr="00ED46C7" w14:paraId="6CC800C4" w14:textId="77777777" w:rsidTr="314C1C41">
        <w:trPr>
          <w:trHeight w:val="300"/>
        </w:trPr>
        <w:tc>
          <w:tcPr>
            <w:tcW w:w="825" w:type="dxa"/>
          </w:tcPr>
          <w:p w14:paraId="59C364B0" w14:textId="2F596576" w:rsidR="1EBCE2B8" w:rsidRPr="00ED46C7" w:rsidRDefault="1EBCE2B8" w:rsidP="314C1C41">
            <w:pPr>
              <w:rPr>
                <w:sz w:val="22"/>
                <w:szCs w:val="22"/>
              </w:rPr>
            </w:pPr>
            <w:r w:rsidRPr="00ED46C7">
              <w:rPr>
                <w:sz w:val="22"/>
                <w:szCs w:val="22"/>
                <w:lang w:val="fr-FR"/>
              </w:rPr>
              <w:t>2</w:t>
            </w:r>
          </w:p>
        </w:tc>
        <w:tc>
          <w:tcPr>
            <w:tcW w:w="1305" w:type="dxa"/>
          </w:tcPr>
          <w:p w14:paraId="6694E869" w14:textId="1688E7A8" w:rsidR="1EBCE2B8" w:rsidRPr="00ED46C7" w:rsidRDefault="1EBCE2B8" w:rsidP="314C1C41">
            <w:pPr>
              <w:rPr>
                <w:sz w:val="22"/>
                <w:szCs w:val="22"/>
                <w:lang w:val="fr-FR"/>
              </w:rPr>
            </w:pPr>
            <w:r w:rsidRPr="00ED46C7">
              <w:rPr>
                <w:sz w:val="22"/>
                <w:szCs w:val="22"/>
                <w:lang w:val="fr-FR"/>
              </w:rPr>
              <w:t>KO 1.1.6</w:t>
            </w:r>
          </w:p>
        </w:tc>
        <w:tc>
          <w:tcPr>
            <w:tcW w:w="7230" w:type="dxa"/>
          </w:tcPr>
          <w:p w14:paraId="0470A7AE" w14:textId="2D2508B9" w:rsidR="1EBCE2B8" w:rsidRPr="00ED46C7" w:rsidRDefault="1EBCE2B8" w:rsidP="314C1C41">
            <w:pPr>
              <w:tabs>
                <w:tab w:val="num" w:pos="720"/>
              </w:tabs>
              <w:rPr>
                <w:sz w:val="22"/>
                <w:szCs w:val="22"/>
                <w:lang w:val="fr-FR"/>
              </w:rPr>
            </w:pPr>
            <w:r w:rsidRPr="00ED46C7">
              <w:rPr>
                <w:sz w:val="22"/>
                <w:szCs w:val="22"/>
                <w:lang w:val="fr-FR"/>
              </w:rPr>
              <w:t xml:space="preserve"> Renforcer et mettre en œuvre le traitement préventif intermittent du paludisme pendant la grossesse (TPIp) à base communautaire avec la sulfadoxine-pyriméthamine (SP) par l'intermédiaire d'agents de santé communautaires formés.</w:t>
            </w:r>
          </w:p>
        </w:tc>
      </w:tr>
      <w:tr w:rsidR="314C1C41" w:rsidRPr="00ED46C7" w14:paraId="5CDD5FDB" w14:textId="77777777" w:rsidTr="314C1C41">
        <w:trPr>
          <w:trHeight w:val="300"/>
        </w:trPr>
        <w:tc>
          <w:tcPr>
            <w:tcW w:w="825" w:type="dxa"/>
          </w:tcPr>
          <w:p w14:paraId="7AD869C8" w14:textId="37B015DB" w:rsidR="1EBCE2B8" w:rsidRPr="00ED46C7" w:rsidRDefault="1EBCE2B8" w:rsidP="314C1C41">
            <w:pPr>
              <w:rPr>
                <w:sz w:val="22"/>
                <w:szCs w:val="22"/>
              </w:rPr>
            </w:pPr>
            <w:r w:rsidRPr="00ED46C7">
              <w:rPr>
                <w:sz w:val="22"/>
                <w:szCs w:val="22"/>
                <w:lang w:val="fr-FR"/>
              </w:rPr>
              <w:t>3</w:t>
            </w:r>
          </w:p>
        </w:tc>
        <w:tc>
          <w:tcPr>
            <w:tcW w:w="1305" w:type="dxa"/>
          </w:tcPr>
          <w:p w14:paraId="4DB98B98" w14:textId="349F5C34" w:rsidR="1EBCE2B8" w:rsidRPr="00ED46C7" w:rsidRDefault="1EBCE2B8" w:rsidP="314C1C41">
            <w:pPr>
              <w:rPr>
                <w:sz w:val="22"/>
                <w:szCs w:val="22"/>
                <w:lang w:val="fr-FR"/>
              </w:rPr>
            </w:pPr>
            <w:r w:rsidRPr="00ED46C7">
              <w:rPr>
                <w:sz w:val="22"/>
                <w:szCs w:val="22"/>
                <w:lang w:val="fr-FR"/>
              </w:rPr>
              <w:t>KO 1.2.2</w:t>
            </w:r>
          </w:p>
        </w:tc>
        <w:tc>
          <w:tcPr>
            <w:tcW w:w="7230" w:type="dxa"/>
          </w:tcPr>
          <w:p w14:paraId="76FEE61A" w14:textId="3635E9E3" w:rsidR="1EBCE2B8" w:rsidRPr="00ED46C7" w:rsidRDefault="1EBCE2B8" w:rsidP="314C1C41">
            <w:pPr>
              <w:tabs>
                <w:tab w:val="num" w:pos="720"/>
              </w:tabs>
              <w:rPr>
                <w:sz w:val="22"/>
                <w:szCs w:val="22"/>
                <w:lang w:val="fr-FR"/>
              </w:rPr>
            </w:pPr>
            <w:r w:rsidRPr="00ED46C7">
              <w:rPr>
                <w:sz w:val="22"/>
                <w:szCs w:val="22"/>
                <w:lang w:val="fr-FR"/>
              </w:rPr>
              <w:t xml:space="preserve"> Renforcer les activités communautaires de lutte contre le paludisme grâce à l’intensification de la prise en charge intégrée des maladies de l’enfant (PCIME), notamment par l’intégration d’interventions en matière d’alimentation du nourrisson et du jeune enfant (ANJE), la prise en charge spécifique des cas de paludisme chez les enfants jusqu’à 13 ans, le dépistage de la malnutrition aiguë et la fourniture de conseils nutritionnels.</w:t>
            </w:r>
          </w:p>
        </w:tc>
      </w:tr>
      <w:tr w:rsidR="314C1C41" w:rsidRPr="00ED46C7" w14:paraId="4B4EFC42" w14:textId="77777777" w:rsidTr="314C1C41">
        <w:trPr>
          <w:trHeight w:val="300"/>
        </w:trPr>
        <w:tc>
          <w:tcPr>
            <w:tcW w:w="825" w:type="dxa"/>
          </w:tcPr>
          <w:p w14:paraId="7D7757EC" w14:textId="5B5B95B9" w:rsidR="1EBCE2B8" w:rsidRPr="00ED46C7" w:rsidRDefault="1EBCE2B8" w:rsidP="314C1C41">
            <w:pPr>
              <w:rPr>
                <w:sz w:val="22"/>
                <w:szCs w:val="22"/>
              </w:rPr>
            </w:pPr>
            <w:r w:rsidRPr="00ED46C7">
              <w:rPr>
                <w:sz w:val="22"/>
                <w:szCs w:val="22"/>
                <w:lang w:val="fr-FR"/>
              </w:rPr>
              <w:t>4</w:t>
            </w:r>
          </w:p>
        </w:tc>
        <w:tc>
          <w:tcPr>
            <w:tcW w:w="1305" w:type="dxa"/>
          </w:tcPr>
          <w:p w14:paraId="7A614691" w14:textId="322BE6C3" w:rsidR="3208511F" w:rsidRPr="00ED46C7" w:rsidRDefault="3208511F" w:rsidP="314C1C41">
            <w:pPr>
              <w:rPr>
                <w:sz w:val="22"/>
                <w:szCs w:val="22"/>
                <w:lang w:val="fr-FR"/>
              </w:rPr>
            </w:pPr>
            <w:r w:rsidRPr="00ED46C7">
              <w:rPr>
                <w:sz w:val="22"/>
                <w:szCs w:val="22"/>
                <w:lang w:val="fr-FR"/>
              </w:rPr>
              <w:t>KO 1.3.3</w:t>
            </w:r>
          </w:p>
        </w:tc>
        <w:tc>
          <w:tcPr>
            <w:tcW w:w="7230" w:type="dxa"/>
          </w:tcPr>
          <w:p w14:paraId="5754CBD4" w14:textId="3B5C4F48" w:rsidR="3208511F" w:rsidRPr="00ED46C7" w:rsidRDefault="3208511F" w:rsidP="314C1C41">
            <w:pPr>
              <w:tabs>
                <w:tab w:val="num" w:pos="720"/>
              </w:tabs>
              <w:rPr>
                <w:sz w:val="22"/>
                <w:szCs w:val="22"/>
                <w:lang w:val="fr-FR"/>
              </w:rPr>
            </w:pPr>
            <w:r w:rsidRPr="00ED46C7">
              <w:rPr>
                <w:sz w:val="22"/>
                <w:szCs w:val="22"/>
                <w:lang w:val="fr-FR"/>
              </w:rPr>
              <w:t xml:space="preserve"> Aider les ASC à utiliser les tickets de rappel (par exemple, la stratégie VIVA) pour suivre les références de la communauté aux établissements de santé.</w:t>
            </w:r>
          </w:p>
          <w:p w14:paraId="126E38AB" w14:textId="16BEBFD3" w:rsidR="314C1C41" w:rsidRPr="00ED46C7" w:rsidRDefault="314C1C41" w:rsidP="314C1C41">
            <w:pPr>
              <w:rPr>
                <w:sz w:val="22"/>
                <w:szCs w:val="22"/>
                <w:lang w:val="fr-FR"/>
              </w:rPr>
            </w:pPr>
          </w:p>
        </w:tc>
      </w:tr>
      <w:tr w:rsidR="314C1C41" w:rsidRPr="00ED46C7" w14:paraId="58147EEF" w14:textId="77777777" w:rsidTr="314C1C41">
        <w:trPr>
          <w:trHeight w:val="300"/>
        </w:trPr>
        <w:tc>
          <w:tcPr>
            <w:tcW w:w="825" w:type="dxa"/>
          </w:tcPr>
          <w:p w14:paraId="4FA43684" w14:textId="5773B85D" w:rsidR="1EBCE2B8" w:rsidRPr="00ED46C7" w:rsidRDefault="1EBCE2B8" w:rsidP="314C1C41">
            <w:pPr>
              <w:rPr>
                <w:sz w:val="22"/>
                <w:szCs w:val="22"/>
              </w:rPr>
            </w:pPr>
            <w:r w:rsidRPr="00ED46C7">
              <w:rPr>
                <w:sz w:val="22"/>
                <w:szCs w:val="22"/>
                <w:lang w:val="fr-FR"/>
              </w:rPr>
              <w:t>5</w:t>
            </w:r>
          </w:p>
        </w:tc>
        <w:tc>
          <w:tcPr>
            <w:tcW w:w="1305" w:type="dxa"/>
          </w:tcPr>
          <w:p w14:paraId="085521D4" w14:textId="0AA9BDE1" w:rsidR="6675ADA6" w:rsidRPr="00ED46C7" w:rsidRDefault="6675ADA6" w:rsidP="314C1C41">
            <w:pPr>
              <w:rPr>
                <w:sz w:val="22"/>
                <w:szCs w:val="22"/>
                <w:lang w:val="fr-FR"/>
              </w:rPr>
            </w:pPr>
            <w:r w:rsidRPr="00ED46C7">
              <w:rPr>
                <w:sz w:val="22"/>
                <w:szCs w:val="22"/>
                <w:lang w:val="fr-FR"/>
              </w:rPr>
              <w:t>KO 1.3.6</w:t>
            </w:r>
          </w:p>
        </w:tc>
        <w:tc>
          <w:tcPr>
            <w:tcW w:w="7230" w:type="dxa"/>
          </w:tcPr>
          <w:p w14:paraId="176EAE87" w14:textId="78DCE431" w:rsidR="6675ADA6" w:rsidRPr="00ED46C7" w:rsidRDefault="6675ADA6" w:rsidP="314C1C41">
            <w:pPr>
              <w:tabs>
                <w:tab w:val="num" w:pos="720"/>
              </w:tabs>
              <w:rPr>
                <w:sz w:val="22"/>
                <w:szCs w:val="22"/>
                <w:lang w:val="fr-FR"/>
              </w:rPr>
            </w:pPr>
            <w:r w:rsidRPr="00ED46C7">
              <w:rPr>
                <w:sz w:val="22"/>
                <w:szCs w:val="22"/>
                <w:lang w:val="fr-FR"/>
              </w:rPr>
              <w:t xml:space="preserve"> Appuyer les agents de santé communautaires pour atteindre les femmes atteintes de paludisme grave et confrontées à des obstacles d'accès aux soins grâce à des systèmes de suivi et d'orientation proactifs afin de garantir la continuité des soins dans deux provinces à forte prévalence et à fort impact.</w:t>
            </w:r>
          </w:p>
          <w:p w14:paraId="02B74B56" w14:textId="70D0E50C" w:rsidR="314C1C41" w:rsidRPr="00ED46C7" w:rsidRDefault="314C1C41" w:rsidP="314C1C41">
            <w:pPr>
              <w:rPr>
                <w:sz w:val="22"/>
                <w:szCs w:val="22"/>
                <w:lang w:val="fr-FR"/>
              </w:rPr>
            </w:pPr>
          </w:p>
        </w:tc>
      </w:tr>
      <w:tr w:rsidR="314C1C41" w:rsidRPr="00ED46C7" w14:paraId="2BD1C62E" w14:textId="77777777" w:rsidTr="314C1C41">
        <w:trPr>
          <w:trHeight w:val="300"/>
        </w:trPr>
        <w:tc>
          <w:tcPr>
            <w:tcW w:w="825" w:type="dxa"/>
          </w:tcPr>
          <w:p w14:paraId="0893C05F" w14:textId="1645DBD5" w:rsidR="1EBCE2B8" w:rsidRPr="00ED46C7" w:rsidRDefault="1EBCE2B8" w:rsidP="314C1C41">
            <w:pPr>
              <w:rPr>
                <w:sz w:val="22"/>
                <w:szCs w:val="22"/>
              </w:rPr>
            </w:pPr>
            <w:r w:rsidRPr="00ED46C7">
              <w:rPr>
                <w:sz w:val="22"/>
                <w:szCs w:val="22"/>
                <w:lang w:val="fr-FR"/>
              </w:rPr>
              <w:t>6</w:t>
            </w:r>
          </w:p>
        </w:tc>
        <w:tc>
          <w:tcPr>
            <w:tcW w:w="1305" w:type="dxa"/>
          </w:tcPr>
          <w:p w14:paraId="5AE73C9E" w14:textId="65F0FAFB" w:rsidR="62D5A9A8" w:rsidRPr="00ED46C7" w:rsidRDefault="62D5A9A8" w:rsidP="314C1C41">
            <w:pPr>
              <w:rPr>
                <w:sz w:val="22"/>
                <w:szCs w:val="22"/>
                <w:lang w:val="fr-FR"/>
              </w:rPr>
            </w:pPr>
            <w:r w:rsidRPr="00ED46C7">
              <w:rPr>
                <w:sz w:val="22"/>
                <w:szCs w:val="22"/>
                <w:lang w:val="fr-FR"/>
              </w:rPr>
              <w:t>KO 2.2.1</w:t>
            </w:r>
          </w:p>
        </w:tc>
        <w:tc>
          <w:tcPr>
            <w:tcW w:w="7230" w:type="dxa"/>
          </w:tcPr>
          <w:p w14:paraId="51861AEF" w14:textId="04ED9FDB" w:rsidR="314C1C41" w:rsidRPr="00ED46C7" w:rsidRDefault="314C1C41" w:rsidP="314C1C41">
            <w:pPr>
              <w:tabs>
                <w:tab w:val="num" w:pos="720"/>
              </w:tabs>
              <w:rPr>
                <w:sz w:val="22"/>
                <w:szCs w:val="22"/>
                <w:lang w:val="fr-FR"/>
              </w:rPr>
            </w:pPr>
          </w:p>
          <w:p w14:paraId="7F8257F3" w14:textId="02D8D938" w:rsidR="62D5A9A8" w:rsidRPr="00ED46C7" w:rsidRDefault="62D5A9A8" w:rsidP="314C1C41">
            <w:pPr>
              <w:tabs>
                <w:tab w:val="num" w:pos="720"/>
              </w:tabs>
              <w:rPr>
                <w:sz w:val="22"/>
                <w:szCs w:val="22"/>
                <w:lang w:val="fr-FR"/>
              </w:rPr>
            </w:pPr>
            <w:r w:rsidRPr="00ED46C7">
              <w:rPr>
                <w:sz w:val="22"/>
                <w:szCs w:val="22"/>
                <w:lang w:val="fr-FR"/>
              </w:rPr>
              <w:t>Rétablir les séances mensuelles intégrées de mentorat clinique.</w:t>
            </w:r>
          </w:p>
        </w:tc>
      </w:tr>
      <w:tr w:rsidR="314C1C41" w:rsidRPr="00ED46C7" w14:paraId="7D4C3449" w14:textId="77777777" w:rsidTr="314C1C41">
        <w:trPr>
          <w:trHeight w:val="300"/>
        </w:trPr>
        <w:tc>
          <w:tcPr>
            <w:tcW w:w="825" w:type="dxa"/>
          </w:tcPr>
          <w:p w14:paraId="57AF57CC" w14:textId="2F6E5DE9" w:rsidR="1EBCE2B8" w:rsidRPr="00ED46C7" w:rsidRDefault="1EBCE2B8" w:rsidP="314C1C41">
            <w:pPr>
              <w:rPr>
                <w:sz w:val="22"/>
                <w:szCs w:val="22"/>
              </w:rPr>
            </w:pPr>
            <w:r w:rsidRPr="00ED46C7">
              <w:rPr>
                <w:sz w:val="22"/>
                <w:szCs w:val="22"/>
                <w:lang w:val="fr-FR"/>
              </w:rPr>
              <w:t>7</w:t>
            </w:r>
          </w:p>
        </w:tc>
        <w:tc>
          <w:tcPr>
            <w:tcW w:w="1305" w:type="dxa"/>
          </w:tcPr>
          <w:p w14:paraId="5EB6F8F5" w14:textId="6050336E" w:rsidR="380FD4FE" w:rsidRPr="00ED46C7" w:rsidRDefault="380FD4FE" w:rsidP="314C1C41">
            <w:pPr>
              <w:rPr>
                <w:sz w:val="22"/>
                <w:szCs w:val="22"/>
                <w:lang w:val="fr-FR"/>
              </w:rPr>
            </w:pPr>
            <w:r w:rsidRPr="00ED46C7">
              <w:rPr>
                <w:sz w:val="22"/>
                <w:szCs w:val="22"/>
                <w:lang w:val="fr-FR"/>
              </w:rPr>
              <w:t>KO 2.2.2</w:t>
            </w:r>
          </w:p>
        </w:tc>
        <w:tc>
          <w:tcPr>
            <w:tcW w:w="7230" w:type="dxa"/>
          </w:tcPr>
          <w:p w14:paraId="0E43B8C6" w14:textId="43EAA8DE" w:rsidR="380FD4FE" w:rsidRPr="00ED46C7" w:rsidRDefault="380FD4FE" w:rsidP="314C1C41">
            <w:pPr>
              <w:tabs>
                <w:tab w:val="num" w:pos="720"/>
              </w:tabs>
              <w:rPr>
                <w:sz w:val="22"/>
                <w:szCs w:val="22"/>
                <w:lang w:val="fr-FR"/>
              </w:rPr>
            </w:pPr>
            <w:r w:rsidRPr="00ED46C7">
              <w:rPr>
                <w:sz w:val="22"/>
                <w:szCs w:val="22"/>
                <w:lang w:val="fr-FR"/>
              </w:rPr>
              <w:t>Soutenir les stages cliniques pour combler les lacunes dans les services de soins obstétricaux et néonatals d'urgence complets (CEmONC) dans les établissements prioritaires.</w:t>
            </w:r>
          </w:p>
        </w:tc>
      </w:tr>
      <w:tr w:rsidR="314C1C41" w:rsidRPr="00ED46C7" w14:paraId="6FDAE62F" w14:textId="77777777" w:rsidTr="314C1C41">
        <w:trPr>
          <w:trHeight w:val="300"/>
        </w:trPr>
        <w:tc>
          <w:tcPr>
            <w:tcW w:w="825" w:type="dxa"/>
          </w:tcPr>
          <w:p w14:paraId="4214D5E3" w14:textId="5CC9AD72" w:rsidR="1EBCE2B8" w:rsidRPr="00ED46C7" w:rsidRDefault="1EBCE2B8" w:rsidP="314C1C41">
            <w:pPr>
              <w:rPr>
                <w:sz w:val="22"/>
                <w:szCs w:val="22"/>
              </w:rPr>
            </w:pPr>
            <w:r w:rsidRPr="00ED46C7">
              <w:rPr>
                <w:sz w:val="22"/>
                <w:szCs w:val="22"/>
                <w:lang w:val="fr-FR"/>
              </w:rPr>
              <w:t>8</w:t>
            </w:r>
          </w:p>
        </w:tc>
        <w:tc>
          <w:tcPr>
            <w:tcW w:w="1305" w:type="dxa"/>
          </w:tcPr>
          <w:p w14:paraId="3DF418C0" w14:textId="581F55F8" w:rsidR="5020138E" w:rsidRPr="00ED46C7" w:rsidRDefault="5020138E" w:rsidP="314C1C41">
            <w:pPr>
              <w:rPr>
                <w:sz w:val="22"/>
                <w:szCs w:val="22"/>
                <w:lang w:val="fr-FR"/>
              </w:rPr>
            </w:pPr>
            <w:r w:rsidRPr="00ED46C7">
              <w:rPr>
                <w:sz w:val="22"/>
                <w:szCs w:val="22"/>
                <w:lang w:val="fr-FR"/>
              </w:rPr>
              <w:t>KO 2.2.3.</w:t>
            </w:r>
          </w:p>
        </w:tc>
        <w:tc>
          <w:tcPr>
            <w:tcW w:w="7230" w:type="dxa"/>
          </w:tcPr>
          <w:p w14:paraId="76D4E711" w14:textId="69D1E919" w:rsidR="5020138E" w:rsidRPr="00ED46C7" w:rsidRDefault="5020138E" w:rsidP="314C1C41">
            <w:pPr>
              <w:tabs>
                <w:tab w:val="num" w:pos="720"/>
              </w:tabs>
              <w:rPr>
                <w:sz w:val="22"/>
                <w:szCs w:val="22"/>
                <w:lang w:val="fr-FR"/>
              </w:rPr>
            </w:pPr>
            <w:r w:rsidRPr="00ED46C7">
              <w:rPr>
                <w:sz w:val="22"/>
                <w:szCs w:val="22"/>
                <w:lang w:val="fr-FR"/>
              </w:rPr>
              <w:t xml:space="preserve"> Renforcer la capacité des prestataires de services au niveau des établissements à fournir des services de santé maternelle, néonatale et infantile, de nutrition et de lutte contre le paludisme conformément aux directives et protocoles les plus récents.</w:t>
            </w:r>
          </w:p>
        </w:tc>
      </w:tr>
      <w:tr w:rsidR="314C1C41" w:rsidRPr="00ED46C7" w14:paraId="6E6AF97F" w14:textId="77777777" w:rsidTr="314C1C41">
        <w:trPr>
          <w:trHeight w:val="300"/>
        </w:trPr>
        <w:tc>
          <w:tcPr>
            <w:tcW w:w="825" w:type="dxa"/>
          </w:tcPr>
          <w:p w14:paraId="31FAC615" w14:textId="0E2BD03B" w:rsidR="1EBCE2B8" w:rsidRPr="00ED46C7" w:rsidRDefault="1EBCE2B8" w:rsidP="314C1C41">
            <w:pPr>
              <w:rPr>
                <w:sz w:val="22"/>
                <w:szCs w:val="22"/>
              </w:rPr>
            </w:pPr>
            <w:r w:rsidRPr="00ED46C7">
              <w:rPr>
                <w:sz w:val="22"/>
                <w:szCs w:val="22"/>
                <w:lang w:val="fr-FR"/>
              </w:rPr>
              <w:t>9</w:t>
            </w:r>
          </w:p>
        </w:tc>
        <w:tc>
          <w:tcPr>
            <w:tcW w:w="1305" w:type="dxa"/>
          </w:tcPr>
          <w:p w14:paraId="6154C111" w14:textId="0E98E516" w:rsidR="526118FE" w:rsidRPr="00ED46C7" w:rsidRDefault="526118FE" w:rsidP="314C1C41">
            <w:pPr>
              <w:rPr>
                <w:sz w:val="22"/>
                <w:szCs w:val="22"/>
                <w:lang w:val="fr-FR"/>
              </w:rPr>
            </w:pPr>
            <w:r w:rsidRPr="00ED46C7">
              <w:rPr>
                <w:sz w:val="22"/>
                <w:szCs w:val="22"/>
                <w:lang w:val="fr-FR"/>
              </w:rPr>
              <w:t>KO 2.2.5</w:t>
            </w:r>
          </w:p>
        </w:tc>
        <w:tc>
          <w:tcPr>
            <w:tcW w:w="7230" w:type="dxa"/>
          </w:tcPr>
          <w:p w14:paraId="39E79C98" w14:textId="0F1A0DAE" w:rsidR="526118FE" w:rsidRPr="00ED46C7" w:rsidRDefault="526118FE" w:rsidP="314C1C41">
            <w:pPr>
              <w:tabs>
                <w:tab w:val="num" w:pos="720"/>
              </w:tabs>
              <w:rPr>
                <w:sz w:val="22"/>
                <w:szCs w:val="22"/>
                <w:lang w:val="fr-FR"/>
              </w:rPr>
            </w:pPr>
            <w:r w:rsidRPr="00ED46C7">
              <w:rPr>
                <w:sz w:val="22"/>
                <w:szCs w:val="22"/>
                <w:lang w:val="fr-FR"/>
              </w:rPr>
              <w:t>Soutenir le déploiement du dépistage de la tuberculose auprès des groupes à haut risque.</w:t>
            </w:r>
          </w:p>
        </w:tc>
      </w:tr>
      <w:tr w:rsidR="314C1C41" w:rsidRPr="00ED46C7" w14:paraId="60E6DBC4" w14:textId="77777777" w:rsidTr="314C1C41">
        <w:trPr>
          <w:trHeight w:val="300"/>
        </w:trPr>
        <w:tc>
          <w:tcPr>
            <w:tcW w:w="825" w:type="dxa"/>
          </w:tcPr>
          <w:p w14:paraId="6BAE59D9" w14:textId="040905E4" w:rsidR="1EBCE2B8" w:rsidRPr="00ED46C7" w:rsidRDefault="1EBCE2B8" w:rsidP="314C1C41">
            <w:pPr>
              <w:rPr>
                <w:sz w:val="22"/>
                <w:szCs w:val="22"/>
              </w:rPr>
            </w:pPr>
            <w:r w:rsidRPr="00ED46C7">
              <w:rPr>
                <w:sz w:val="22"/>
                <w:szCs w:val="22"/>
                <w:lang w:val="fr-FR"/>
              </w:rPr>
              <w:t>10</w:t>
            </w:r>
          </w:p>
        </w:tc>
        <w:tc>
          <w:tcPr>
            <w:tcW w:w="1305" w:type="dxa"/>
          </w:tcPr>
          <w:p w14:paraId="66421ACB" w14:textId="03F66EF7" w:rsidR="4DC0125F" w:rsidRPr="00ED46C7" w:rsidRDefault="4DC0125F" w:rsidP="314C1C41">
            <w:pPr>
              <w:rPr>
                <w:sz w:val="22"/>
                <w:szCs w:val="22"/>
                <w:lang w:val="fr-FR"/>
              </w:rPr>
            </w:pPr>
            <w:r w:rsidRPr="00ED46C7">
              <w:rPr>
                <w:sz w:val="22"/>
                <w:szCs w:val="22"/>
                <w:lang w:val="fr-FR"/>
              </w:rPr>
              <w:t>KO 2.2.6</w:t>
            </w:r>
          </w:p>
        </w:tc>
        <w:tc>
          <w:tcPr>
            <w:tcW w:w="7230" w:type="dxa"/>
          </w:tcPr>
          <w:p w14:paraId="0B341B59" w14:textId="43185877" w:rsidR="4DC0125F" w:rsidRPr="00ED46C7" w:rsidRDefault="4DC0125F" w:rsidP="314C1C41">
            <w:pPr>
              <w:tabs>
                <w:tab w:val="num" w:pos="720"/>
              </w:tabs>
              <w:rPr>
                <w:sz w:val="22"/>
                <w:szCs w:val="22"/>
                <w:lang w:val="fr-FR"/>
              </w:rPr>
            </w:pPr>
            <w:r w:rsidRPr="00ED46C7">
              <w:rPr>
                <w:sz w:val="22"/>
                <w:szCs w:val="22"/>
                <w:lang w:val="fr-FR"/>
              </w:rPr>
              <w:t xml:space="preserve"> Soutenir le déploiement du dépistage de la tuberculose auprès des groupes à haut risque.</w:t>
            </w:r>
          </w:p>
        </w:tc>
      </w:tr>
      <w:tr w:rsidR="314C1C41" w:rsidRPr="00ED46C7" w14:paraId="5C460CAB" w14:textId="77777777" w:rsidTr="314C1C41">
        <w:trPr>
          <w:trHeight w:val="300"/>
        </w:trPr>
        <w:tc>
          <w:tcPr>
            <w:tcW w:w="825" w:type="dxa"/>
          </w:tcPr>
          <w:p w14:paraId="6547353D" w14:textId="2E2B8597" w:rsidR="1EBCE2B8" w:rsidRPr="00ED46C7" w:rsidRDefault="1EBCE2B8" w:rsidP="314C1C41">
            <w:pPr>
              <w:rPr>
                <w:sz w:val="22"/>
                <w:szCs w:val="22"/>
              </w:rPr>
            </w:pPr>
            <w:r w:rsidRPr="00ED46C7">
              <w:rPr>
                <w:sz w:val="22"/>
                <w:szCs w:val="22"/>
                <w:lang w:val="fr-FR"/>
              </w:rPr>
              <w:t>11</w:t>
            </w:r>
          </w:p>
        </w:tc>
        <w:tc>
          <w:tcPr>
            <w:tcW w:w="1305" w:type="dxa"/>
          </w:tcPr>
          <w:p w14:paraId="1D004587" w14:textId="67D25BF0" w:rsidR="7276CE61" w:rsidRPr="00ED46C7" w:rsidRDefault="7276CE61" w:rsidP="314C1C41">
            <w:pPr>
              <w:rPr>
                <w:sz w:val="22"/>
                <w:szCs w:val="22"/>
                <w:lang w:val="fr-FR"/>
              </w:rPr>
            </w:pPr>
            <w:r w:rsidRPr="00ED46C7">
              <w:rPr>
                <w:sz w:val="22"/>
                <w:szCs w:val="22"/>
                <w:lang w:val="fr-FR"/>
              </w:rPr>
              <w:t>KO 3.1.3</w:t>
            </w:r>
          </w:p>
        </w:tc>
        <w:tc>
          <w:tcPr>
            <w:tcW w:w="7230" w:type="dxa"/>
          </w:tcPr>
          <w:p w14:paraId="41564287" w14:textId="516E5CA5" w:rsidR="7276CE61" w:rsidRPr="00ED46C7" w:rsidRDefault="7276CE61" w:rsidP="314C1C41">
            <w:pPr>
              <w:tabs>
                <w:tab w:val="num" w:pos="720"/>
              </w:tabs>
              <w:rPr>
                <w:sz w:val="22"/>
                <w:szCs w:val="22"/>
                <w:lang w:val="fr-FR"/>
              </w:rPr>
            </w:pPr>
            <w:r w:rsidRPr="00ED46C7">
              <w:rPr>
                <w:sz w:val="22"/>
                <w:szCs w:val="22"/>
                <w:lang w:val="fr-FR"/>
              </w:rPr>
              <w:t xml:space="preserve"> Élaborer un plan ciblé de renforcement des données</w:t>
            </w:r>
          </w:p>
        </w:tc>
      </w:tr>
      <w:tr w:rsidR="314C1C41" w:rsidRPr="00ED46C7" w14:paraId="0B4E08E0" w14:textId="77777777" w:rsidTr="314C1C41">
        <w:trPr>
          <w:trHeight w:val="300"/>
        </w:trPr>
        <w:tc>
          <w:tcPr>
            <w:tcW w:w="825" w:type="dxa"/>
          </w:tcPr>
          <w:p w14:paraId="75688EE0" w14:textId="18904A73" w:rsidR="1EBCE2B8" w:rsidRPr="00ED46C7" w:rsidRDefault="1EBCE2B8" w:rsidP="314C1C41">
            <w:pPr>
              <w:rPr>
                <w:sz w:val="22"/>
                <w:szCs w:val="22"/>
              </w:rPr>
            </w:pPr>
            <w:r w:rsidRPr="00ED46C7">
              <w:rPr>
                <w:sz w:val="22"/>
                <w:szCs w:val="22"/>
                <w:lang w:val="fr-FR"/>
              </w:rPr>
              <w:t>12</w:t>
            </w:r>
          </w:p>
        </w:tc>
        <w:tc>
          <w:tcPr>
            <w:tcW w:w="1305" w:type="dxa"/>
          </w:tcPr>
          <w:p w14:paraId="2A33F32B" w14:textId="68AA4E34" w:rsidR="3EEA97C8" w:rsidRPr="00ED46C7" w:rsidRDefault="3EEA97C8" w:rsidP="314C1C41">
            <w:pPr>
              <w:rPr>
                <w:sz w:val="22"/>
                <w:szCs w:val="22"/>
                <w:lang w:val="fr-FR"/>
              </w:rPr>
            </w:pPr>
            <w:r w:rsidRPr="00ED46C7">
              <w:rPr>
                <w:sz w:val="22"/>
                <w:szCs w:val="22"/>
                <w:lang w:val="fr-FR"/>
              </w:rPr>
              <w:t>KO 3.2.1</w:t>
            </w:r>
          </w:p>
        </w:tc>
        <w:tc>
          <w:tcPr>
            <w:tcW w:w="7230" w:type="dxa"/>
          </w:tcPr>
          <w:p w14:paraId="5C1E4F12" w14:textId="1012A1FA" w:rsidR="3EEA97C8" w:rsidRPr="00ED46C7" w:rsidRDefault="3EEA97C8" w:rsidP="314C1C41">
            <w:pPr>
              <w:tabs>
                <w:tab w:val="num" w:pos="720"/>
              </w:tabs>
              <w:rPr>
                <w:sz w:val="22"/>
                <w:szCs w:val="22"/>
                <w:lang w:val="fr-FR"/>
              </w:rPr>
            </w:pPr>
            <w:r w:rsidRPr="00ED46C7">
              <w:rPr>
                <w:sz w:val="22"/>
                <w:szCs w:val="22"/>
                <w:lang w:val="fr-FR"/>
              </w:rPr>
              <w:t xml:space="preserve"> Évaluer et renforcer la fonctionnalité des systèmes de surveillance intégrés (maternelle, périnatale).</w:t>
            </w:r>
          </w:p>
        </w:tc>
      </w:tr>
      <w:tr w:rsidR="314C1C41" w:rsidRPr="00ED46C7" w14:paraId="7727B32F" w14:textId="77777777" w:rsidTr="314C1C41">
        <w:trPr>
          <w:trHeight w:val="300"/>
        </w:trPr>
        <w:tc>
          <w:tcPr>
            <w:tcW w:w="825" w:type="dxa"/>
          </w:tcPr>
          <w:p w14:paraId="0655065D" w14:textId="727FB88B" w:rsidR="1EBCE2B8" w:rsidRPr="00ED46C7" w:rsidRDefault="1EBCE2B8" w:rsidP="314C1C41">
            <w:pPr>
              <w:rPr>
                <w:sz w:val="22"/>
                <w:szCs w:val="22"/>
              </w:rPr>
            </w:pPr>
            <w:r w:rsidRPr="00ED46C7">
              <w:rPr>
                <w:sz w:val="22"/>
                <w:szCs w:val="22"/>
                <w:lang w:val="fr-FR"/>
              </w:rPr>
              <w:t>13</w:t>
            </w:r>
          </w:p>
        </w:tc>
        <w:tc>
          <w:tcPr>
            <w:tcW w:w="1305" w:type="dxa"/>
          </w:tcPr>
          <w:p w14:paraId="75D31D24" w14:textId="3A8CD6DE" w:rsidR="41C3CE81" w:rsidRPr="00ED46C7" w:rsidRDefault="41C3CE81" w:rsidP="314C1C41">
            <w:pPr>
              <w:rPr>
                <w:sz w:val="22"/>
                <w:szCs w:val="22"/>
                <w:lang w:val="fr-FR"/>
              </w:rPr>
            </w:pPr>
            <w:r w:rsidRPr="00ED46C7">
              <w:rPr>
                <w:sz w:val="22"/>
                <w:szCs w:val="22"/>
                <w:lang w:val="fr-FR"/>
              </w:rPr>
              <w:t>KO 3.2.3</w:t>
            </w:r>
          </w:p>
        </w:tc>
        <w:tc>
          <w:tcPr>
            <w:tcW w:w="7230" w:type="dxa"/>
          </w:tcPr>
          <w:p w14:paraId="397F0FBB" w14:textId="5A081583" w:rsidR="41C3CE81" w:rsidRPr="00ED46C7" w:rsidRDefault="41C3CE81" w:rsidP="314C1C41">
            <w:pPr>
              <w:tabs>
                <w:tab w:val="num" w:pos="720"/>
              </w:tabs>
              <w:rPr>
                <w:sz w:val="22"/>
                <w:szCs w:val="22"/>
                <w:lang w:val="fr-FR"/>
              </w:rPr>
            </w:pPr>
            <w:r w:rsidRPr="00ED46C7">
              <w:rPr>
                <w:sz w:val="22"/>
                <w:szCs w:val="22"/>
                <w:lang w:val="fr-FR"/>
              </w:rPr>
              <w:t>Soutenir le système de surveillance nutritionnelle et d'alerte précoce.</w:t>
            </w:r>
          </w:p>
        </w:tc>
      </w:tr>
      <w:tr w:rsidR="314C1C41" w:rsidRPr="00ED46C7" w14:paraId="676BB705" w14:textId="77777777" w:rsidTr="314C1C41">
        <w:trPr>
          <w:trHeight w:val="300"/>
        </w:trPr>
        <w:tc>
          <w:tcPr>
            <w:tcW w:w="825" w:type="dxa"/>
          </w:tcPr>
          <w:p w14:paraId="4E17C74A" w14:textId="3E6C9A80" w:rsidR="1EBCE2B8" w:rsidRPr="00ED46C7" w:rsidRDefault="1EBCE2B8" w:rsidP="314C1C41">
            <w:pPr>
              <w:rPr>
                <w:sz w:val="22"/>
                <w:szCs w:val="22"/>
              </w:rPr>
            </w:pPr>
            <w:r w:rsidRPr="00ED46C7">
              <w:rPr>
                <w:sz w:val="22"/>
                <w:szCs w:val="22"/>
                <w:lang w:val="fr-FR"/>
              </w:rPr>
              <w:t>14</w:t>
            </w:r>
          </w:p>
        </w:tc>
        <w:tc>
          <w:tcPr>
            <w:tcW w:w="1305" w:type="dxa"/>
          </w:tcPr>
          <w:p w14:paraId="43A1AA80" w14:textId="3762B8D0" w:rsidR="17992B21" w:rsidRPr="00ED46C7" w:rsidRDefault="17992B21" w:rsidP="314C1C41">
            <w:pPr>
              <w:rPr>
                <w:sz w:val="22"/>
                <w:szCs w:val="22"/>
                <w:lang w:val="fr-FR"/>
              </w:rPr>
            </w:pPr>
            <w:r w:rsidRPr="00ED46C7">
              <w:rPr>
                <w:sz w:val="22"/>
                <w:szCs w:val="22"/>
                <w:lang w:val="fr-FR"/>
              </w:rPr>
              <w:t>KO 3.3.4.</w:t>
            </w:r>
          </w:p>
        </w:tc>
        <w:tc>
          <w:tcPr>
            <w:tcW w:w="7230" w:type="dxa"/>
          </w:tcPr>
          <w:p w14:paraId="001A038B" w14:textId="1F6947F2" w:rsidR="17992B21" w:rsidRPr="00ED46C7" w:rsidRDefault="17992B21" w:rsidP="314C1C41">
            <w:pPr>
              <w:tabs>
                <w:tab w:val="num" w:pos="720"/>
              </w:tabs>
              <w:rPr>
                <w:sz w:val="22"/>
                <w:szCs w:val="22"/>
                <w:lang w:val="fr-FR"/>
              </w:rPr>
            </w:pPr>
            <w:r w:rsidRPr="00ED46C7">
              <w:rPr>
                <w:sz w:val="22"/>
                <w:szCs w:val="22"/>
                <w:lang w:val="fr-FR"/>
              </w:rPr>
              <w:t>Renforcer la gestion de la chaîne d'approvisionnement infranationale pour remédier aux causes des ruptures de stock persistantes.</w:t>
            </w:r>
          </w:p>
        </w:tc>
      </w:tr>
      <w:tr w:rsidR="314C1C41" w:rsidRPr="00ED46C7" w14:paraId="4E2508C7" w14:textId="77777777" w:rsidTr="314C1C41">
        <w:trPr>
          <w:trHeight w:val="300"/>
        </w:trPr>
        <w:tc>
          <w:tcPr>
            <w:tcW w:w="825" w:type="dxa"/>
          </w:tcPr>
          <w:p w14:paraId="75489F69" w14:textId="791687C4" w:rsidR="1EBCE2B8" w:rsidRPr="00ED46C7" w:rsidRDefault="1EBCE2B8" w:rsidP="314C1C41">
            <w:pPr>
              <w:rPr>
                <w:sz w:val="22"/>
                <w:szCs w:val="22"/>
              </w:rPr>
            </w:pPr>
            <w:r w:rsidRPr="00ED46C7">
              <w:rPr>
                <w:sz w:val="22"/>
                <w:szCs w:val="22"/>
                <w:lang w:val="fr-FR"/>
              </w:rPr>
              <w:t>15</w:t>
            </w:r>
          </w:p>
        </w:tc>
        <w:tc>
          <w:tcPr>
            <w:tcW w:w="1305" w:type="dxa"/>
          </w:tcPr>
          <w:p w14:paraId="053323A4" w14:textId="73B8013C" w:rsidR="15B9EC09" w:rsidRPr="00ED46C7" w:rsidRDefault="15B9EC09" w:rsidP="314C1C41">
            <w:pPr>
              <w:rPr>
                <w:sz w:val="22"/>
                <w:szCs w:val="22"/>
                <w:lang w:val="fr-FR"/>
              </w:rPr>
            </w:pPr>
            <w:r w:rsidRPr="00ED46C7">
              <w:rPr>
                <w:sz w:val="22"/>
                <w:szCs w:val="22"/>
                <w:lang w:val="fr-FR"/>
              </w:rPr>
              <w:t>KO 3.3.5</w:t>
            </w:r>
          </w:p>
        </w:tc>
        <w:tc>
          <w:tcPr>
            <w:tcW w:w="7230" w:type="dxa"/>
          </w:tcPr>
          <w:p w14:paraId="25D8C81C" w14:textId="7AE8CCA7" w:rsidR="15B9EC09" w:rsidRPr="00ED46C7" w:rsidRDefault="15B9EC09" w:rsidP="314C1C41">
            <w:pPr>
              <w:tabs>
                <w:tab w:val="num" w:pos="720"/>
              </w:tabs>
              <w:rPr>
                <w:sz w:val="22"/>
                <w:szCs w:val="22"/>
                <w:lang w:val="fr-FR"/>
              </w:rPr>
            </w:pPr>
            <w:r w:rsidRPr="00ED46C7">
              <w:rPr>
                <w:sz w:val="22"/>
                <w:szCs w:val="22"/>
                <w:lang w:val="fr-FR"/>
              </w:rPr>
              <w:t xml:space="preserve"> Évaluer et contribuer à la mise en place de la chaîne d'approvisionnement pour le vaccin contre le paludisme.</w:t>
            </w:r>
          </w:p>
        </w:tc>
      </w:tr>
      <w:tr w:rsidR="314C1C41" w:rsidRPr="00ED46C7" w14:paraId="40898E49" w14:textId="77777777" w:rsidTr="314C1C41">
        <w:trPr>
          <w:trHeight w:val="300"/>
        </w:trPr>
        <w:tc>
          <w:tcPr>
            <w:tcW w:w="825" w:type="dxa"/>
          </w:tcPr>
          <w:p w14:paraId="0005B01E" w14:textId="631A8BFA" w:rsidR="1EBCE2B8" w:rsidRPr="00ED46C7" w:rsidRDefault="1EBCE2B8" w:rsidP="314C1C41">
            <w:pPr>
              <w:rPr>
                <w:sz w:val="22"/>
                <w:szCs w:val="22"/>
              </w:rPr>
            </w:pPr>
            <w:r w:rsidRPr="00ED46C7">
              <w:rPr>
                <w:sz w:val="22"/>
                <w:szCs w:val="22"/>
                <w:lang w:val="fr-FR"/>
              </w:rPr>
              <w:t>16</w:t>
            </w:r>
          </w:p>
        </w:tc>
        <w:tc>
          <w:tcPr>
            <w:tcW w:w="1305" w:type="dxa"/>
          </w:tcPr>
          <w:p w14:paraId="241E2405" w14:textId="5DAFEB78" w:rsidR="5E389CA5" w:rsidRPr="00ED46C7" w:rsidRDefault="5E389CA5" w:rsidP="314C1C41">
            <w:pPr>
              <w:rPr>
                <w:sz w:val="22"/>
                <w:szCs w:val="22"/>
              </w:rPr>
            </w:pPr>
            <w:r w:rsidRPr="00ED46C7">
              <w:rPr>
                <w:sz w:val="22"/>
                <w:szCs w:val="22"/>
                <w:lang w:val="fr-FR"/>
              </w:rPr>
              <w:t>KO 3.3.6</w:t>
            </w:r>
          </w:p>
        </w:tc>
        <w:tc>
          <w:tcPr>
            <w:tcW w:w="7230" w:type="dxa"/>
          </w:tcPr>
          <w:p w14:paraId="3AD0871F" w14:textId="3A722F85" w:rsidR="5E389CA5" w:rsidRPr="00ED46C7" w:rsidRDefault="5E389CA5" w:rsidP="314C1C41">
            <w:pPr>
              <w:tabs>
                <w:tab w:val="num" w:pos="720"/>
              </w:tabs>
              <w:rPr>
                <w:sz w:val="22"/>
                <w:szCs w:val="22"/>
                <w:lang w:val="fr-FR"/>
              </w:rPr>
            </w:pPr>
            <w:r w:rsidRPr="00ED46C7">
              <w:rPr>
                <w:sz w:val="22"/>
                <w:szCs w:val="22"/>
                <w:lang w:val="fr-FR"/>
              </w:rPr>
              <w:t xml:space="preserve"> Renforcer l’utilisation rationnelle des médicaments et des services pharmaceutiques dans les établissements de santé.</w:t>
            </w:r>
          </w:p>
        </w:tc>
      </w:tr>
    </w:tbl>
    <w:p w14:paraId="0F744307" w14:textId="445C003F" w:rsidR="314C1C41" w:rsidRPr="00ED46C7" w:rsidRDefault="314C1C41" w:rsidP="314C1C41">
      <w:pPr>
        <w:tabs>
          <w:tab w:val="num" w:pos="720"/>
        </w:tabs>
        <w:rPr>
          <w:b/>
          <w:bCs/>
          <w:sz w:val="22"/>
          <w:szCs w:val="22"/>
          <w:lang w:val="fr-FR"/>
        </w:rPr>
      </w:pPr>
    </w:p>
    <w:p w14:paraId="5090E869" w14:textId="1A5DE93E" w:rsidR="314C1C41" w:rsidRPr="00ED46C7" w:rsidRDefault="314C1C41" w:rsidP="314C1C41">
      <w:pPr>
        <w:tabs>
          <w:tab w:val="num" w:pos="720"/>
        </w:tabs>
        <w:rPr>
          <w:b/>
          <w:bCs/>
          <w:sz w:val="22"/>
          <w:szCs w:val="22"/>
          <w:lang w:val="fr-FR"/>
        </w:rPr>
      </w:pPr>
    </w:p>
    <w:p w14:paraId="57FE390B" w14:textId="402D9759" w:rsidR="314C1C41" w:rsidRPr="00ED46C7" w:rsidRDefault="314C1C41" w:rsidP="314C1C41">
      <w:pPr>
        <w:tabs>
          <w:tab w:val="num" w:pos="720"/>
        </w:tabs>
        <w:rPr>
          <w:b/>
          <w:bCs/>
          <w:sz w:val="22"/>
          <w:szCs w:val="22"/>
          <w:lang w:val="fr-FR"/>
        </w:rPr>
      </w:pPr>
    </w:p>
    <w:p w14:paraId="07C7ECF2" w14:textId="328AEB00" w:rsidR="314C1C41" w:rsidRPr="00ED46C7" w:rsidRDefault="314C1C41" w:rsidP="314C1C41">
      <w:pPr>
        <w:tabs>
          <w:tab w:val="num" w:pos="720"/>
        </w:tabs>
        <w:rPr>
          <w:b/>
          <w:bCs/>
          <w:sz w:val="22"/>
          <w:szCs w:val="22"/>
          <w:lang w:val="fr-FR"/>
        </w:rPr>
      </w:pPr>
    </w:p>
    <w:p w14:paraId="66DD16D2" w14:textId="77777777" w:rsidR="009A033B" w:rsidRPr="00ED46C7" w:rsidRDefault="009A033B" w:rsidP="00C85402">
      <w:pPr>
        <w:tabs>
          <w:tab w:val="num" w:pos="720"/>
        </w:tabs>
        <w:rPr>
          <w:lang w:val="fr-FR"/>
        </w:rPr>
        <w:sectPr w:rsidR="009A033B" w:rsidRPr="00ED46C7" w:rsidSect="009F2DFF">
          <w:pgSz w:w="12240" w:h="15840"/>
          <w:pgMar w:top="1440" w:right="1440" w:bottom="1440" w:left="1440" w:header="720" w:footer="720" w:gutter="0"/>
          <w:cols w:space="720"/>
          <w:docGrid w:linePitch="360"/>
        </w:sectPr>
      </w:pPr>
    </w:p>
    <w:p w14:paraId="03245EC3" w14:textId="77777777" w:rsidR="00DB6FFE" w:rsidRPr="00ED46C7" w:rsidRDefault="00DB6FFE" w:rsidP="00C85402">
      <w:pPr>
        <w:tabs>
          <w:tab w:val="num" w:pos="720"/>
        </w:tabs>
        <w:rPr>
          <w:lang w:val="fr-FR"/>
        </w:rPr>
      </w:pPr>
    </w:p>
    <w:p w14:paraId="589359DC" w14:textId="77777777" w:rsidR="00C85402" w:rsidRPr="00ED46C7" w:rsidRDefault="00C85402" w:rsidP="00C85402">
      <w:pPr>
        <w:rPr>
          <w:lang w:val="fr-FR"/>
        </w:rPr>
      </w:pPr>
      <w:r w:rsidRPr="00ED46C7">
        <w:rPr>
          <w:b/>
          <w:bCs/>
          <w:lang w:val="fr-FR"/>
        </w:rPr>
        <w:t xml:space="preserve">Annexe A : Matrice de suivi et d’évaluation des performances </w:t>
      </w:r>
    </w:p>
    <w:tbl>
      <w:tblPr>
        <w:tblW w:w="14125" w:type="dxa"/>
        <w:tblInd w:w="-1175" w:type="dxa"/>
        <w:tblLayout w:type="fixed"/>
        <w:tblLook w:val="04A0" w:firstRow="1" w:lastRow="0" w:firstColumn="1" w:lastColumn="0" w:noHBand="0" w:noVBand="1"/>
      </w:tblPr>
      <w:tblGrid>
        <w:gridCol w:w="1260"/>
        <w:gridCol w:w="1080"/>
        <w:gridCol w:w="900"/>
        <w:gridCol w:w="720"/>
        <w:gridCol w:w="718"/>
        <w:gridCol w:w="722"/>
        <w:gridCol w:w="781"/>
        <w:gridCol w:w="1036"/>
        <w:gridCol w:w="902"/>
        <w:gridCol w:w="1036"/>
        <w:gridCol w:w="1260"/>
        <w:gridCol w:w="845"/>
        <w:gridCol w:w="1041"/>
        <w:gridCol w:w="986"/>
        <w:gridCol w:w="838"/>
      </w:tblGrid>
      <w:tr w:rsidR="009A033B" w:rsidRPr="00ED46C7" w14:paraId="1F436235" w14:textId="77777777" w:rsidTr="00B70186">
        <w:trPr>
          <w:trHeight w:val="2026"/>
        </w:trPr>
        <w:tc>
          <w:tcPr>
            <w:tcW w:w="12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8078CA3" w14:textId="77777777" w:rsidR="009A033B" w:rsidRPr="00ED46C7" w:rsidRDefault="009A033B" w:rsidP="00B70186">
            <w:pPr>
              <w:spacing w:after="0" w:line="240" w:lineRule="auto"/>
              <w:rPr>
                <w:rFonts w:eastAsia="Times New Roman" w:cs="Arial"/>
                <w:b/>
                <w:bCs/>
                <w:kern w:val="0"/>
                <w:sz w:val="16"/>
                <w:szCs w:val="16"/>
                <w14:ligatures w14:val="none"/>
              </w:rPr>
            </w:pPr>
            <w:bookmarkStart w:id="28" w:name="RANGE!A1:O21"/>
            <w:r w:rsidRPr="00ED46C7">
              <w:rPr>
                <w:rFonts w:eastAsia="Times New Roman" w:cs="Arial"/>
                <w:b/>
                <w:bCs/>
                <w:kern w:val="0"/>
                <w:sz w:val="16"/>
                <w:szCs w:val="16"/>
                <w14:ligatures w14:val="none"/>
              </w:rPr>
              <w:t>Zone de santé</w:t>
            </w:r>
            <w:bookmarkEnd w:id="28"/>
          </w:p>
        </w:tc>
        <w:tc>
          <w:tcPr>
            <w:tcW w:w="1080" w:type="dxa"/>
            <w:tcBorders>
              <w:top w:val="single" w:sz="4" w:space="0" w:color="auto"/>
              <w:left w:val="nil"/>
              <w:bottom w:val="single" w:sz="4" w:space="0" w:color="auto"/>
              <w:right w:val="single" w:sz="4" w:space="0" w:color="auto"/>
            </w:tcBorders>
            <w:shd w:val="clear" w:color="000000" w:fill="F2F2F2"/>
            <w:vAlign w:val="center"/>
            <w:hideMark/>
          </w:tcPr>
          <w:p w14:paraId="74AB12F1" w14:textId="77777777" w:rsidR="009A033B" w:rsidRPr="00ED46C7" w:rsidRDefault="009A033B" w:rsidP="00B70186">
            <w:pPr>
              <w:spacing w:after="0" w:line="240" w:lineRule="auto"/>
              <w:rPr>
                <w:rFonts w:eastAsia="Times New Roman" w:cs="Arial"/>
                <w:b/>
                <w:bCs/>
                <w:kern w:val="0"/>
                <w:sz w:val="16"/>
                <w:szCs w:val="16"/>
                <w14:ligatures w14:val="none"/>
              </w:rPr>
            </w:pPr>
            <w:r w:rsidRPr="00ED46C7">
              <w:rPr>
                <w:rFonts w:eastAsia="Times New Roman" w:cs="Arial"/>
                <w:b/>
                <w:bCs/>
                <w:kern w:val="0"/>
                <w:sz w:val="16"/>
                <w:szCs w:val="16"/>
                <w14:ligatures w14:val="none"/>
              </w:rPr>
              <w:t xml:space="preserve">Population </w:t>
            </w:r>
          </w:p>
        </w:tc>
        <w:tc>
          <w:tcPr>
            <w:tcW w:w="900" w:type="dxa"/>
            <w:tcBorders>
              <w:top w:val="single" w:sz="4" w:space="0" w:color="auto"/>
              <w:left w:val="nil"/>
              <w:bottom w:val="single" w:sz="4" w:space="0" w:color="auto"/>
              <w:right w:val="single" w:sz="4" w:space="0" w:color="auto"/>
            </w:tcBorders>
            <w:shd w:val="clear" w:color="000000" w:fill="F2F2F2"/>
            <w:vAlign w:val="bottom"/>
            <w:hideMark/>
          </w:tcPr>
          <w:p w14:paraId="62029D90"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2.4 Accouchements par personnel qualifié Juin 2026</w:t>
            </w:r>
          </w:p>
        </w:tc>
        <w:tc>
          <w:tcPr>
            <w:tcW w:w="720" w:type="dxa"/>
            <w:tcBorders>
              <w:top w:val="single" w:sz="4" w:space="0" w:color="auto"/>
              <w:left w:val="nil"/>
              <w:bottom w:val="single" w:sz="4" w:space="0" w:color="auto"/>
              <w:right w:val="single" w:sz="4" w:space="0" w:color="auto"/>
            </w:tcBorders>
            <w:shd w:val="clear" w:color="000000" w:fill="F2F2F2"/>
            <w:vAlign w:val="bottom"/>
            <w:hideMark/>
          </w:tcPr>
          <w:p w14:paraId="19637A73"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2.3 CPoN 1 (6ème heure) Juin 2026</w:t>
            </w:r>
          </w:p>
        </w:tc>
        <w:tc>
          <w:tcPr>
            <w:tcW w:w="718" w:type="dxa"/>
            <w:tcBorders>
              <w:top w:val="single" w:sz="4" w:space="0" w:color="auto"/>
              <w:left w:val="nil"/>
              <w:bottom w:val="single" w:sz="4" w:space="0" w:color="auto"/>
              <w:right w:val="single" w:sz="4" w:space="0" w:color="auto"/>
            </w:tcBorders>
            <w:shd w:val="clear" w:color="000000" w:fill="F2F2F2"/>
            <w:vAlign w:val="bottom"/>
            <w:hideMark/>
          </w:tcPr>
          <w:p w14:paraId="185D5F27"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B 8.4 DTC-HepB Hib 3 Juin 2026</w:t>
            </w:r>
          </w:p>
        </w:tc>
        <w:tc>
          <w:tcPr>
            <w:tcW w:w="722" w:type="dxa"/>
            <w:tcBorders>
              <w:top w:val="single" w:sz="4" w:space="0" w:color="auto"/>
              <w:left w:val="nil"/>
              <w:bottom w:val="single" w:sz="4" w:space="0" w:color="auto"/>
              <w:right w:val="single" w:sz="4" w:space="0" w:color="auto"/>
            </w:tcBorders>
            <w:shd w:val="clear" w:color="000000" w:fill="F2F2F2"/>
            <w:vAlign w:val="bottom"/>
            <w:hideMark/>
          </w:tcPr>
          <w:p w14:paraId="511818AF" w14:textId="77777777" w:rsidR="009A033B" w:rsidRPr="00ED46C7" w:rsidRDefault="009A033B" w:rsidP="00B70186">
            <w:pPr>
              <w:spacing w:after="0" w:line="240" w:lineRule="auto"/>
              <w:rPr>
                <w:rFonts w:eastAsia="Times New Roman" w:cs="Arial"/>
                <w:b/>
                <w:bCs/>
                <w:kern w:val="0"/>
                <w:sz w:val="16"/>
                <w:szCs w:val="16"/>
                <w14:ligatures w14:val="none"/>
              </w:rPr>
            </w:pPr>
            <w:r w:rsidRPr="00ED46C7">
              <w:rPr>
                <w:rFonts w:eastAsia="Times New Roman" w:cs="Arial"/>
                <w:b/>
                <w:bCs/>
                <w:kern w:val="0"/>
                <w:sz w:val="16"/>
                <w:szCs w:val="16"/>
                <w14:ligatures w14:val="none"/>
              </w:rPr>
              <w:t>A 2.1 CPN 4 Juin 2026</w:t>
            </w:r>
          </w:p>
        </w:tc>
        <w:tc>
          <w:tcPr>
            <w:tcW w:w="781" w:type="dxa"/>
            <w:tcBorders>
              <w:top w:val="single" w:sz="4" w:space="0" w:color="auto"/>
              <w:left w:val="nil"/>
              <w:bottom w:val="single" w:sz="4" w:space="0" w:color="auto"/>
              <w:right w:val="single" w:sz="4" w:space="0" w:color="auto"/>
            </w:tcBorders>
            <w:shd w:val="clear" w:color="000000" w:fill="F2F2F2"/>
            <w:vAlign w:val="bottom"/>
            <w:hideMark/>
          </w:tcPr>
          <w:p w14:paraId="2477D049"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2.1 Sulfadox. + Pyrimét 2ème dose reçue Juin 2026</w:t>
            </w:r>
          </w:p>
        </w:tc>
        <w:tc>
          <w:tcPr>
            <w:tcW w:w="1036" w:type="dxa"/>
            <w:tcBorders>
              <w:top w:val="single" w:sz="4" w:space="0" w:color="auto"/>
              <w:left w:val="nil"/>
              <w:bottom w:val="single" w:sz="4" w:space="0" w:color="auto"/>
              <w:right w:val="single" w:sz="4" w:space="0" w:color="auto"/>
            </w:tcBorders>
            <w:shd w:val="clear" w:color="000000" w:fill="F2F2F2"/>
            <w:vAlign w:val="bottom"/>
            <w:hideMark/>
          </w:tcPr>
          <w:p w14:paraId="237E4AC7"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2.1 MII distribuées à la CPN 1 Juin 2026</w:t>
            </w:r>
          </w:p>
        </w:tc>
        <w:tc>
          <w:tcPr>
            <w:tcW w:w="902" w:type="dxa"/>
            <w:tcBorders>
              <w:top w:val="single" w:sz="4" w:space="0" w:color="auto"/>
              <w:left w:val="nil"/>
              <w:bottom w:val="single" w:sz="4" w:space="0" w:color="auto"/>
              <w:right w:val="single" w:sz="4" w:space="0" w:color="auto"/>
            </w:tcBorders>
            <w:shd w:val="clear" w:color="000000" w:fill="F2F2F2"/>
            <w:vAlign w:val="bottom"/>
            <w:hideMark/>
          </w:tcPr>
          <w:p w14:paraId="3F0767FE"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2.1 Sulfadox. + Pyrimét 3ème dose reçue Juin 2026</w:t>
            </w:r>
          </w:p>
        </w:tc>
        <w:tc>
          <w:tcPr>
            <w:tcW w:w="1036" w:type="dxa"/>
            <w:tcBorders>
              <w:top w:val="single" w:sz="4" w:space="0" w:color="auto"/>
              <w:left w:val="nil"/>
              <w:bottom w:val="single" w:sz="4" w:space="0" w:color="auto"/>
              <w:right w:val="single" w:sz="4" w:space="0" w:color="auto"/>
            </w:tcBorders>
            <w:shd w:val="clear" w:color="000000" w:fill="F2F2F2"/>
            <w:vAlign w:val="bottom"/>
            <w:hideMark/>
          </w:tcPr>
          <w:p w14:paraId="1A2D61DA"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B 8.1 MII distribuées à la CPS Juin 2026</w:t>
            </w:r>
          </w:p>
        </w:tc>
        <w:tc>
          <w:tcPr>
            <w:tcW w:w="1260" w:type="dxa"/>
            <w:tcBorders>
              <w:top w:val="single" w:sz="4" w:space="0" w:color="auto"/>
              <w:left w:val="nil"/>
              <w:bottom w:val="single" w:sz="4" w:space="0" w:color="auto"/>
              <w:right w:val="single" w:sz="4" w:space="0" w:color="auto"/>
            </w:tcBorders>
            <w:shd w:val="clear" w:color="000000" w:fill="F2F2F2"/>
            <w:vAlign w:val="bottom"/>
            <w:hideMark/>
          </w:tcPr>
          <w:p w14:paraId="5A0FB538"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B 8.1 Enfants supplémentés en Vit A Juin 2026</w:t>
            </w:r>
          </w:p>
        </w:tc>
        <w:tc>
          <w:tcPr>
            <w:tcW w:w="845" w:type="dxa"/>
            <w:tcBorders>
              <w:top w:val="single" w:sz="4" w:space="0" w:color="auto"/>
              <w:left w:val="nil"/>
              <w:bottom w:val="single" w:sz="4" w:space="0" w:color="auto"/>
              <w:right w:val="single" w:sz="4" w:space="0" w:color="auto"/>
            </w:tcBorders>
            <w:shd w:val="clear" w:color="000000" w:fill="F2F2F2"/>
            <w:vAlign w:val="bottom"/>
            <w:hideMark/>
          </w:tcPr>
          <w:p w14:paraId="27A81B0F"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1.7 Diarrhée simple traité selon PN &lt;5 ans Juin 2026</w:t>
            </w:r>
          </w:p>
        </w:tc>
        <w:tc>
          <w:tcPr>
            <w:tcW w:w="1041" w:type="dxa"/>
            <w:tcBorders>
              <w:top w:val="single" w:sz="4" w:space="0" w:color="auto"/>
              <w:left w:val="nil"/>
              <w:bottom w:val="single" w:sz="4" w:space="0" w:color="auto"/>
              <w:right w:val="single" w:sz="4" w:space="0" w:color="auto"/>
            </w:tcBorders>
            <w:shd w:val="clear" w:color="000000" w:fill="F2F2F2"/>
            <w:vAlign w:val="bottom"/>
            <w:hideMark/>
          </w:tcPr>
          <w:p w14:paraId="7722CFA2"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1.6 Pneumonie simple traitée selon PN &lt;5 ans Juin 2026</w:t>
            </w:r>
          </w:p>
        </w:tc>
        <w:tc>
          <w:tcPr>
            <w:tcW w:w="986" w:type="dxa"/>
            <w:tcBorders>
              <w:top w:val="single" w:sz="4" w:space="0" w:color="auto"/>
              <w:left w:val="nil"/>
              <w:bottom w:val="single" w:sz="4" w:space="0" w:color="auto"/>
              <w:right w:val="single" w:sz="4" w:space="0" w:color="auto"/>
            </w:tcBorders>
            <w:shd w:val="clear" w:color="000000" w:fill="F2F2F2"/>
            <w:vAlign w:val="bottom"/>
            <w:hideMark/>
          </w:tcPr>
          <w:p w14:paraId="0D847B1B"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1.4 Paludisme simple confirmé traité (PN) Juin 2026</w:t>
            </w:r>
          </w:p>
        </w:tc>
        <w:tc>
          <w:tcPr>
            <w:tcW w:w="838" w:type="dxa"/>
            <w:tcBorders>
              <w:top w:val="single" w:sz="4" w:space="0" w:color="auto"/>
              <w:left w:val="nil"/>
              <w:bottom w:val="single" w:sz="4" w:space="0" w:color="auto"/>
              <w:right w:val="single" w:sz="4" w:space="0" w:color="auto"/>
            </w:tcBorders>
            <w:shd w:val="clear" w:color="000000" w:fill="F2F2F2"/>
            <w:hideMark/>
          </w:tcPr>
          <w:p w14:paraId="2E737B06" w14:textId="77777777" w:rsidR="009A033B" w:rsidRPr="00ED46C7" w:rsidRDefault="009A033B" w:rsidP="00B70186">
            <w:pPr>
              <w:spacing w:after="0" w:line="240" w:lineRule="auto"/>
              <w:rPr>
                <w:rFonts w:eastAsia="Times New Roman" w:cs="Arial"/>
                <w:b/>
                <w:bCs/>
                <w:kern w:val="0"/>
                <w:sz w:val="16"/>
                <w:szCs w:val="16"/>
                <w:lang w:val="fr-FR"/>
                <w14:ligatures w14:val="none"/>
              </w:rPr>
            </w:pPr>
            <w:r w:rsidRPr="00ED46C7">
              <w:rPr>
                <w:rFonts w:eastAsia="Times New Roman" w:cs="Arial"/>
                <w:b/>
                <w:bCs/>
                <w:kern w:val="0"/>
                <w:sz w:val="16"/>
                <w:szCs w:val="16"/>
                <w:lang w:val="fr-FR"/>
                <w14:ligatures w14:val="none"/>
              </w:rPr>
              <w:t>A 2.1 MMS CPN 1 à la 16ème semaine Juin 2026</w:t>
            </w:r>
          </w:p>
        </w:tc>
      </w:tr>
      <w:tr w:rsidR="009A033B" w:rsidRPr="00ED46C7" w14:paraId="72014B06"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771B5A9A"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Bibanga </w:t>
            </w:r>
          </w:p>
        </w:tc>
        <w:tc>
          <w:tcPr>
            <w:tcW w:w="1080" w:type="dxa"/>
            <w:tcBorders>
              <w:top w:val="nil"/>
              <w:left w:val="nil"/>
              <w:bottom w:val="single" w:sz="4" w:space="0" w:color="auto"/>
              <w:right w:val="single" w:sz="4" w:space="0" w:color="auto"/>
            </w:tcBorders>
            <w:noWrap/>
            <w:vAlign w:val="bottom"/>
            <w:hideMark/>
          </w:tcPr>
          <w:p w14:paraId="6F6FAD7E"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210,380</w:t>
            </w:r>
          </w:p>
        </w:tc>
        <w:tc>
          <w:tcPr>
            <w:tcW w:w="900" w:type="dxa"/>
            <w:tcBorders>
              <w:top w:val="nil"/>
              <w:left w:val="nil"/>
              <w:bottom w:val="single" w:sz="4" w:space="0" w:color="auto"/>
              <w:right w:val="single" w:sz="4" w:space="0" w:color="auto"/>
            </w:tcBorders>
            <w:noWrap/>
            <w:vAlign w:val="bottom"/>
          </w:tcPr>
          <w:p w14:paraId="2A5FBC2D" w14:textId="77777777" w:rsidR="009A033B" w:rsidRPr="00ED46C7" w:rsidRDefault="009A033B" w:rsidP="00B70186">
            <w:pPr>
              <w:spacing w:after="0" w:line="240" w:lineRule="auto"/>
              <w:jc w:val="right"/>
              <w:rPr>
                <w:rFonts w:cs="Arial"/>
                <w:sz w:val="16"/>
                <w:szCs w:val="16"/>
              </w:rPr>
            </w:pPr>
            <w:r w:rsidRPr="00ED46C7">
              <w:rPr>
                <w:rFonts w:cs="Arial"/>
                <w:sz w:val="16"/>
                <w:szCs w:val="16"/>
              </w:rPr>
              <w:t>728</w:t>
            </w:r>
          </w:p>
        </w:tc>
        <w:tc>
          <w:tcPr>
            <w:tcW w:w="720" w:type="dxa"/>
            <w:tcBorders>
              <w:top w:val="nil"/>
              <w:left w:val="nil"/>
              <w:bottom w:val="single" w:sz="4" w:space="0" w:color="auto"/>
              <w:right w:val="single" w:sz="4" w:space="0" w:color="auto"/>
            </w:tcBorders>
            <w:noWrap/>
            <w:vAlign w:val="bottom"/>
          </w:tcPr>
          <w:p w14:paraId="35C2D880" w14:textId="77777777" w:rsidR="009A033B" w:rsidRPr="00ED46C7" w:rsidRDefault="009A033B" w:rsidP="00B70186">
            <w:pPr>
              <w:spacing w:after="0" w:line="240" w:lineRule="auto"/>
              <w:jc w:val="right"/>
              <w:rPr>
                <w:rFonts w:cs="Arial"/>
                <w:sz w:val="16"/>
                <w:szCs w:val="16"/>
              </w:rPr>
            </w:pPr>
            <w:r w:rsidRPr="00ED46C7">
              <w:rPr>
                <w:rFonts w:cs="Arial"/>
                <w:sz w:val="16"/>
                <w:szCs w:val="16"/>
              </w:rPr>
              <w:t>727</w:t>
            </w:r>
          </w:p>
        </w:tc>
        <w:tc>
          <w:tcPr>
            <w:tcW w:w="718" w:type="dxa"/>
            <w:tcBorders>
              <w:top w:val="nil"/>
              <w:left w:val="nil"/>
              <w:bottom w:val="single" w:sz="4" w:space="0" w:color="auto"/>
              <w:right w:val="single" w:sz="4" w:space="0" w:color="auto"/>
            </w:tcBorders>
            <w:noWrap/>
            <w:vAlign w:val="bottom"/>
          </w:tcPr>
          <w:p w14:paraId="0EF86B4A" w14:textId="77777777" w:rsidR="009A033B" w:rsidRPr="00ED46C7" w:rsidRDefault="009A033B" w:rsidP="00B70186">
            <w:pPr>
              <w:spacing w:after="0" w:line="240" w:lineRule="auto"/>
              <w:jc w:val="right"/>
              <w:rPr>
                <w:rFonts w:cs="Arial"/>
                <w:sz w:val="16"/>
                <w:szCs w:val="16"/>
              </w:rPr>
            </w:pPr>
            <w:r w:rsidRPr="00ED46C7">
              <w:rPr>
                <w:rFonts w:cs="Arial"/>
                <w:sz w:val="16"/>
                <w:szCs w:val="16"/>
              </w:rPr>
              <w:t>618</w:t>
            </w:r>
          </w:p>
        </w:tc>
        <w:tc>
          <w:tcPr>
            <w:tcW w:w="722" w:type="dxa"/>
            <w:tcBorders>
              <w:top w:val="nil"/>
              <w:left w:val="nil"/>
              <w:bottom w:val="single" w:sz="4" w:space="0" w:color="auto"/>
              <w:right w:val="single" w:sz="4" w:space="0" w:color="auto"/>
            </w:tcBorders>
            <w:noWrap/>
            <w:vAlign w:val="bottom"/>
          </w:tcPr>
          <w:p w14:paraId="6B389F9E" w14:textId="77777777" w:rsidR="009A033B" w:rsidRPr="00ED46C7" w:rsidRDefault="009A033B" w:rsidP="00B70186">
            <w:pPr>
              <w:spacing w:after="0" w:line="240" w:lineRule="auto"/>
              <w:jc w:val="right"/>
              <w:rPr>
                <w:rFonts w:cs="Arial"/>
                <w:sz w:val="16"/>
                <w:szCs w:val="16"/>
              </w:rPr>
            </w:pPr>
            <w:r w:rsidRPr="00ED46C7">
              <w:rPr>
                <w:rFonts w:cs="Arial"/>
                <w:sz w:val="16"/>
                <w:szCs w:val="16"/>
              </w:rPr>
              <w:t>658</w:t>
            </w:r>
          </w:p>
        </w:tc>
        <w:tc>
          <w:tcPr>
            <w:tcW w:w="781" w:type="dxa"/>
            <w:tcBorders>
              <w:top w:val="nil"/>
              <w:left w:val="nil"/>
              <w:bottom w:val="single" w:sz="4" w:space="0" w:color="auto"/>
              <w:right w:val="single" w:sz="4" w:space="0" w:color="auto"/>
            </w:tcBorders>
            <w:noWrap/>
            <w:vAlign w:val="bottom"/>
          </w:tcPr>
          <w:p w14:paraId="765050E7" w14:textId="77777777" w:rsidR="009A033B" w:rsidRPr="00ED46C7" w:rsidRDefault="009A033B" w:rsidP="00B70186">
            <w:pPr>
              <w:spacing w:after="0" w:line="240" w:lineRule="auto"/>
              <w:jc w:val="right"/>
              <w:rPr>
                <w:rFonts w:cs="Arial"/>
                <w:sz w:val="16"/>
                <w:szCs w:val="16"/>
              </w:rPr>
            </w:pPr>
            <w:r w:rsidRPr="00ED46C7">
              <w:rPr>
                <w:rFonts w:cs="Arial"/>
                <w:sz w:val="16"/>
                <w:szCs w:val="16"/>
              </w:rPr>
              <w:t>194</w:t>
            </w:r>
          </w:p>
        </w:tc>
        <w:tc>
          <w:tcPr>
            <w:tcW w:w="1036" w:type="dxa"/>
            <w:tcBorders>
              <w:top w:val="nil"/>
              <w:left w:val="nil"/>
              <w:bottom w:val="single" w:sz="4" w:space="0" w:color="auto"/>
              <w:right w:val="single" w:sz="4" w:space="0" w:color="auto"/>
            </w:tcBorders>
            <w:noWrap/>
            <w:vAlign w:val="bottom"/>
          </w:tcPr>
          <w:p w14:paraId="023CAC53" w14:textId="77777777" w:rsidR="009A033B" w:rsidRPr="00ED46C7" w:rsidRDefault="009A033B" w:rsidP="00B70186">
            <w:pPr>
              <w:spacing w:after="0" w:line="240" w:lineRule="auto"/>
              <w:jc w:val="right"/>
              <w:rPr>
                <w:rFonts w:cs="Arial"/>
                <w:sz w:val="16"/>
                <w:szCs w:val="16"/>
              </w:rPr>
            </w:pPr>
            <w:r w:rsidRPr="00ED46C7">
              <w:rPr>
                <w:rFonts w:cs="Arial"/>
                <w:sz w:val="16"/>
                <w:szCs w:val="16"/>
              </w:rPr>
              <w:t>309</w:t>
            </w:r>
          </w:p>
        </w:tc>
        <w:tc>
          <w:tcPr>
            <w:tcW w:w="902" w:type="dxa"/>
            <w:tcBorders>
              <w:top w:val="nil"/>
              <w:left w:val="nil"/>
              <w:bottom w:val="single" w:sz="4" w:space="0" w:color="auto"/>
              <w:right w:val="single" w:sz="4" w:space="0" w:color="auto"/>
            </w:tcBorders>
            <w:noWrap/>
            <w:vAlign w:val="bottom"/>
          </w:tcPr>
          <w:p w14:paraId="6CABB01C" w14:textId="77777777" w:rsidR="009A033B" w:rsidRPr="00ED46C7" w:rsidRDefault="009A033B" w:rsidP="00B70186">
            <w:pPr>
              <w:spacing w:after="0" w:line="240" w:lineRule="auto"/>
              <w:jc w:val="right"/>
              <w:rPr>
                <w:rFonts w:cs="Arial"/>
                <w:sz w:val="16"/>
                <w:szCs w:val="16"/>
              </w:rPr>
            </w:pPr>
            <w:r w:rsidRPr="00ED46C7">
              <w:rPr>
                <w:rFonts w:cs="Arial"/>
                <w:sz w:val="16"/>
                <w:szCs w:val="16"/>
              </w:rPr>
              <w:t>184</w:t>
            </w:r>
          </w:p>
        </w:tc>
        <w:tc>
          <w:tcPr>
            <w:tcW w:w="1036" w:type="dxa"/>
            <w:tcBorders>
              <w:top w:val="nil"/>
              <w:left w:val="nil"/>
              <w:bottom w:val="single" w:sz="4" w:space="0" w:color="auto"/>
              <w:right w:val="single" w:sz="4" w:space="0" w:color="auto"/>
            </w:tcBorders>
            <w:noWrap/>
            <w:vAlign w:val="bottom"/>
          </w:tcPr>
          <w:p w14:paraId="119018B7" w14:textId="77777777" w:rsidR="009A033B" w:rsidRPr="00ED46C7" w:rsidRDefault="009A033B" w:rsidP="00B70186">
            <w:pPr>
              <w:spacing w:after="0" w:line="240" w:lineRule="auto"/>
              <w:jc w:val="right"/>
              <w:rPr>
                <w:rFonts w:cs="Arial"/>
                <w:sz w:val="16"/>
                <w:szCs w:val="16"/>
              </w:rPr>
            </w:pPr>
            <w:r w:rsidRPr="00ED46C7">
              <w:rPr>
                <w:rFonts w:cs="Arial"/>
                <w:sz w:val="16"/>
                <w:szCs w:val="16"/>
              </w:rPr>
              <w:t>251</w:t>
            </w:r>
          </w:p>
        </w:tc>
        <w:tc>
          <w:tcPr>
            <w:tcW w:w="1260" w:type="dxa"/>
            <w:tcBorders>
              <w:top w:val="nil"/>
              <w:left w:val="nil"/>
              <w:bottom w:val="single" w:sz="4" w:space="0" w:color="auto"/>
              <w:right w:val="single" w:sz="4" w:space="0" w:color="auto"/>
            </w:tcBorders>
            <w:noWrap/>
            <w:vAlign w:val="bottom"/>
          </w:tcPr>
          <w:p w14:paraId="6010D64E" w14:textId="77777777" w:rsidR="009A033B" w:rsidRPr="00ED46C7" w:rsidRDefault="009A033B" w:rsidP="00B70186">
            <w:pPr>
              <w:spacing w:after="0" w:line="240" w:lineRule="auto"/>
              <w:jc w:val="right"/>
              <w:rPr>
                <w:rFonts w:cs="Arial"/>
                <w:sz w:val="16"/>
                <w:szCs w:val="16"/>
              </w:rPr>
            </w:pPr>
            <w:r w:rsidRPr="00ED46C7">
              <w:rPr>
                <w:rFonts w:cs="Arial"/>
                <w:sz w:val="16"/>
                <w:szCs w:val="16"/>
              </w:rPr>
              <w:t>1,236</w:t>
            </w:r>
          </w:p>
        </w:tc>
        <w:tc>
          <w:tcPr>
            <w:tcW w:w="845" w:type="dxa"/>
            <w:tcBorders>
              <w:top w:val="nil"/>
              <w:left w:val="nil"/>
              <w:bottom w:val="single" w:sz="4" w:space="0" w:color="auto"/>
              <w:right w:val="single" w:sz="4" w:space="0" w:color="auto"/>
            </w:tcBorders>
            <w:noWrap/>
            <w:vAlign w:val="bottom"/>
          </w:tcPr>
          <w:p w14:paraId="00FA6686" w14:textId="77777777" w:rsidR="009A033B" w:rsidRPr="00ED46C7" w:rsidRDefault="009A033B" w:rsidP="00B70186">
            <w:pPr>
              <w:spacing w:after="0" w:line="240" w:lineRule="auto"/>
              <w:jc w:val="right"/>
              <w:rPr>
                <w:rFonts w:cs="Arial"/>
                <w:sz w:val="16"/>
                <w:szCs w:val="16"/>
              </w:rPr>
            </w:pPr>
            <w:r w:rsidRPr="00ED46C7">
              <w:rPr>
                <w:rFonts w:cs="Arial"/>
                <w:sz w:val="16"/>
                <w:szCs w:val="16"/>
              </w:rPr>
              <w:t>567</w:t>
            </w:r>
          </w:p>
        </w:tc>
        <w:tc>
          <w:tcPr>
            <w:tcW w:w="1041" w:type="dxa"/>
            <w:tcBorders>
              <w:top w:val="nil"/>
              <w:left w:val="nil"/>
              <w:bottom w:val="single" w:sz="4" w:space="0" w:color="auto"/>
              <w:right w:val="single" w:sz="4" w:space="0" w:color="auto"/>
            </w:tcBorders>
            <w:noWrap/>
            <w:vAlign w:val="bottom"/>
          </w:tcPr>
          <w:p w14:paraId="213BE3A5" w14:textId="77777777" w:rsidR="009A033B" w:rsidRPr="00ED46C7" w:rsidRDefault="009A033B" w:rsidP="00B70186">
            <w:pPr>
              <w:spacing w:after="0" w:line="240" w:lineRule="auto"/>
              <w:jc w:val="right"/>
              <w:rPr>
                <w:rFonts w:cs="Arial"/>
                <w:sz w:val="16"/>
                <w:szCs w:val="16"/>
              </w:rPr>
            </w:pPr>
            <w:r w:rsidRPr="00ED46C7">
              <w:rPr>
                <w:rFonts w:cs="Arial"/>
                <w:sz w:val="16"/>
                <w:szCs w:val="16"/>
              </w:rPr>
              <w:t>693</w:t>
            </w:r>
          </w:p>
        </w:tc>
        <w:tc>
          <w:tcPr>
            <w:tcW w:w="986" w:type="dxa"/>
            <w:tcBorders>
              <w:top w:val="nil"/>
              <w:left w:val="nil"/>
              <w:bottom w:val="single" w:sz="4" w:space="0" w:color="auto"/>
              <w:right w:val="single" w:sz="4" w:space="0" w:color="auto"/>
            </w:tcBorders>
            <w:noWrap/>
            <w:vAlign w:val="bottom"/>
          </w:tcPr>
          <w:p w14:paraId="1198F6EE" w14:textId="77777777" w:rsidR="009A033B" w:rsidRPr="00ED46C7" w:rsidRDefault="009A033B" w:rsidP="00B70186">
            <w:pPr>
              <w:spacing w:after="0" w:line="240" w:lineRule="auto"/>
              <w:jc w:val="right"/>
              <w:rPr>
                <w:rFonts w:cs="Arial"/>
                <w:sz w:val="16"/>
                <w:szCs w:val="16"/>
              </w:rPr>
            </w:pPr>
            <w:r w:rsidRPr="00ED46C7">
              <w:rPr>
                <w:rFonts w:cs="Arial"/>
                <w:sz w:val="16"/>
                <w:szCs w:val="16"/>
              </w:rPr>
              <w:t>1,307</w:t>
            </w:r>
          </w:p>
        </w:tc>
        <w:tc>
          <w:tcPr>
            <w:tcW w:w="838" w:type="dxa"/>
            <w:tcBorders>
              <w:top w:val="nil"/>
              <w:left w:val="nil"/>
              <w:bottom w:val="single" w:sz="4" w:space="0" w:color="auto"/>
              <w:right w:val="single" w:sz="4" w:space="0" w:color="auto"/>
            </w:tcBorders>
            <w:noWrap/>
            <w:vAlign w:val="bottom"/>
          </w:tcPr>
          <w:p w14:paraId="3445BA1A" w14:textId="77777777" w:rsidR="009A033B" w:rsidRPr="00ED46C7" w:rsidRDefault="009A033B" w:rsidP="00B70186">
            <w:pPr>
              <w:spacing w:after="0" w:line="240" w:lineRule="auto"/>
              <w:jc w:val="right"/>
              <w:rPr>
                <w:rFonts w:cs="Arial"/>
                <w:sz w:val="16"/>
                <w:szCs w:val="16"/>
              </w:rPr>
            </w:pPr>
            <w:r w:rsidRPr="00ED46C7">
              <w:rPr>
                <w:rFonts w:cs="Arial"/>
                <w:sz w:val="16"/>
                <w:szCs w:val="16"/>
              </w:rPr>
              <w:t>347</w:t>
            </w:r>
          </w:p>
        </w:tc>
      </w:tr>
      <w:tr w:rsidR="009A033B" w:rsidRPr="00ED46C7" w14:paraId="2BA7C838"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36A829FE"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Bipemba </w:t>
            </w:r>
          </w:p>
        </w:tc>
        <w:tc>
          <w:tcPr>
            <w:tcW w:w="1080" w:type="dxa"/>
            <w:tcBorders>
              <w:top w:val="nil"/>
              <w:left w:val="nil"/>
              <w:bottom w:val="single" w:sz="4" w:space="0" w:color="auto"/>
              <w:right w:val="single" w:sz="4" w:space="0" w:color="auto"/>
            </w:tcBorders>
            <w:noWrap/>
            <w:vAlign w:val="bottom"/>
            <w:hideMark/>
          </w:tcPr>
          <w:p w14:paraId="6C5FBA6E"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456,910</w:t>
            </w:r>
          </w:p>
        </w:tc>
        <w:tc>
          <w:tcPr>
            <w:tcW w:w="900" w:type="dxa"/>
            <w:tcBorders>
              <w:top w:val="nil"/>
              <w:left w:val="nil"/>
              <w:bottom w:val="single" w:sz="4" w:space="0" w:color="auto"/>
              <w:right w:val="single" w:sz="4" w:space="0" w:color="auto"/>
            </w:tcBorders>
            <w:noWrap/>
            <w:vAlign w:val="bottom"/>
          </w:tcPr>
          <w:p w14:paraId="2F8000E7" w14:textId="77777777" w:rsidR="009A033B" w:rsidRPr="00ED46C7" w:rsidRDefault="009A033B" w:rsidP="00B70186">
            <w:pPr>
              <w:spacing w:after="0" w:line="240" w:lineRule="auto"/>
              <w:jc w:val="right"/>
              <w:rPr>
                <w:rFonts w:cs="Arial"/>
                <w:sz w:val="16"/>
                <w:szCs w:val="16"/>
              </w:rPr>
            </w:pPr>
            <w:r w:rsidRPr="00ED46C7">
              <w:rPr>
                <w:rFonts w:cs="Arial"/>
                <w:sz w:val="16"/>
                <w:szCs w:val="16"/>
              </w:rPr>
              <w:t>1,104</w:t>
            </w:r>
          </w:p>
        </w:tc>
        <w:tc>
          <w:tcPr>
            <w:tcW w:w="720" w:type="dxa"/>
            <w:tcBorders>
              <w:top w:val="nil"/>
              <w:left w:val="nil"/>
              <w:bottom w:val="single" w:sz="4" w:space="0" w:color="auto"/>
              <w:right w:val="single" w:sz="4" w:space="0" w:color="auto"/>
            </w:tcBorders>
            <w:noWrap/>
            <w:vAlign w:val="bottom"/>
          </w:tcPr>
          <w:p w14:paraId="5CAF69F8" w14:textId="77777777" w:rsidR="009A033B" w:rsidRPr="00ED46C7" w:rsidRDefault="009A033B" w:rsidP="00B70186">
            <w:pPr>
              <w:spacing w:after="0" w:line="240" w:lineRule="auto"/>
              <w:jc w:val="right"/>
              <w:rPr>
                <w:rFonts w:cs="Arial"/>
                <w:sz w:val="16"/>
                <w:szCs w:val="16"/>
              </w:rPr>
            </w:pPr>
            <w:r w:rsidRPr="00ED46C7">
              <w:rPr>
                <w:rFonts w:cs="Arial"/>
                <w:sz w:val="16"/>
                <w:szCs w:val="16"/>
              </w:rPr>
              <w:t>1,132</w:t>
            </w:r>
          </w:p>
        </w:tc>
        <w:tc>
          <w:tcPr>
            <w:tcW w:w="718" w:type="dxa"/>
            <w:tcBorders>
              <w:top w:val="nil"/>
              <w:left w:val="nil"/>
              <w:bottom w:val="single" w:sz="4" w:space="0" w:color="auto"/>
              <w:right w:val="single" w:sz="4" w:space="0" w:color="auto"/>
            </w:tcBorders>
            <w:noWrap/>
            <w:vAlign w:val="bottom"/>
          </w:tcPr>
          <w:p w14:paraId="508136F2" w14:textId="77777777" w:rsidR="009A033B" w:rsidRPr="00ED46C7" w:rsidRDefault="009A033B" w:rsidP="00B70186">
            <w:pPr>
              <w:spacing w:after="0" w:line="240" w:lineRule="auto"/>
              <w:jc w:val="right"/>
              <w:rPr>
                <w:rFonts w:cs="Arial"/>
                <w:sz w:val="16"/>
                <w:szCs w:val="16"/>
              </w:rPr>
            </w:pPr>
            <w:r w:rsidRPr="00ED46C7">
              <w:rPr>
                <w:rFonts w:cs="Arial"/>
                <w:sz w:val="16"/>
                <w:szCs w:val="16"/>
              </w:rPr>
              <w:t>1,351</w:t>
            </w:r>
          </w:p>
        </w:tc>
        <w:tc>
          <w:tcPr>
            <w:tcW w:w="722" w:type="dxa"/>
            <w:tcBorders>
              <w:top w:val="nil"/>
              <w:left w:val="nil"/>
              <w:bottom w:val="single" w:sz="4" w:space="0" w:color="auto"/>
              <w:right w:val="single" w:sz="4" w:space="0" w:color="auto"/>
            </w:tcBorders>
            <w:noWrap/>
            <w:vAlign w:val="bottom"/>
          </w:tcPr>
          <w:p w14:paraId="0825B251" w14:textId="77777777" w:rsidR="009A033B" w:rsidRPr="00ED46C7" w:rsidRDefault="009A033B" w:rsidP="00B70186">
            <w:pPr>
              <w:spacing w:after="0" w:line="240" w:lineRule="auto"/>
              <w:jc w:val="right"/>
              <w:rPr>
                <w:rFonts w:cs="Arial"/>
                <w:sz w:val="16"/>
                <w:szCs w:val="16"/>
              </w:rPr>
            </w:pPr>
            <w:r w:rsidRPr="00ED46C7">
              <w:rPr>
                <w:rFonts w:cs="Arial"/>
                <w:sz w:val="16"/>
                <w:szCs w:val="16"/>
              </w:rPr>
              <w:t>1,236</w:t>
            </w:r>
          </w:p>
        </w:tc>
        <w:tc>
          <w:tcPr>
            <w:tcW w:w="781" w:type="dxa"/>
            <w:tcBorders>
              <w:top w:val="nil"/>
              <w:left w:val="nil"/>
              <w:bottom w:val="single" w:sz="4" w:space="0" w:color="auto"/>
              <w:right w:val="single" w:sz="4" w:space="0" w:color="auto"/>
            </w:tcBorders>
            <w:noWrap/>
            <w:vAlign w:val="bottom"/>
          </w:tcPr>
          <w:p w14:paraId="29367D15" w14:textId="77777777" w:rsidR="009A033B" w:rsidRPr="00ED46C7" w:rsidRDefault="009A033B" w:rsidP="00B70186">
            <w:pPr>
              <w:spacing w:after="0" w:line="240" w:lineRule="auto"/>
              <w:jc w:val="right"/>
              <w:rPr>
                <w:rFonts w:cs="Arial"/>
                <w:sz w:val="16"/>
                <w:szCs w:val="16"/>
              </w:rPr>
            </w:pPr>
            <w:r w:rsidRPr="00ED46C7">
              <w:rPr>
                <w:rFonts w:cs="Arial"/>
                <w:sz w:val="16"/>
                <w:szCs w:val="16"/>
              </w:rPr>
              <w:t>1,322</w:t>
            </w:r>
          </w:p>
        </w:tc>
        <w:tc>
          <w:tcPr>
            <w:tcW w:w="1036" w:type="dxa"/>
            <w:tcBorders>
              <w:top w:val="nil"/>
              <w:left w:val="nil"/>
              <w:bottom w:val="single" w:sz="4" w:space="0" w:color="auto"/>
              <w:right w:val="single" w:sz="4" w:space="0" w:color="auto"/>
            </w:tcBorders>
            <w:noWrap/>
            <w:vAlign w:val="bottom"/>
          </w:tcPr>
          <w:p w14:paraId="2A695630" w14:textId="77777777" w:rsidR="009A033B" w:rsidRPr="00ED46C7" w:rsidRDefault="009A033B" w:rsidP="00B70186">
            <w:pPr>
              <w:spacing w:after="0" w:line="240" w:lineRule="auto"/>
              <w:jc w:val="right"/>
              <w:rPr>
                <w:rFonts w:cs="Arial"/>
                <w:sz w:val="16"/>
                <w:szCs w:val="16"/>
              </w:rPr>
            </w:pPr>
            <w:r w:rsidRPr="00ED46C7">
              <w:rPr>
                <w:rFonts w:cs="Arial"/>
                <w:sz w:val="16"/>
                <w:szCs w:val="16"/>
              </w:rPr>
              <w:t>896</w:t>
            </w:r>
          </w:p>
        </w:tc>
        <w:tc>
          <w:tcPr>
            <w:tcW w:w="902" w:type="dxa"/>
            <w:tcBorders>
              <w:top w:val="nil"/>
              <w:left w:val="nil"/>
              <w:bottom w:val="single" w:sz="4" w:space="0" w:color="auto"/>
              <w:right w:val="single" w:sz="4" w:space="0" w:color="auto"/>
            </w:tcBorders>
            <w:noWrap/>
            <w:vAlign w:val="bottom"/>
          </w:tcPr>
          <w:p w14:paraId="261C34D3" w14:textId="77777777" w:rsidR="009A033B" w:rsidRPr="00ED46C7" w:rsidRDefault="009A033B" w:rsidP="00B70186">
            <w:pPr>
              <w:spacing w:after="0" w:line="240" w:lineRule="auto"/>
              <w:jc w:val="right"/>
              <w:rPr>
                <w:rFonts w:cs="Arial"/>
                <w:sz w:val="16"/>
                <w:szCs w:val="16"/>
              </w:rPr>
            </w:pPr>
            <w:r w:rsidRPr="00ED46C7">
              <w:rPr>
                <w:rFonts w:cs="Arial"/>
                <w:sz w:val="16"/>
                <w:szCs w:val="16"/>
              </w:rPr>
              <w:t>1,212</w:t>
            </w:r>
          </w:p>
        </w:tc>
        <w:tc>
          <w:tcPr>
            <w:tcW w:w="1036" w:type="dxa"/>
            <w:tcBorders>
              <w:top w:val="nil"/>
              <w:left w:val="nil"/>
              <w:bottom w:val="single" w:sz="4" w:space="0" w:color="auto"/>
              <w:right w:val="single" w:sz="4" w:space="0" w:color="auto"/>
            </w:tcBorders>
            <w:noWrap/>
            <w:vAlign w:val="bottom"/>
          </w:tcPr>
          <w:p w14:paraId="23233DC6" w14:textId="77777777" w:rsidR="009A033B" w:rsidRPr="00ED46C7" w:rsidRDefault="009A033B" w:rsidP="00B70186">
            <w:pPr>
              <w:spacing w:after="0" w:line="240" w:lineRule="auto"/>
              <w:jc w:val="right"/>
              <w:rPr>
                <w:rFonts w:cs="Arial"/>
                <w:sz w:val="16"/>
                <w:szCs w:val="16"/>
              </w:rPr>
            </w:pPr>
            <w:r w:rsidRPr="00ED46C7">
              <w:rPr>
                <w:rFonts w:cs="Arial"/>
                <w:sz w:val="16"/>
                <w:szCs w:val="16"/>
              </w:rPr>
              <w:t>1,273</w:t>
            </w:r>
          </w:p>
        </w:tc>
        <w:tc>
          <w:tcPr>
            <w:tcW w:w="1260" w:type="dxa"/>
            <w:tcBorders>
              <w:top w:val="nil"/>
              <w:left w:val="nil"/>
              <w:bottom w:val="single" w:sz="4" w:space="0" w:color="auto"/>
              <w:right w:val="single" w:sz="4" w:space="0" w:color="auto"/>
            </w:tcBorders>
            <w:noWrap/>
            <w:vAlign w:val="bottom"/>
          </w:tcPr>
          <w:p w14:paraId="1A059479" w14:textId="77777777" w:rsidR="009A033B" w:rsidRPr="00ED46C7" w:rsidRDefault="009A033B" w:rsidP="00B70186">
            <w:pPr>
              <w:spacing w:after="0" w:line="240" w:lineRule="auto"/>
              <w:jc w:val="right"/>
              <w:rPr>
                <w:rFonts w:cs="Arial"/>
                <w:sz w:val="16"/>
                <w:szCs w:val="16"/>
              </w:rPr>
            </w:pPr>
            <w:r w:rsidRPr="00ED46C7">
              <w:rPr>
                <w:rFonts w:cs="Arial"/>
                <w:sz w:val="16"/>
                <w:szCs w:val="16"/>
              </w:rPr>
              <w:t>4,101</w:t>
            </w:r>
          </w:p>
        </w:tc>
        <w:tc>
          <w:tcPr>
            <w:tcW w:w="845" w:type="dxa"/>
            <w:tcBorders>
              <w:top w:val="nil"/>
              <w:left w:val="nil"/>
              <w:bottom w:val="single" w:sz="4" w:space="0" w:color="auto"/>
              <w:right w:val="single" w:sz="4" w:space="0" w:color="auto"/>
            </w:tcBorders>
            <w:noWrap/>
            <w:vAlign w:val="bottom"/>
          </w:tcPr>
          <w:p w14:paraId="631D9AA1" w14:textId="77777777" w:rsidR="009A033B" w:rsidRPr="00ED46C7" w:rsidRDefault="009A033B" w:rsidP="00B70186">
            <w:pPr>
              <w:spacing w:after="0" w:line="240" w:lineRule="auto"/>
              <w:jc w:val="right"/>
              <w:rPr>
                <w:rFonts w:cs="Arial"/>
                <w:sz w:val="16"/>
                <w:szCs w:val="16"/>
              </w:rPr>
            </w:pPr>
            <w:r w:rsidRPr="00ED46C7">
              <w:rPr>
                <w:rFonts w:cs="Arial"/>
                <w:sz w:val="16"/>
                <w:szCs w:val="16"/>
              </w:rPr>
              <w:t>569</w:t>
            </w:r>
          </w:p>
        </w:tc>
        <w:tc>
          <w:tcPr>
            <w:tcW w:w="1041" w:type="dxa"/>
            <w:tcBorders>
              <w:top w:val="nil"/>
              <w:left w:val="nil"/>
              <w:bottom w:val="single" w:sz="4" w:space="0" w:color="auto"/>
              <w:right w:val="single" w:sz="4" w:space="0" w:color="auto"/>
            </w:tcBorders>
            <w:noWrap/>
            <w:vAlign w:val="bottom"/>
          </w:tcPr>
          <w:p w14:paraId="01C206EE" w14:textId="77777777" w:rsidR="009A033B" w:rsidRPr="00ED46C7" w:rsidRDefault="009A033B" w:rsidP="00B70186">
            <w:pPr>
              <w:spacing w:after="0" w:line="240" w:lineRule="auto"/>
              <w:jc w:val="right"/>
              <w:rPr>
                <w:rFonts w:cs="Arial"/>
                <w:sz w:val="16"/>
                <w:szCs w:val="16"/>
              </w:rPr>
            </w:pPr>
            <w:r w:rsidRPr="00ED46C7">
              <w:rPr>
                <w:rFonts w:cs="Arial"/>
                <w:sz w:val="16"/>
                <w:szCs w:val="16"/>
              </w:rPr>
              <w:t>547</w:t>
            </w:r>
          </w:p>
        </w:tc>
        <w:tc>
          <w:tcPr>
            <w:tcW w:w="986" w:type="dxa"/>
            <w:tcBorders>
              <w:top w:val="nil"/>
              <w:left w:val="nil"/>
              <w:bottom w:val="single" w:sz="4" w:space="0" w:color="auto"/>
              <w:right w:val="single" w:sz="4" w:space="0" w:color="auto"/>
            </w:tcBorders>
            <w:noWrap/>
            <w:vAlign w:val="bottom"/>
          </w:tcPr>
          <w:p w14:paraId="0B909648" w14:textId="77777777" w:rsidR="009A033B" w:rsidRPr="00ED46C7" w:rsidRDefault="009A033B" w:rsidP="00B70186">
            <w:pPr>
              <w:spacing w:after="0" w:line="240" w:lineRule="auto"/>
              <w:jc w:val="right"/>
              <w:rPr>
                <w:rFonts w:cs="Arial"/>
                <w:sz w:val="16"/>
                <w:szCs w:val="16"/>
              </w:rPr>
            </w:pPr>
            <w:r w:rsidRPr="00ED46C7">
              <w:rPr>
                <w:rFonts w:cs="Arial"/>
                <w:sz w:val="16"/>
                <w:szCs w:val="16"/>
              </w:rPr>
              <w:t>2,098</w:t>
            </w:r>
          </w:p>
        </w:tc>
        <w:tc>
          <w:tcPr>
            <w:tcW w:w="838" w:type="dxa"/>
            <w:tcBorders>
              <w:top w:val="nil"/>
              <w:left w:val="nil"/>
              <w:bottom w:val="single" w:sz="4" w:space="0" w:color="auto"/>
              <w:right w:val="single" w:sz="4" w:space="0" w:color="auto"/>
            </w:tcBorders>
            <w:noWrap/>
            <w:vAlign w:val="bottom"/>
          </w:tcPr>
          <w:p w14:paraId="44E1F604" w14:textId="77777777" w:rsidR="009A033B" w:rsidRPr="00ED46C7" w:rsidRDefault="009A033B" w:rsidP="00B70186">
            <w:pPr>
              <w:spacing w:after="0" w:line="240" w:lineRule="auto"/>
              <w:jc w:val="right"/>
              <w:rPr>
                <w:rFonts w:cs="Arial"/>
                <w:sz w:val="16"/>
                <w:szCs w:val="16"/>
              </w:rPr>
            </w:pPr>
            <w:r w:rsidRPr="00ED46C7">
              <w:rPr>
                <w:rFonts w:cs="Arial"/>
                <w:sz w:val="16"/>
                <w:szCs w:val="16"/>
              </w:rPr>
              <w:t>1,093</w:t>
            </w:r>
          </w:p>
        </w:tc>
      </w:tr>
      <w:tr w:rsidR="009A033B" w:rsidRPr="00ED46C7" w14:paraId="0A198B27"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5EB8CF8E"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Bonzola </w:t>
            </w:r>
          </w:p>
        </w:tc>
        <w:tc>
          <w:tcPr>
            <w:tcW w:w="1080" w:type="dxa"/>
            <w:tcBorders>
              <w:top w:val="nil"/>
              <w:left w:val="nil"/>
              <w:bottom w:val="single" w:sz="4" w:space="0" w:color="auto"/>
              <w:right w:val="single" w:sz="4" w:space="0" w:color="auto"/>
            </w:tcBorders>
            <w:noWrap/>
            <w:vAlign w:val="bottom"/>
            <w:hideMark/>
          </w:tcPr>
          <w:p w14:paraId="72FF51CD"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250,741</w:t>
            </w:r>
          </w:p>
        </w:tc>
        <w:tc>
          <w:tcPr>
            <w:tcW w:w="900" w:type="dxa"/>
            <w:tcBorders>
              <w:top w:val="nil"/>
              <w:left w:val="nil"/>
              <w:bottom w:val="single" w:sz="4" w:space="0" w:color="auto"/>
              <w:right w:val="single" w:sz="4" w:space="0" w:color="auto"/>
            </w:tcBorders>
            <w:noWrap/>
            <w:vAlign w:val="bottom"/>
          </w:tcPr>
          <w:p w14:paraId="47F20FCC" w14:textId="77777777" w:rsidR="009A033B" w:rsidRPr="00ED46C7" w:rsidRDefault="009A033B" w:rsidP="00B70186">
            <w:pPr>
              <w:spacing w:after="0" w:line="240" w:lineRule="auto"/>
              <w:jc w:val="right"/>
              <w:rPr>
                <w:rFonts w:cs="Arial"/>
                <w:sz w:val="16"/>
                <w:szCs w:val="16"/>
              </w:rPr>
            </w:pPr>
            <w:r w:rsidRPr="00ED46C7">
              <w:rPr>
                <w:rFonts w:cs="Arial"/>
                <w:sz w:val="16"/>
                <w:szCs w:val="16"/>
              </w:rPr>
              <w:t>641</w:t>
            </w:r>
          </w:p>
        </w:tc>
        <w:tc>
          <w:tcPr>
            <w:tcW w:w="720" w:type="dxa"/>
            <w:tcBorders>
              <w:top w:val="nil"/>
              <w:left w:val="nil"/>
              <w:bottom w:val="single" w:sz="4" w:space="0" w:color="auto"/>
              <w:right w:val="single" w:sz="4" w:space="0" w:color="auto"/>
            </w:tcBorders>
            <w:noWrap/>
            <w:vAlign w:val="bottom"/>
          </w:tcPr>
          <w:p w14:paraId="2C54D55C" w14:textId="77777777" w:rsidR="009A033B" w:rsidRPr="00ED46C7" w:rsidRDefault="009A033B" w:rsidP="00B70186">
            <w:pPr>
              <w:spacing w:after="0" w:line="240" w:lineRule="auto"/>
              <w:jc w:val="right"/>
              <w:rPr>
                <w:rFonts w:cs="Arial"/>
                <w:sz w:val="16"/>
                <w:szCs w:val="16"/>
              </w:rPr>
            </w:pPr>
            <w:r w:rsidRPr="00ED46C7">
              <w:rPr>
                <w:rFonts w:cs="Arial"/>
                <w:sz w:val="16"/>
                <w:szCs w:val="16"/>
              </w:rPr>
              <w:t>641</w:t>
            </w:r>
          </w:p>
        </w:tc>
        <w:tc>
          <w:tcPr>
            <w:tcW w:w="718" w:type="dxa"/>
            <w:tcBorders>
              <w:top w:val="nil"/>
              <w:left w:val="nil"/>
              <w:bottom w:val="single" w:sz="4" w:space="0" w:color="auto"/>
              <w:right w:val="single" w:sz="4" w:space="0" w:color="auto"/>
            </w:tcBorders>
            <w:noWrap/>
            <w:vAlign w:val="bottom"/>
          </w:tcPr>
          <w:p w14:paraId="4D89F281" w14:textId="77777777" w:rsidR="009A033B" w:rsidRPr="00ED46C7" w:rsidRDefault="009A033B" w:rsidP="00B70186">
            <w:pPr>
              <w:spacing w:after="0" w:line="240" w:lineRule="auto"/>
              <w:jc w:val="right"/>
              <w:rPr>
                <w:rFonts w:cs="Arial"/>
                <w:sz w:val="16"/>
                <w:szCs w:val="16"/>
              </w:rPr>
            </w:pPr>
            <w:r w:rsidRPr="00ED46C7">
              <w:rPr>
                <w:rFonts w:cs="Arial"/>
                <w:sz w:val="16"/>
                <w:szCs w:val="16"/>
              </w:rPr>
              <w:t>690</w:t>
            </w:r>
          </w:p>
        </w:tc>
        <w:tc>
          <w:tcPr>
            <w:tcW w:w="722" w:type="dxa"/>
            <w:tcBorders>
              <w:top w:val="nil"/>
              <w:left w:val="nil"/>
              <w:bottom w:val="single" w:sz="4" w:space="0" w:color="auto"/>
              <w:right w:val="single" w:sz="4" w:space="0" w:color="auto"/>
            </w:tcBorders>
            <w:noWrap/>
            <w:vAlign w:val="bottom"/>
          </w:tcPr>
          <w:p w14:paraId="40290EAA" w14:textId="77777777" w:rsidR="009A033B" w:rsidRPr="00ED46C7" w:rsidRDefault="009A033B" w:rsidP="00B70186">
            <w:pPr>
              <w:spacing w:after="0" w:line="240" w:lineRule="auto"/>
              <w:jc w:val="right"/>
              <w:rPr>
                <w:rFonts w:cs="Arial"/>
                <w:sz w:val="16"/>
                <w:szCs w:val="16"/>
              </w:rPr>
            </w:pPr>
            <w:r w:rsidRPr="00ED46C7">
              <w:rPr>
                <w:rFonts w:cs="Arial"/>
                <w:sz w:val="16"/>
                <w:szCs w:val="16"/>
              </w:rPr>
              <w:t>276</w:t>
            </w:r>
          </w:p>
        </w:tc>
        <w:tc>
          <w:tcPr>
            <w:tcW w:w="781" w:type="dxa"/>
            <w:tcBorders>
              <w:top w:val="nil"/>
              <w:left w:val="nil"/>
              <w:bottom w:val="single" w:sz="4" w:space="0" w:color="auto"/>
              <w:right w:val="single" w:sz="4" w:space="0" w:color="auto"/>
            </w:tcBorders>
            <w:noWrap/>
            <w:vAlign w:val="bottom"/>
          </w:tcPr>
          <w:p w14:paraId="02245465" w14:textId="77777777" w:rsidR="009A033B" w:rsidRPr="00ED46C7" w:rsidRDefault="009A033B" w:rsidP="00B70186">
            <w:pPr>
              <w:spacing w:after="0" w:line="240" w:lineRule="auto"/>
              <w:jc w:val="right"/>
              <w:rPr>
                <w:rFonts w:cs="Arial"/>
                <w:sz w:val="16"/>
                <w:szCs w:val="16"/>
              </w:rPr>
            </w:pPr>
            <w:r w:rsidRPr="00ED46C7">
              <w:rPr>
                <w:rFonts w:cs="Arial"/>
                <w:sz w:val="16"/>
                <w:szCs w:val="16"/>
              </w:rPr>
              <w:t>519</w:t>
            </w:r>
          </w:p>
        </w:tc>
        <w:tc>
          <w:tcPr>
            <w:tcW w:w="1036" w:type="dxa"/>
            <w:tcBorders>
              <w:top w:val="nil"/>
              <w:left w:val="nil"/>
              <w:bottom w:val="single" w:sz="4" w:space="0" w:color="auto"/>
              <w:right w:val="single" w:sz="4" w:space="0" w:color="auto"/>
            </w:tcBorders>
            <w:noWrap/>
            <w:vAlign w:val="bottom"/>
          </w:tcPr>
          <w:p w14:paraId="46C668DA" w14:textId="77777777" w:rsidR="009A033B" w:rsidRPr="00ED46C7" w:rsidRDefault="009A033B" w:rsidP="00B70186">
            <w:pPr>
              <w:spacing w:after="0" w:line="240" w:lineRule="auto"/>
              <w:jc w:val="right"/>
              <w:rPr>
                <w:rFonts w:cs="Arial"/>
                <w:sz w:val="16"/>
                <w:szCs w:val="16"/>
              </w:rPr>
            </w:pPr>
            <w:r w:rsidRPr="00ED46C7">
              <w:rPr>
                <w:rFonts w:cs="Arial"/>
                <w:sz w:val="16"/>
                <w:szCs w:val="16"/>
              </w:rPr>
              <w:t>631</w:t>
            </w:r>
          </w:p>
        </w:tc>
        <w:tc>
          <w:tcPr>
            <w:tcW w:w="902" w:type="dxa"/>
            <w:tcBorders>
              <w:top w:val="nil"/>
              <w:left w:val="nil"/>
              <w:bottom w:val="single" w:sz="4" w:space="0" w:color="auto"/>
              <w:right w:val="single" w:sz="4" w:space="0" w:color="auto"/>
            </w:tcBorders>
            <w:noWrap/>
            <w:vAlign w:val="bottom"/>
          </w:tcPr>
          <w:p w14:paraId="44B15BF3" w14:textId="77777777" w:rsidR="009A033B" w:rsidRPr="00ED46C7" w:rsidRDefault="009A033B" w:rsidP="00B70186">
            <w:pPr>
              <w:spacing w:after="0" w:line="240" w:lineRule="auto"/>
              <w:jc w:val="right"/>
              <w:rPr>
                <w:rFonts w:cs="Arial"/>
                <w:sz w:val="16"/>
                <w:szCs w:val="16"/>
              </w:rPr>
            </w:pPr>
            <w:r w:rsidRPr="00ED46C7">
              <w:rPr>
                <w:rFonts w:cs="Arial"/>
                <w:sz w:val="16"/>
                <w:szCs w:val="16"/>
              </w:rPr>
              <w:t>436</w:t>
            </w:r>
          </w:p>
        </w:tc>
        <w:tc>
          <w:tcPr>
            <w:tcW w:w="1036" w:type="dxa"/>
            <w:tcBorders>
              <w:top w:val="nil"/>
              <w:left w:val="nil"/>
              <w:bottom w:val="single" w:sz="4" w:space="0" w:color="auto"/>
              <w:right w:val="single" w:sz="4" w:space="0" w:color="auto"/>
            </w:tcBorders>
            <w:noWrap/>
            <w:vAlign w:val="bottom"/>
          </w:tcPr>
          <w:p w14:paraId="63214135" w14:textId="77777777" w:rsidR="009A033B" w:rsidRPr="00ED46C7" w:rsidRDefault="009A033B" w:rsidP="00B70186">
            <w:pPr>
              <w:spacing w:after="0" w:line="240" w:lineRule="auto"/>
              <w:jc w:val="right"/>
              <w:rPr>
                <w:rFonts w:cs="Arial"/>
                <w:sz w:val="16"/>
                <w:szCs w:val="16"/>
              </w:rPr>
            </w:pPr>
            <w:r w:rsidRPr="00ED46C7">
              <w:rPr>
                <w:rFonts w:cs="Arial"/>
                <w:sz w:val="16"/>
                <w:szCs w:val="16"/>
              </w:rPr>
              <w:t>559</w:t>
            </w:r>
          </w:p>
        </w:tc>
        <w:tc>
          <w:tcPr>
            <w:tcW w:w="1260" w:type="dxa"/>
            <w:tcBorders>
              <w:top w:val="nil"/>
              <w:left w:val="nil"/>
              <w:bottom w:val="single" w:sz="4" w:space="0" w:color="auto"/>
              <w:right w:val="single" w:sz="4" w:space="0" w:color="auto"/>
            </w:tcBorders>
            <w:noWrap/>
            <w:vAlign w:val="bottom"/>
          </w:tcPr>
          <w:p w14:paraId="0DCF767C" w14:textId="77777777" w:rsidR="009A033B" w:rsidRPr="00ED46C7" w:rsidRDefault="009A033B" w:rsidP="00B70186">
            <w:pPr>
              <w:spacing w:after="0" w:line="240" w:lineRule="auto"/>
              <w:jc w:val="right"/>
              <w:rPr>
                <w:rFonts w:cs="Arial"/>
                <w:sz w:val="16"/>
                <w:szCs w:val="16"/>
              </w:rPr>
            </w:pPr>
            <w:r w:rsidRPr="00ED46C7">
              <w:rPr>
                <w:rFonts w:cs="Arial"/>
                <w:sz w:val="16"/>
                <w:szCs w:val="16"/>
              </w:rPr>
              <w:t>14,022</w:t>
            </w:r>
          </w:p>
        </w:tc>
        <w:tc>
          <w:tcPr>
            <w:tcW w:w="845" w:type="dxa"/>
            <w:tcBorders>
              <w:top w:val="nil"/>
              <w:left w:val="nil"/>
              <w:bottom w:val="single" w:sz="4" w:space="0" w:color="auto"/>
              <w:right w:val="single" w:sz="4" w:space="0" w:color="auto"/>
            </w:tcBorders>
            <w:noWrap/>
            <w:vAlign w:val="bottom"/>
          </w:tcPr>
          <w:p w14:paraId="6B01198F" w14:textId="77777777" w:rsidR="009A033B" w:rsidRPr="00ED46C7" w:rsidRDefault="009A033B" w:rsidP="00B70186">
            <w:pPr>
              <w:spacing w:after="0" w:line="240" w:lineRule="auto"/>
              <w:jc w:val="right"/>
              <w:rPr>
                <w:rFonts w:cs="Arial"/>
                <w:sz w:val="16"/>
                <w:szCs w:val="16"/>
              </w:rPr>
            </w:pPr>
            <w:r w:rsidRPr="00ED46C7">
              <w:rPr>
                <w:rFonts w:cs="Arial"/>
                <w:sz w:val="16"/>
                <w:szCs w:val="16"/>
              </w:rPr>
              <w:t>276</w:t>
            </w:r>
          </w:p>
        </w:tc>
        <w:tc>
          <w:tcPr>
            <w:tcW w:w="1041" w:type="dxa"/>
            <w:tcBorders>
              <w:top w:val="nil"/>
              <w:left w:val="nil"/>
              <w:bottom w:val="single" w:sz="4" w:space="0" w:color="auto"/>
              <w:right w:val="single" w:sz="4" w:space="0" w:color="auto"/>
            </w:tcBorders>
            <w:noWrap/>
            <w:vAlign w:val="bottom"/>
          </w:tcPr>
          <w:p w14:paraId="243E6ABA" w14:textId="77777777" w:rsidR="009A033B" w:rsidRPr="00ED46C7" w:rsidRDefault="009A033B" w:rsidP="00B70186">
            <w:pPr>
              <w:spacing w:after="0" w:line="240" w:lineRule="auto"/>
              <w:jc w:val="right"/>
              <w:rPr>
                <w:rFonts w:cs="Arial"/>
                <w:sz w:val="16"/>
                <w:szCs w:val="16"/>
              </w:rPr>
            </w:pPr>
            <w:r w:rsidRPr="00ED46C7">
              <w:rPr>
                <w:rFonts w:cs="Arial"/>
                <w:sz w:val="16"/>
                <w:szCs w:val="16"/>
              </w:rPr>
              <w:t>171</w:t>
            </w:r>
          </w:p>
        </w:tc>
        <w:tc>
          <w:tcPr>
            <w:tcW w:w="986" w:type="dxa"/>
            <w:tcBorders>
              <w:top w:val="nil"/>
              <w:left w:val="nil"/>
              <w:bottom w:val="single" w:sz="4" w:space="0" w:color="auto"/>
              <w:right w:val="single" w:sz="4" w:space="0" w:color="auto"/>
            </w:tcBorders>
            <w:noWrap/>
            <w:vAlign w:val="bottom"/>
          </w:tcPr>
          <w:p w14:paraId="09912B14" w14:textId="77777777" w:rsidR="009A033B" w:rsidRPr="00ED46C7" w:rsidRDefault="009A033B" w:rsidP="00B70186">
            <w:pPr>
              <w:spacing w:after="0" w:line="240" w:lineRule="auto"/>
              <w:jc w:val="right"/>
              <w:rPr>
                <w:rFonts w:cs="Arial"/>
                <w:sz w:val="16"/>
                <w:szCs w:val="16"/>
              </w:rPr>
            </w:pPr>
            <w:r w:rsidRPr="00ED46C7">
              <w:rPr>
                <w:rFonts w:cs="Arial"/>
                <w:sz w:val="16"/>
                <w:szCs w:val="16"/>
              </w:rPr>
              <w:t>3,280</w:t>
            </w:r>
          </w:p>
        </w:tc>
        <w:tc>
          <w:tcPr>
            <w:tcW w:w="838" w:type="dxa"/>
            <w:tcBorders>
              <w:top w:val="nil"/>
              <w:left w:val="nil"/>
              <w:bottom w:val="single" w:sz="4" w:space="0" w:color="auto"/>
              <w:right w:val="single" w:sz="4" w:space="0" w:color="auto"/>
            </w:tcBorders>
            <w:noWrap/>
            <w:vAlign w:val="bottom"/>
          </w:tcPr>
          <w:p w14:paraId="212E5903" w14:textId="77777777" w:rsidR="009A033B" w:rsidRPr="00ED46C7" w:rsidRDefault="009A033B" w:rsidP="00B70186">
            <w:pPr>
              <w:spacing w:after="0" w:line="240" w:lineRule="auto"/>
              <w:jc w:val="right"/>
              <w:rPr>
                <w:rFonts w:cs="Arial"/>
                <w:sz w:val="16"/>
                <w:szCs w:val="16"/>
              </w:rPr>
            </w:pPr>
            <w:r w:rsidRPr="00ED46C7">
              <w:rPr>
                <w:rFonts w:cs="Arial"/>
                <w:sz w:val="16"/>
                <w:szCs w:val="16"/>
              </w:rPr>
              <w:t>490</w:t>
            </w:r>
          </w:p>
        </w:tc>
      </w:tr>
      <w:tr w:rsidR="009A033B" w:rsidRPr="00ED46C7" w14:paraId="695BE6FE"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10FC2073"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Cilundu </w:t>
            </w:r>
          </w:p>
        </w:tc>
        <w:tc>
          <w:tcPr>
            <w:tcW w:w="1080" w:type="dxa"/>
            <w:tcBorders>
              <w:top w:val="nil"/>
              <w:left w:val="nil"/>
              <w:bottom w:val="single" w:sz="4" w:space="0" w:color="auto"/>
              <w:right w:val="single" w:sz="4" w:space="0" w:color="auto"/>
            </w:tcBorders>
            <w:noWrap/>
            <w:vAlign w:val="bottom"/>
            <w:hideMark/>
          </w:tcPr>
          <w:p w14:paraId="3375A7FB"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255,670</w:t>
            </w:r>
          </w:p>
        </w:tc>
        <w:tc>
          <w:tcPr>
            <w:tcW w:w="900" w:type="dxa"/>
            <w:tcBorders>
              <w:top w:val="nil"/>
              <w:left w:val="nil"/>
              <w:bottom w:val="single" w:sz="4" w:space="0" w:color="auto"/>
              <w:right w:val="single" w:sz="4" w:space="0" w:color="auto"/>
            </w:tcBorders>
            <w:noWrap/>
            <w:vAlign w:val="bottom"/>
          </w:tcPr>
          <w:p w14:paraId="43BA179C" w14:textId="77777777" w:rsidR="009A033B" w:rsidRPr="00ED46C7" w:rsidRDefault="009A033B" w:rsidP="00B70186">
            <w:pPr>
              <w:spacing w:after="0" w:line="240" w:lineRule="auto"/>
              <w:jc w:val="right"/>
              <w:rPr>
                <w:rFonts w:cs="Arial"/>
                <w:sz w:val="16"/>
                <w:szCs w:val="16"/>
              </w:rPr>
            </w:pPr>
            <w:r w:rsidRPr="00ED46C7">
              <w:rPr>
                <w:rFonts w:cs="Arial"/>
                <w:sz w:val="16"/>
                <w:szCs w:val="16"/>
              </w:rPr>
              <w:t>917</w:t>
            </w:r>
          </w:p>
        </w:tc>
        <w:tc>
          <w:tcPr>
            <w:tcW w:w="720" w:type="dxa"/>
            <w:tcBorders>
              <w:top w:val="nil"/>
              <w:left w:val="nil"/>
              <w:bottom w:val="single" w:sz="4" w:space="0" w:color="auto"/>
              <w:right w:val="single" w:sz="4" w:space="0" w:color="auto"/>
            </w:tcBorders>
            <w:noWrap/>
            <w:vAlign w:val="bottom"/>
          </w:tcPr>
          <w:p w14:paraId="552883D4" w14:textId="77777777" w:rsidR="009A033B" w:rsidRPr="00ED46C7" w:rsidRDefault="009A033B" w:rsidP="00B70186">
            <w:pPr>
              <w:spacing w:after="0" w:line="240" w:lineRule="auto"/>
              <w:jc w:val="right"/>
              <w:rPr>
                <w:rFonts w:cs="Arial"/>
                <w:sz w:val="16"/>
                <w:szCs w:val="16"/>
              </w:rPr>
            </w:pPr>
            <w:r w:rsidRPr="00ED46C7">
              <w:rPr>
                <w:rFonts w:cs="Arial"/>
                <w:sz w:val="16"/>
                <w:szCs w:val="16"/>
              </w:rPr>
              <w:t>858</w:t>
            </w:r>
          </w:p>
        </w:tc>
        <w:tc>
          <w:tcPr>
            <w:tcW w:w="718" w:type="dxa"/>
            <w:tcBorders>
              <w:top w:val="nil"/>
              <w:left w:val="nil"/>
              <w:bottom w:val="single" w:sz="4" w:space="0" w:color="auto"/>
              <w:right w:val="single" w:sz="4" w:space="0" w:color="auto"/>
            </w:tcBorders>
            <w:noWrap/>
            <w:vAlign w:val="bottom"/>
          </w:tcPr>
          <w:p w14:paraId="0E5632C9" w14:textId="77777777" w:rsidR="009A033B" w:rsidRPr="00ED46C7" w:rsidRDefault="009A033B" w:rsidP="00B70186">
            <w:pPr>
              <w:spacing w:after="0" w:line="240" w:lineRule="auto"/>
              <w:jc w:val="right"/>
              <w:rPr>
                <w:rFonts w:cs="Arial"/>
                <w:sz w:val="16"/>
                <w:szCs w:val="16"/>
              </w:rPr>
            </w:pPr>
            <w:r w:rsidRPr="00ED46C7">
              <w:rPr>
                <w:rFonts w:cs="Arial"/>
                <w:sz w:val="16"/>
                <w:szCs w:val="16"/>
              </w:rPr>
              <w:t>682</w:t>
            </w:r>
          </w:p>
        </w:tc>
        <w:tc>
          <w:tcPr>
            <w:tcW w:w="722" w:type="dxa"/>
            <w:tcBorders>
              <w:top w:val="nil"/>
              <w:left w:val="nil"/>
              <w:bottom w:val="single" w:sz="4" w:space="0" w:color="auto"/>
              <w:right w:val="single" w:sz="4" w:space="0" w:color="auto"/>
            </w:tcBorders>
            <w:noWrap/>
            <w:vAlign w:val="bottom"/>
          </w:tcPr>
          <w:p w14:paraId="1BE70989" w14:textId="77777777" w:rsidR="009A033B" w:rsidRPr="00ED46C7" w:rsidRDefault="009A033B" w:rsidP="00B70186">
            <w:pPr>
              <w:spacing w:after="0" w:line="240" w:lineRule="auto"/>
              <w:jc w:val="right"/>
              <w:rPr>
                <w:rFonts w:cs="Arial"/>
                <w:sz w:val="16"/>
                <w:szCs w:val="16"/>
              </w:rPr>
            </w:pPr>
            <w:r w:rsidRPr="00ED46C7">
              <w:rPr>
                <w:rFonts w:cs="Arial"/>
                <w:sz w:val="16"/>
                <w:szCs w:val="16"/>
              </w:rPr>
              <w:t>773</w:t>
            </w:r>
          </w:p>
        </w:tc>
        <w:tc>
          <w:tcPr>
            <w:tcW w:w="781" w:type="dxa"/>
            <w:tcBorders>
              <w:top w:val="nil"/>
              <w:left w:val="nil"/>
              <w:bottom w:val="single" w:sz="4" w:space="0" w:color="auto"/>
              <w:right w:val="single" w:sz="4" w:space="0" w:color="auto"/>
            </w:tcBorders>
            <w:noWrap/>
            <w:vAlign w:val="bottom"/>
          </w:tcPr>
          <w:p w14:paraId="09658F4F" w14:textId="77777777" w:rsidR="009A033B" w:rsidRPr="00ED46C7" w:rsidRDefault="009A033B" w:rsidP="00B70186">
            <w:pPr>
              <w:spacing w:after="0" w:line="240" w:lineRule="auto"/>
              <w:jc w:val="right"/>
              <w:rPr>
                <w:rFonts w:cs="Arial"/>
                <w:sz w:val="16"/>
                <w:szCs w:val="16"/>
              </w:rPr>
            </w:pPr>
            <w:r w:rsidRPr="00ED46C7">
              <w:rPr>
                <w:rFonts w:cs="Arial"/>
                <w:sz w:val="16"/>
                <w:szCs w:val="16"/>
              </w:rPr>
              <w:t>1,001</w:t>
            </w:r>
          </w:p>
        </w:tc>
        <w:tc>
          <w:tcPr>
            <w:tcW w:w="1036" w:type="dxa"/>
            <w:tcBorders>
              <w:top w:val="nil"/>
              <w:left w:val="nil"/>
              <w:bottom w:val="single" w:sz="4" w:space="0" w:color="auto"/>
              <w:right w:val="single" w:sz="4" w:space="0" w:color="auto"/>
            </w:tcBorders>
            <w:noWrap/>
            <w:vAlign w:val="bottom"/>
          </w:tcPr>
          <w:p w14:paraId="18378891" w14:textId="77777777" w:rsidR="009A033B" w:rsidRPr="00ED46C7" w:rsidRDefault="009A033B" w:rsidP="00B70186">
            <w:pPr>
              <w:spacing w:after="0" w:line="240" w:lineRule="auto"/>
              <w:jc w:val="right"/>
              <w:rPr>
                <w:rFonts w:cs="Arial"/>
                <w:sz w:val="16"/>
                <w:szCs w:val="16"/>
              </w:rPr>
            </w:pPr>
            <w:r w:rsidRPr="00ED46C7">
              <w:rPr>
                <w:rFonts w:cs="Arial"/>
                <w:sz w:val="16"/>
                <w:szCs w:val="16"/>
              </w:rPr>
              <w:t>528</w:t>
            </w:r>
          </w:p>
        </w:tc>
        <w:tc>
          <w:tcPr>
            <w:tcW w:w="902" w:type="dxa"/>
            <w:tcBorders>
              <w:top w:val="nil"/>
              <w:left w:val="nil"/>
              <w:bottom w:val="single" w:sz="4" w:space="0" w:color="auto"/>
              <w:right w:val="single" w:sz="4" w:space="0" w:color="auto"/>
            </w:tcBorders>
            <w:noWrap/>
            <w:vAlign w:val="bottom"/>
          </w:tcPr>
          <w:p w14:paraId="257EE55D" w14:textId="77777777" w:rsidR="009A033B" w:rsidRPr="00ED46C7" w:rsidRDefault="009A033B" w:rsidP="00B70186">
            <w:pPr>
              <w:spacing w:after="0" w:line="240" w:lineRule="auto"/>
              <w:jc w:val="right"/>
              <w:rPr>
                <w:rFonts w:cs="Arial"/>
                <w:sz w:val="16"/>
                <w:szCs w:val="16"/>
              </w:rPr>
            </w:pPr>
            <w:r w:rsidRPr="00ED46C7">
              <w:rPr>
                <w:rFonts w:cs="Arial"/>
                <w:sz w:val="16"/>
                <w:szCs w:val="16"/>
              </w:rPr>
              <w:t>965</w:t>
            </w:r>
          </w:p>
        </w:tc>
        <w:tc>
          <w:tcPr>
            <w:tcW w:w="1036" w:type="dxa"/>
            <w:tcBorders>
              <w:top w:val="nil"/>
              <w:left w:val="nil"/>
              <w:bottom w:val="single" w:sz="4" w:space="0" w:color="auto"/>
              <w:right w:val="single" w:sz="4" w:space="0" w:color="auto"/>
            </w:tcBorders>
            <w:noWrap/>
            <w:vAlign w:val="bottom"/>
          </w:tcPr>
          <w:p w14:paraId="1031ED97" w14:textId="77777777" w:rsidR="009A033B" w:rsidRPr="00ED46C7" w:rsidRDefault="009A033B" w:rsidP="00B70186">
            <w:pPr>
              <w:spacing w:after="0" w:line="240" w:lineRule="auto"/>
              <w:jc w:val="right"/>
              <w:rPr>
                <w:rFonts w:cs="Arial"/>
                <w:sz w:val="16"/>
                <w:szCs w:val="16"/>
              </w:rPr>
            </w:pPr>
            <w:r w:rsidRPr="00ED46C7">
              <w:rPr>
                <w:rFonts w:cs="Arial"/>
                <w:sz w:val="16"/>
                <w:szCs w:val="16"/>
              </w:rPr>
              <w:t>532</w:t>
            </w:r>
          </w:p>
        </w:tc>
        <w:tc>
          <w:tcPr>
            <w:tcW w:w="1260" w:type="dxa"/>
            <w:tcBorders>
              <w:top w:val="nil"/>
              <w:left w:val="nil"/>
              <w:bottom w:val="single" w:sz="4" w:space="0" w:color="auto"/>
              <w:right w:val="single" w:sz="4" w:space="0" w:color="auto"/>
            </w:tcBorders>
            <w:noWrap/>
            <w:vAlign w:val="bottom"/>
          </w:tcPr>
          <w:p w14:paraId="6674744C" w14:textId="77777777" w:rsidR="009A033B" w:rsidRPr="00ED46C7" w:rsidRDefault="009A033B" w:rsidP="00B70186">
            <w:pPr>
              <w:spacing w:after="0" w:line="240" w:lineRule="auto"/>
              <w:jc w:val="right"/>
              <w:rPr>
                <w:rFonts w:cs="Arial"/>
                <w:sz w:val="16"/>
                <w:szCs w:val="16"/>
              </w:rPr>
            </w:pPr>
            <w:r w:rsidRPr="00ED46C7">
              <w:rPr>
                <w:rFonts w:cs="Arial"/>
                <w:sz w:val="16"/>
                <w:szCs w:val="16"/>
              </w:rPr>
              <w:t>8,431</w:t>
            </w:r>
          </w:p>
        </w:tc>
        <w:tc>
          <w:tcPr>
            <w:tcW w:w="845" w:type="dxa"/>
            <w:tcBorders>
              <w:top w:val="nil"/>
              <w:left w:val="nil"/>
              <w:bottom w:val="single" w:sz="4" w:space="0" w:color="auto"/>
              <w:right w:val="single" w:sz="4" w:space="0" w:color="auto"/>
            </w:tcBorders>
            <w:noWrap/>
            <w:vAlign w:val="bottom"/>
          </w:tcPr>
          <w:p w14:paraId="1C9E7B87" w14:textId="77777777" w:rsidR="009A033B" w:rsidRPr="00ED46C7" w:rsidRDefault="009A033B" w:rsidP="00B70186">
            <w:pPr>
              <w:spacing w:after="0" w:line="240" w:lineRule="auto"/>
              <w:jc w:val="right"/>
              <w:rPr>
                <w:rFonts w:cs="Arial"/>
                <w:sz w:val="16"/>
                <w:szCs w:val="16"/>
              </w:rPr>
            </w:pPr>
            <w:r w:rsidRPr="00ED46C7">
              <w:rPr>
                <w:rFonts w:cs="Arial"/>
                <w:sz w:val="16"/>
                <w:szCs w:val="16"/>
              </w:rPr>
              <w:t>767</w:t>
            </w:r>
          </w:p>
        </w:tc>
        <w:tc>
          <w:tcPr>
            <w:tcW w:w="1041" w:type="dxa"/>
            <w:tcBorders>
              <w:top w:val="nil"/>
              <w:left w:val="nil"/>
              <w:bottom w:val="single" w:sz="4" w:space="0" w:color="auto"/>
              <w:right w:val="single" w:sz="4" w:space="0" w:color="auto"/>
            </w:tcBorders>
            <w:noWrap/>
            <w:vAlign w:val="bottom"/>
          </w:tcPr>
          <w:p w14:paraId="06F59D73" w14:textId="77777777" w:rsidR="009A033B" w:rsidRPr="00ED46C7" w:rsidRDefault="009A033B" w:rsidP="00B70186">
            <w:pPr>
              <w:spacing w:after="0" w:line="240" w:lineRule="auto"/>
              <w:jc w:val="right"/>
              <w:rPr>
                <w:rFonts w:cs="Arial"/>
                <w:sz w:val="16"/>
                <w:szCs w:val="16"/>
              </w:rPr>
            </w:pPr>
            <w:r w:rsidRPr="00ED46C7">
              <w:rPr>
                <w:rFonts w:cs="Arial"/>
                <w:sz w:val="16"/>
                <w:szCs w:val="16"/>
              </w:rPr>
              <w:t>1,106</w:t>
            </w:r>
          </w:p>
        </w:tc>
        <w:tc>
          <w:tcPr>
            <w:tcW w:w="986" w:type="dxa"/>
            <w:tcBorders>
              <w:top w:val="nil"/>
              <w:left w:val="nil"/>
              <w:bottom w:val="single" w:sz="4" w:space="0" w:color="auto"/>
              <w:right w:val="single" w:sz="4" w:space="0" w:color="auto"/>
            </w:tcBorders>
            <w:noWrap/>
            <w:vAlign w:val="bottom"/>
          </w:tcPr>
          <w:p w14:paraId="17A5E91F" w14:textId="77777777" w:rsidR="009A033B" w:rsidRPr="00ED46C7" w:rsidRDefault="009A033B" w:rsidP="00B70186">
            <w:pPr>
              <w:spacing w:after="0" w:line="240" w:lineRule="auto"/>
              <w:jc w:val="right"/>
              <w:rPr>
                <w:rFonts w:cs="Arial"/>
                <w:sz w:val="16"/>
                <w:szCs w:val="16"/>
              </w:rPr>
            </w:pPr>
            <w:r w:rsidRPr="00ED46C7">
              <w:rPr>
                <w:rFonts w:cs="Arial"/>
                <w:sz w:val="16"/>
                <w:szCs w:val="16"/>
              </w:rPr>
              <w:t>4,134</w:t>
            </w:r>
          </w:p>
        </w:tc>
        <w:tc>
          <w:tcPr>
            <w:tcW w:w="838" w:type="dxa"/>
            <w:tcBorders>
              <w:top w:val="nil"/>
              <w:left w:val="nil"/>
              <w:bottom w:val="single" w:sz="4" w:space="0" w:color="auto"/>
              <w:right w:val="single" w:sz="4" w:space="0" w:color="auto"/>
            </w:tcBorders>
            <w:noWrap/>
            <w:vAlign w:val="bottom"/>
          </w:tcPr>
          <w:p w14:paraId="52ED0168" w14:textId="77777777" w:rsidR="009A033B" w:rsidRPr="00ED46C7" w:rsidRDefault="009A033B" w:rsidP="00B70186">
            <w:pPr>
              <w:spacing w:after="0" w:line="240" w:lineRule="auto"/>
              <w:jc w:val="right"/>
              <w:rPr>
                <w:rFonts w:cs="Arial"/>
                <w:sz w:val="16"/>
                <w:szCs w:val="16"/>
              </w:rPr>
            </w:pPr>
            <w:r w:rsidRPr="00ED46C7">
              <w:rPr>
                <w:rFonts w:cs="Arial"/>
                <w:sz w:val="16"/>
                <w:szCs w:val="16"/>
              </w:rPr>
              <w:t>777</w:t>
            </w:r>
          </w:p>
        </w:tc>
      </w:tr>
      <w:tr w:rsidR="009A033B" w:rsidRPr="00ED46C7" w14:paraId="0426F62D"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05B993EA"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Citenge </w:t>
            </w:r>
          </w:p>
        </w:tc>
        <w:tc>
          <w:tcPr>
            <w:tcW w:w="1080" w:type="dxa"/>
            <w:tcBorders>
              <w:top w:val="nil"/>
              <w:left w:val="nil"/>
              <w:bottom w:val="single" w:sz="4" w:space="0" w:color="auto"/>
              <w:right w:val="single" w:sz="4" w:space="0" w:color="auto"/>
            </w:tcBorders>
            <w:noWrap/>
            <w:vAlign w:val="bottom"/>
            <w:hideMark/>
          </w:tcPr>
          <w:p w14:paraId="3B6C323A"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328,142</w:t>
            </w:r>
          </w:p>
        </w:tc>
        <w:tc>
          <w:tcPr>
            <w:tcW w:w="900" w:type="dxa"/>
            <w:tcBorders>
              <w:top w:val="nil"/>
              <w:left w:val="nil"/>
              <w:bottom w:val="single" w:sz="4" w:space="0" w:color="auto"/>
              <w:right w:val="single" w:sz="4" w:space="0" w:color="auto"/>
            </w:tcBorders>
            <w:noWrap/>
            <w:vAlign w:val="bottom"/>
          </w:tcPr>
          <w:p w14:paraId="40CFBA14" w14:textId="77777777" w:rsidR="009A033B" w:rsidRPr="00ED46C7" w:rsidRDefault="009A033B" w:rsidP="00B70186">
            <w:pPr>
              <w:spacing w:after="0" w:line="240" w:lineRule="auto"/>
              <w:jc w:val="right"/>
              <w:rPr>
                <w:rFonts w:cs="Arial"/>
                <w:sz w:val="16"/>
                <w:szCs w:val="16"/>
              </w:rPr>
            </w:pPr>
            <w:r w:rsidRPr="00ED46C7">
              <w:rPr>
                <w:rFonts w:cs="Arial"/>
                <w:sz w:val="16"/>
                <w:szCs w:val="16"/>
              </w:rPr>
              <w:t>713</w:t>
            </w:r>
          </w:p>
        </w:tc>
        <w:tc>
          <w:tcPr>
            <w:tcW w:w="720" w:type="dxa"/>
            <w:tcBorders>
              <w:top w:val="nil"/>
              <w:left w:val="nil"/>
              <w:bottom w:val="single" w:sz="4" w:space="0" w:color="auto"/>
              <w:right w:val="single" w:sz="4" w:space="0" w:color="auto"/>
            </w:tcBorders>
            <w:noWrap/>
            <w:vAlign w:val="bottom"/>
          </w:tcPr>
          <w:p w14:paraId="7C227764" w14:textId="77777777" w:rsidR="009A033B" w:rsidRPr="00ED46C7" w:rsidRDefault="009A033B" w:rsidP="00B70186">
            <w:pPr>
              <w:spacing w:after="0" w:line="240" w:lineRule="auto"/>
              <w:jc w:val="right"/>
              <w:rPr>
                <w:rFonts w:cs="Arial"/>
                <w:sz w:val="16"/>
                <w:szCs w:val="16"/>
              </w:rPr>
            </w:pPr>
            <w:r w:rsidRPr="00ED46C7">
              <w:rPr>
                <w:rFonts w:cs="Arial"/>
                <w:sz w:val="16"/>
                <w:szCs w:val="16"/>
              </w:rPr>
              <w:t>708</w:t>
            </w:r>
          </w:p>
        </w:tc>
        <w:tc>
          <w:tcPr>
            <w:tcW w:w="718" w:type="dxa"/>
            <w:tcBorders>
              <w:top w:val="nil"/>
              <w:left w:val="nil"/>
              <w:bottom w:val="single" w:sz="4" w:space="0" w:color="auto"/>
              <w:right w:val="single" w:sz="4" w:space="0" w:color="auto"/>
            </w:tcBorders>
            <w:noWrap/>
            <w:vAlign w:val="bottom"/>
          </w:tcPr>
          <w:p w14:paraId="514B2745" w14:textId="77777777" w:rsidR="009A033B" w:rsidRPr="00ED46C7" w:rsidRDefault="009A033B" w:rsidP="00B70186">
            <w:pPr>
              <w:spacing w:after="0" w:line="240" w:lineRule="auto"/>
              <w:jc w:val="right"/>
              <w:rPr>
                <w:rFonts w:cs="Arial"/>
                <w:sz w:val="16"/>
                <w:szCs w:val="16"/>
              </w:rPr>
            </w:pPr>
            <w:r w:rsidRPr="00ED46C7">
              <w:rPr>
                <w:rFonts w:cs="Arial"/>
                <w:sz w:val="16"/>
                <w:szCs w:val="16"/>
              </w:rPr>
              <w:t>946</w:t>
            </w:r>
          </w:p>
        </w:tc>
        <w:tc>
          <w:tcPr>
            <w:tcW w:w="722" w:type="dxa"/>
            <w:tcBorders>
              <w:top w:val="nil"/>
              <w:left w:val="nil"/>
              <w:bottom w:val="single" w:sz="4" w:space="0" w:color="auto"/>
              <w:right w:val="single" w:sz="4" w:space="0" w:color="auto"/>
            </w:tcBorders>
            <w:noWrap/>
            <w:vAlign w:val="bottom"/>
          </w:tcPr>
          <w:p w14:paraId="4B2E6A4B" w14:textId="77777777" w:rsidR="009A033B" w:rsidRPr="00ED46C7" w:rsidRDefault="009A033B" w:rsidP="00B70186">
            <w:pPr>
              <w:spacing w:after="0" w:line="240" w:lineRule="auto"/>
              <w:jc w:val="right"/>
              <w:rPr>
                <w:rFonts w:cs="Arial"/>
                <w:sz w:val="16"/>
                <w:szCs w:val="16"/>
              </w:rPr>
            </w:pPr>
            <w:r w:rsidRPr="00ED46C7">
              <w:rPr>
                <w:rFonts w:cs="Arial"/>
                <w:sz w:val="16"/>
                <w:szCs w:val="16"/>
              </w:rPr>
              <w:t>754</w:t>
            </w:r>
          </w:p>
        </w:tc>
        <w:tc>
          <w:tcPr>
            <w:tcW w:w="781" w:type="dxa"/>
            <w:tcBorders>
              <w:top w:val="nil"/>
              <w:left w:val="nil"/>
              <w:bottom w:val="single" w:sz="4" w:space="0" w:color="auto"/>
              <w:right w:val="single" w:sz="4" w:space="0" w:color="auto"/>
            </w:tcBorders>
            <w:noWrap/>
            <w:vAlign w:val="bottom"/>
          </w:tcPr>
          <w:p w14:paraId="4EB08C1F" w14:textId="77777777" w:rsidR="009A033B" w:rsidRPr="00ED46C7" w:rsidRDefault="009A033B" w:rsidP="00B70186">
            <w:pPr>
              <w:spacing w:after="0" w:line="240" w:lineRule="auto"/>
              <w:jc w:val="right"/>
              <w:rPr>
                <w:rFonts w:cs="Arial"/>
                <w:sz w:val="16"/>
                <w:szCs w:val="16"/>
              </w:rPr>
            </w:pPr>
            <w:r w:rsidRPr="00ED46C7">
              <w:rPr>
                <w:rFonts w:cs="Arial"/>
                <w:sz w:val="16"/>
                <w:szCs w:val="16"/>
              </w:rPr>
              <w:t>681</w:t>
            </w:r>
          </w:p>
        </w:tc>
        <w:tc>
          <w:tcPr>
            <w:tcW w:w="1036" w:type="dxa"/>
            <w:tcBorders>
              <w:top w:val="nil"/>
              <w:left w:val="nil"/>
              <w:bottom w:val="single" w:sz="4" w:space="0" w:color="auto"/>
              <w:right w:val="single" w:sz="4" w:space="0" w:color="auto"/>
            </w:tcBorders>
            <w:noWrap/>
            <w:vAlign w:val="bottom"/>
          </w:tcPr>
          <w:p w14:paraId="65FC6909" w14:textId="77777777" w:rsidR="009A033B" w:rsidRPr="00ED46C7" w:rsidRDefault="009A033B" w:rsidP="00B70186">
            <w:pPr>
              <w:spacing w:after="0" w:line="240" w:lineRule="auto"/>
              <w:jc w:val="right"/>
              <w:rPr>
                <w:rFonts w:cs="Arial"/>
                <w:sz w:val="16"/>
                <w:szCs w:val="16"/>
              </w:rPr>
            </w:pPr>
            <w:r w:rsidRPr="00ED46C7">
              <w:rPr>
                <w:rFonts w:cs="Arial"/>
                <w:sz w:val="16"/>
                <w:szCs w:val="16"/>
              </w:rPr>
              <w:t>138</w:t>
            </w:r>
          </w:p>
        </w:tc>
        <w:tc>
          <w:tcPr>
            <w:tcW w:w="902" w:type="dxa"/>
            <w:tcBorders>
              <w:top w:val="nil"/>
              <w:left w:val="nil"/>
              <w:bottom w:val="single" w:sz="4" w:space="0" w:color="auto"/>
              <w:right w:val="single" w:sz="4" w:space="0" w:color="auto"/>
            </w:tcBorders>
            <w:noWrap/>
            <w:vAlign w:val="bottom"/>
          </w:tcPr>
          <w:p w14:paraId="1F566E11" w14:textId="77777777" w:rsidR="009A033B" w:rsidRPr="00ED46C7" w:rsidRDefault="009A033B" w:rsidP="00B70186">
            <w:pPr>
              <w:spacing w:after="0" w:line="240" w:lineRule="auto"/>
              <w:jc w:val="right"/>
              <w:rPr>
                <w:rFonts w:cs="Arial"/>
                <w:sz w:val="16"/>
                <w:szCs w:val="16"/>
              </w:rPr>
            </w:pPr>
            <w:r w:rsidRPr="00ED46C7">
              <w:rPr>
                <w:rFonts w:cs="Arial"/>
                <w:sz w:val="16"/>
                <w:szCs w:val="16"/>
              </w:rPr>
              <w:t>650</w:t>
            </w:r>
          </w:p>
        </w:tc>
        <w:tc>
          <w:tcPr>
            <w:tcW w:w="1036" w:type="dxa"/>
            <w:tcBorders>
              <w:top w:val="nil"/>
              <w:left w:val="nil"/>
              <w:bottom w:val="single" w:sz="4" w:space="0" w:color="auto"/>
              <w:right w:val="single" w:sz="4" w:space="0" w:color="auto"/>
            </w:tcBorders>
            <w:noWrap/>
            <w:vAlign w:val="bottom"/>
          </w:tcPr>
          <w:p w14:paraId="51C935F3" w14:textId="77777777" w:rsidR="009A033B" w:rsidRPr="00ED46C7" w:rsidRDefault="009A033B" w:rsidP="00B70186">
            <w:pPr>
              <w:spacing w:after="0" w:line="240" w:lineRule="auto"/>
              <w:jc w:val="right"/>
              <w:rPr>
                <w:rFonts w:cs="Arial"/>
                <w:sz w:val="16"/>
                <w:szCs w:val="16"/>
              </w:rPr>
            </w:pPr>
            <w:r w:rsidRPr="00ED46C7">
              <w:rPr>
                <w:rFonts w:cs="Arial"/>
                <w:sz w:val="16"/>
                <w:szCs w:val="16"/>
              </w:rPr>
              <w:t>28</w:t>
            </w:r>
          </w:p>
        </w:tc>
        <w:tc>
          <w:tcPr>
            <w:tcW w:w="1260" w:type="dxa"/>
            <w:tcBorders>
              <w:top w:val="nil"/>
              <w:left w:val="nil"/>
              <w:bottom w:val="single" w:sz="4" w:space="0" w:color="auto"/>
              <w:right w:val="single" w:sz="4" w:space="0" w:color="auto"/>
            </w:tcBorders>
            <w:noWrap/>
            <w:vAlign w:val="bottom"/>
          </w:tcPr>
          <w:p w14:paraId="2F2798D3" w14:textId="77777777" w:rsidR="009A033B" w:rsidRPr="00ED46C7" w:rsidRDefault="009A033B" w:rsidP="00B70186">
            <w:pPr>
              <w:spacing w:after="0" w:line="240" w:lineRule="auto"/>
              <w:jc w:val="right"/>
              <w:rPr>
                <w:rFonts w:cs="Arial"/>
                <w:sz w:val="16"/>
                <w:szCs w:val="16"/>
              </w:rPr>
            </w:pPr>
            <w:r w:rsidRPr="00ED46C7">
              <w:rPr>
                <w:rFonts w:cs="Arial"/>
                <w:sz w:val="16"/>
                <w:szCs w:val="16"/>
              </w:rPr>
              <w:t>4,811</w:t>
            </w:r>
          </w:p>
        </w:tc>
        <w:tc>
          <w:tcPr>
            <w:tcW w:w="845" w:type="dxa"/>
            <w:tcBorders>
              <w:top w:val="nil"/>
              <w:left w:val="nil"/>
              <w:bottom w:val="single" w:sz="4" w:space="0" w:color="auto"/>
              <w:right w:val="single" w:sz="4" w:space="0" w:color="auto"/>
            </w:tcBorders>
            <w:noWrap/>
            <w:vAlign w:val="bottom"/>
          </w:tcPr>
          <w:p w14:paraId="1D1E9F8F" w14:textId="77777777" w:rsidR="009A033B" w:rsidRPr="00ED46C7" w:rsidRDefault="009A033B" w:rsidP="00B70186">
            <w:pPr>
              <w:spacing w:after="0" w:line="240" w:lineRule="auto"/>
              <w:jc w:val="right"/>
              <w:rPr>
                <w:rFonts w:cs="Arial"/>
                <w:sz w:val="16"/>
                <w:szCs w:val="16"/>
              </w:rPr>
            </w:pPr>
            <w:r w:rsidRPr="00ED46C7">
              <w:rPr>
                <w:rFonts w:cs="Arial"/>
                <w:sz w:val="16"/>
                <w:szCs w:val="16"/>
              </w:rPr>
              <w:t>398</w:t>
            </w:r>
          </w:p>
        </w:tc>
        <w:tc>
          <w:tcPr>
            <w:tcW w:w="1041" w:type="dxa"/>
            <w:tcBorders>
              <w:top w:val="nil"/>
              <w:left w:val="nil"/>
              <w:bottom w:val="single" w:sz="4" w:space="0" w:color="auto"/>
              <w:right w:val="single" w:sz="4" w:space="0" w:color="auto"/>
            </w:tcBorders>
            <w:noWrap/>
            <w:vAlign w:val="bottom"/>
          </w:tcPr>
          <w:p w14:paraId="3ADC00AC" w14:textId="77777777" w:rsidR="009A033B" w:rsidRPr="00ED46C7" w:rsidRDefault="009A033B" w:rsidP="00B70186">
            <w:pPr>
              <w:spacing w:after="0" w:line="240" w:lineRule="auto"/>
              <w:jc w:val="right"/>
              <w:rPr>
                <w:rFonts w:cs="Arial"/>
                <w:sz w:val="16"/>
                <w:szCs w:val="16"/>
              </w:rPr>
            </w:pPr>
            <w:r w:rsidRPr="00ED46C7">
              <w:rPr>
                <w:rFonts w:cs="Arial"/>
                <w:sz w:val="16"/>
                <w:szCs w:val="16"/>
              </w:rPr>
              <w:t>377</w:t>
            </w:r>
          </w:p>
        </w:tc>
        <w:tc>
          <w:tcPr>
            <w:tcW w:w="986" w:type="dxa"/>
            <w:tcBorders>
              <w:top w:val="nil"/>
              <w:left w:val="nil"/>
              <w:bottom w:val="single" w:sz="4" w:space="0" w:color="auto"/>
              <w:right w:val="single" w:sz="4" w:space="0" w:color="auto"/>
            </w:tcBorders>
            <w:noWrap/>
            <w:vAlign w:val="bottom"/>
          </w:tcPr>
          <w:p w14:paraId="2512AA84" w14:textId="77777777" w:rsidR="009A033B" w:rsidRPr="00ED46C7" w:rsidRDefault="009A033B" w:rsidP="00B70186">
            <w:pPr>
              <w:spacing w:after="0" w:line="240" w:lineRule="auto"/>
              <w:jc w:val="right"/>
              <w:rPr>
                <w:rFonts w:cs="Arial"/>
                <w:sz w:val="16"/>
                <w:szCs w:val="16"/>
              </w:rPr>
            </w:pPr>
            <w:r w:rsidRPr="00ED46C7">
              <w:rPr>
                <w:rFonts w:cs="Arial"/>
                <w:sz w:val="16"/>
                <w:szCs w:val="16"/>
              </w:rPr>
              <w:t>2,634</w:t>
            </w:r>
          </w:p>
        </w:tc>
        <w:tc>
          <w:tcPr>
            <w:tcW w:w="838" w:type="dxa"/>
            <w:tcBorders>
              <w:top w:val="nil"/>
              <w:left w:val="nil"/>
              <w:bottom w:val="single" w:sz="4" w:space="0" w:color="auto"/>
              <w:right w:val="single" w:sz="4" w:space="0" w:color="auto"/>
            </w:tcBorders>
            <w:noWrap/>
            <w:vAlign w:val="bottom"/>
          </w:tcPr>
          <w:p w14:paraId="5824503C" w14:textId="77777777" w:rsidR="009A033B" w:rsidRPr="00ED46C7" w:rsidRDefault="009A033B" w:rsidP="00B70186">
            <w:pPr>
              <w:spacing w:after="0" w:line="240" w:lineRule="auto"/>
              <w:jc w:val="right"/>
              <w:rPr>
                <w:rFonts w:cs="Arial"/>
                <w:sz w:val="16"/>
                <w:szCs w:val="16"/>
              </w:rPr>
            </w:pPr>
            <w:r w:rsidRPr="00ED46C7">
              <w:rPr>
                <w:rFonts w:cs="Arial"/>
                <w:sz w:val="16"/>
                <w:szCs w:val="16"/>
              </w:rPr>
              <w:t>692</w:t>
            </w:r>
          </w:p>
        </w:tc>
      </w:tr>
      <w:tr w:rsidR="009A033B" w:rsidRPr="00ED46C7" w14:paraId="5EB2E2E9"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65BED0CC"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Dibindi </w:t>
            </w:r>
          </w:p>
        </w:tc>
        <w:tc>
          <w:tcPr>
            <w:tcW w:w="1080" w:type="dxa"/>
            <w:tcBorders>
              <w:top w:val="nil"/>
              <w:left w:val="nil"/>
              <w:bottom w:val="single" w:sz="4" w:space="0" w:color="auto"/>
              <w:right w:val="single" w:sz="4" w:space="0" w:color="auto"/>
            </w:tcBorders>
            <w:noWrap/>
            <w:vAlign w:val="bottom"/>
            <w:hideMark/>
          </w:tcPr>
          <w:p w14:paraId="645D01A4"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370,907</w:t>
            </w:r>
          </w:p>
        </w:tc>
        <w:tc>
          <w:tcPr>
            <w:tcW w:w="900" w:type="dxa"/>
            <w:tcBorders>
              <w:top w:val="nil"/>
              <w:left w:val="nil"/>
              <w:bottom w:val="single" w:sz="4" w:space="0" w:color="auto"/>
              <w:right w:val="single" w:sz="4" w:space="0" w:color="auto"/>
            </w:tcBorders>
            <w:noWrap/>
            <w:vAlign w:val="bottom"/>
          </w:tcPr>
          <w:p w14:paraId="5F14E11E" w14:textId="77777777" w:rsidR="009A033B" w:rsidRPr="00ED46C7" w:rsidRDefault="009A033B" w:rsidP="00B70186">
            <w:pPr>
              <w:spacing w:after="0" w:line="240" w:lineRule="auto"/>
              <w:jc w:val="right"/>
              <w:rPr>
                <w:rFonts w:cs="Arial"/>
                <w:sz w:val="16"/>
                <w:szCs w:val="16"/>
              </w:rPr>
            </w:pPr>
            <w:r w:rsidRPr="00ED46C7">
              <w:rPr>
                <w:rFonts w:cs="Arial"/>
                <w:sz w:val="16"/>
                <w:szCs w:val="16"/>
              </w:rPr>
              <w:t>1,059</w:t>
            </w:r>
          </w:p>
        </w:tc>
        <w:tc>
          <w:tcPr>
            <w:tcW w:w="720" w:type="dxa"/>
            <w:tcBorders>
              <w:top w:val="nil"/>
              <w:left w:val="nil"/>
              <w:bottom w:val="single" w:sz="4" w:space="0" w:color="auto"/>
              <w:right w:val="single" w:sz="4" w:space="0" w:color="auto"/>
            </w:tcBorders>
            <w:noWrap/>
            <w:vAlign w:val="bottom"/>
          </w:tcPr>
          <w:p w14:paraId="3F0D355C" w14:textId="77777777" w:rsidR="009A033B" w:rsidRPr="00ED46C7" w:rsidRDefault="009A033B" w:rsidP="00B70186">
            <w:pPr>
              <w:spacing w:after="0" w:line="240" w:lineRule="auto"/>
              <w:jc w:val="right"/>
              <w:rPr>
                <w:rFonts w:cs="Arial"/>
                <w:sz w:val="16"/>
                <w:szCs w:val="16"/>
              </w:rPr>
            </w:pPr>
            <w:r w:rsidRPr="00ED46C7">
              <w:rPr>
                <w:rFonts w:cs="Arial"/>
                <w:sz w:val="16"/>
                <w:szCs w:val="16"/>
              </w:rPr>
              <w:t>1,066</w:t>
            </w:r>
          </w:p>
        </w:tc>
        <w:tc>
          <w:tcPr>
            <w:tcW w:w="718" w:type="dxa"/>
            <w:tcBorders>
              <w:top w:val="nil"/>
              <w:left w:val="nil"/>
              <w:bottom w:val="single" w:sz="4" w:space="0" w:color="auto"/>
              <w:right w:val="single" w:sz="4" w:space="0" w:color="auto"/>
            </w:tcBorders>
            <w:noWrap/>
            <w:vAlign w:val="bottom"/>
          </w:tcPr>
          <w:p w14:paraId="78C4CEC1" w14:textId="77777777" w:rsidR="009A033B" w:rsidRPr="00ED46C7" w:rsidRDefault="009A033B" w:rsidP="00B70186">
            <w:pPr>
              <w:spacing w:after="0" w:line="240" w:lineRule="auto"/>
              <w:jc w:val="right"/>
              <w:rPr>
                <w:rFonts w:cs="Arial"/>
                <w:sz w:val="16"/>
                <w:szCs w:val="16"/>
              </w:rPr>
            </w:pPr>
            <w:r w:rsidRPr="00ED46C7">
              <w:rPr>
                <w:rFonts w:cs="Arial"/>
                <w:sz w:val="16"/>
                <w:szCs w:val="16"/>
              </w:rPr>
              <w:t>1,043</w:t>
            </w:r>
          </w:p>
        </w:tc>
        <w:tc>
          <w:tcPr>
            <w:tcW w:w="722" w:type="dxa"/>
            <w:tcBorders>
              <w:top w:val="nil"/>
              <w:left w:val="nil"/>
              <w:bottom w:val="single" w:sz="4" w:space="0" w:color="auto"/>
              <w:right w:val="single" w:sz="4" w:space="0" w:color="auto"/>
            </w:tcBorders>
            <w:noWrap/>
            <w:vAlign w:val="bottom"/>
          </w:tcPr>
          <w:p w14:paraId="313CB521" w14:textId="77777777" w:rsidR="009A033B" w:rsidRPr="00ED46C7" w:rsidRDefault="009A033B" w:rsidP="00B70186">
            <w:pPr>
              <w:spacing w:after="0" w:line="240" w:lineRule="auto"/>
              <w:jc w:val="right"/>
              <w:rPr>
                <w:rFonts w:cs="Arial"/>
                <w:sz w:val="16"/>
                <w:szCs w:val="16"/>
              </w:rPr>
            </w:pPr>
            <w:r w:rsidRPr="00ED46C7">
              <w:rPr>
                <w:rFonts w:cs="Arial"/>
                <w:sz w:val="16"/>
                <w:szCs w:val="16"/>
              </w:rPr>
              <w:t>1,274</w:t>
            </w:r>
          </w:p>
        </w:tc>
        <w:tc>
          <w:tcPr>
            <w:tcW w:w="781" w:type="dxa"/>
            <w:tcBorders>
              <w:top w:val="nil"/>
              <w:left w:val="nil"/>
              <w:bottom w:val="single" w:sz="4" w:space="0" w:color="auto"/>
              <w:right w:val="single" w:sz="4" w:space="0" w:color="auto"/>
            </w:tcBorders>
            <w:noWrap/>
            <w:vAlign w:val="bottom"/>
          </w:tcPr>
          <w:p w14:paraId="00FD85F0" w14:textId="77777777" w:rsidR="009A033B" w:rsidRPr="00ED46C7" w:rsidRDefault="009A033B" w:rsidP="00B70186">
            <w:pPr>
              <w:spacing w:after="0" w:line="240" w:lineRule="auto"/>
              <w:jc w:val="right"/>
              <w:rPr>
                <w:rFonts w:cs="Arial"/>
                <w:sz w:val="16"/>
                <w:szCs w:val="16"/>
              </w:rPr>
            </w:pPr>
            <w:r w:rsidRPr="00ED46C7">
              <w:rPr>
                <w:rFonts w:cs="Arial"/>
                <w:sz w:val="16"/>
                <w:szCs w:val="16"/>
              </w:rPr>
              <w:t>994</w:t>
            </w:r>
          </w:p>
        </w:tc>
        <w:tc>
          <w:tcPr>
            <w:tcW w:w="1036" w:type="dxa"/>
            <w:tcBorders>
              <w:top w:val="nil"/>
              <w:left w:val="nil"/>
              <w:bottom w:val="single" w:sz="4" w:space="0" w:color="auto"/>
              <w:right w:val="single" w:sz="4" w:space="0" w:color="auto"/>
            </w:tcBorders>
            <w:noWrap/>
            <w:vAlign w:val="bottom"/>
          </w:tcPr>
          <w:p w14:paraId="1907FE97" w14:textId="77777777" w:rsidR="009A033B" w:rsidRPr="00ED46C7" w:rsidRDefault="009A033B" w:rsidP="00B70186">
            <w:pPr>
              <w:spacing w:after="0" w:line="240" w:lineRule="auto"/>
              <w:jc w:val="right"/>
              <w:rPr>
                <w:rFonts w:cs="Arial"/>
                <w:sz w:val="16"/>
                <w:szCs w:val="16"/>
              </w:rPr>
            </w:pPr>
            <w:r w:rsidRPr="00ED46C7">
              <w:rPr>
                <w:rFonts w:cs="Arial"/>
                <w:sz w:val="16"/>
                <w:szCs w:val="16"/>
              </w:rPr>
              <w:t>933</w:t>
            </w:r>
          </w:p>
        </w:tc>
        <w:tc>
          <w:tcPr>
            <w:tcW w:w="902" w:type="dxa"/>
            <w:tcBorders>
              <w:top w:val="nil"/>
              <w:left w:val="nil"/>
              <w:bottom w:val="single" w:sz="4" w:space="0" w:color="auto"/>
              <w:right w:val="single" w:sz="4" w:space="0" w:color="auto"/>
            </w:tcBorders>
            <w:noWrap/>
            <w:vAlign w:val="bottom"/>
          </w:tcPr>
          <w:p w14:paraId="62BE9563" w14:textId="77777777" w:rsidR="009A033B" w:rsidRPr="00ED46C7" w:rsidRDefault="009A033B" w:rsidP="00B70186">
            <w:pPr>
              <w:spacing w:after="0" w:line="240" w:lineRule="auto"/>
              <w:jc w:val="right"/>
              <w:rPr>
                <w:rFonts w:cs="Arial"/>
                <w:sz w:val="16"/>
                <w:szCs w:val="16"/>
              </w:rPr>
            </w:pPr>
            <w:r w:rsidRPr="00ED46C7">
              <w:rPr>
                <w:rFonts w:cs="Arial"/>
                <w:sz w:val="16"/>
                <w:szCs w:val="16"/>
              </w:rPr>
              <w:t>924</w:t>
            </w:r>
          </w:p>
        </w:tc>
        <w:tc>
          <w:tcPr>
            <w:tcW w:w="1036" w:type="dxa"/>
            <w:tcBorders>
              <w:top w:val="nil"/>
              <w:left w:val="nil"/>
              <w:bottom w:val="single" w:sz="4" w:space="0" w:color="auto"/>
              <w:right w:val="single" w:sz="4" w:space="0" w:color="auto"/>
            </w:tcBorders>
            <w:noWrap/>
            <w:vAlign w:val="bottom"/>
          </w:tcPr>
          <w:p w14:paraId="4475D496" w14:textId="77777777" w:rsidR="009A033B" w:rsidRPr="00ED46C7" w:rsidRDefault="009A033B" w:rsidP="00B70186">
            <w:pPr>
              <w:spacing w:after="0" w:line="240" w:lineRule="auto"/>
              <w:jc w:val="right"/>
              <w:rPr>
                <w:rFonts w:cs="Arial"/>
                <w:sz w:val="16"/>
                <w:szCs w:val="16"/>
              </w:rPr>
            </w:pPr>
            <w:r w:rsidRPr="00ED46C7">
              <w:rPr>
                <w:rFonts w:cs="Arial"/>
                <w:sz w:val="16"/>
                <w:szCs w:val="16"/>
              </w:rPr>
              <w:t>975</w:t>
            </w:r>
          </w:p>
        </w:tc>
        <w:tc>
          <w:tcPr>
            <w:tcW w:w="1260" w:type="dxa"/>
            <w:tcBorders>
              <w:top w:val="nil"/>
              <w:left w:val="nil"/>
              <w:bottom w:val="single" w:sz="4" w:space="0" w:color="auto"/>
              <w:right w:val="single" w:sz="4" w:space="0" w:color="auto"/>
            </w:tcBorders>
            <w:noWrap/>
            <w:vAlign w:val="bottom"/>
          </w:tcPr>
          <w:p w14:paraId="776969F0" w14:textId="77777777" w:rsidR="009A033B" w:rsidRPr="00ED46C7" w:rsidRDefault="009A033B" w:rsidP="00B70186">
            <w:pPr>
              <w:spacing w:after="0" w:line="240" w:lineRule="auto"/>
              <w:jc w:val="right"/>
              <w:rPr>
                <w:rFonts w:cs="Arial"/>
                <w:sz w:val="16"/>
                <w:szCs w:val="16"/>
              </w:rPr>
            </w:pPr>
            <w:r w:rsidRPr="00ED46C7">
              <w:rPr>
                <w:rFonts w:cs="Arial"/>
                <w:sz w:val="16"/>
                <w:szCs w:val="16"/>
              </w:rPr>
              <w:t>386</w:t>
            </w:r>
          </w:p>
        </w:tc>
        <w:tc>
          <w:tcPr>
            <w:tcW w:w="845" w:type="dxa"/>
            <w:tcBorders>
              <w:top w:val="nil"/>
              <w:left w:val="nil"/>
              <w:bottom w:val="single" w:sz="4" w:space="0" w:color="auto"/>
              <w:right w:val="single" w:sz="4" w:space="0" w:color="auto"/>
            </w:tcBorders>
            <w:noWrap/>
            <w:vAlign w:val="bottom"/>
          </w:tcPr>
          <w:p w14:paraId="22120829" w14:textId="77777777" w:rsidR="009A033B" w:rsidRPr="00ED46C7" w:rsidRDefault="009A033B" w:rsidP="00B70186">
            <w:pPr>
              <w:spacing w:after="0" w:line="240" w:lineRule="auto"/>
              <w:jc w:val="right"/>
              <w:rPr>
                <w:rFonts w:cs="Arial"/>
                <w:sz w:val="16"/>
                <w:szCs w:val="16"/>
              </w:rPr>
            </w:pPr>
            <w:r w:rsidRPr="00ED46C7">
              <w:rPr>
                <w:rFonts w:cs="Arial"/>
                <w:sz w:val="16"/>
                <w:szCs w:val="16"/>
              </w:rPr>
              <w:t>335</w:t>
            </w:r>
          </w:p>
        </w:tc>
        <w:tc>
          <w:tcPr>
            <w:tcW w:w="1041" w:type="dxa"/>
            <w:tcBorders>
              <w:top w:val="nil"/>
              <w:left w:val="nil"/>
              <w:bottom w:val="single" w:sz="4" w:space="0" w:color="auto"/>
              <w:right w:val="single" w:sz="4" w:space="0" w:color="auto"/>
            </w:tcBorders>
            <w:noWrap/>
            <w:vAlign w:val="bottom"/>
          </w:tcPr>
          <w:p w14:paraId="28CFDCFF" w14:textId="77777777" w:rsidR="009A033B" w:rsidRPr="00ED46C7" w:rsidRDefault="009A033B" w:rsidP="00B70186">
            <w:pPr>
              <w:spacing w:after="0" w:line="240" w:lineRule="auto"/>
              <w:jc w:val="right"/>
              <w:rPr>
                <w:rFonts w:cs="Arial"/>
                <w:sz w:val="16"/>
                <w:szCs w:val="16"/>
              </w:rPr>
            </w:pPr>
            <w:r w:rsidRPr="00ED46C7">
              <w:rPr>
                <w:rFonts w:cs="Arial"/>
                <w:sz w:val="16"/>
                <w:szCs w:val="16"/>
              </w:rPr>
              <w:t>300</w:t>
            </w:r>
          </w:p>
        </w:tc>
        <w:tc>
          <w:tcPr>
            <w:tcW w:w="986" w:type="dxa"/>
            <w:tcBorders>
              <w:top w:val="nil"/>
              <w:left w:val="nil"/>
              <w:bottom w:val="single" w:sz="4" w:space="0" w:color="auto"/>
              <w:right w:val="single" w:sz="4" w:space="0" w:color="auto"/>
            </w:tcBorders>
            <w:noWrap/>
            <w:vAlign w:val="bottom"/>
          </w:tcPr>
          <w:p w14:paraId="495DDCC8" w14:textId="77777777" w:rsidR="009A033B" w:rsidRPr="00ED46C7" w:rsidRDefault="009A033B" w:rsidP="00B70186">
            <w:pPr>
              <w:spacing w:after="0" w:line="240" w:lineRule="auto"/>
              <w:jc w:val="right"/>
              <w:rPr>
                <w:rFonts w:cs="Arial"/>
                <w:sz w:val="16"/>
                <w:szCs w:val="16"/>
              </w:rPr>
            </w:pPr>
            <w:r w:rsidRPr="00ED46C7">
              <w:rPr>
                <w:rFonts w:cs="Arial"/>
                <w:sz w:val="16"/>
                <w:szCs w:val="16"/>
              </w:rPr>
              <w:t>632</w:t>
            </w:r>
          </w:p>
        </w:tc>
        <w:tc>
          <w:tcPr>
            <w:tcW w:w="838" w:type="dxa"/>
            <w:tcBorders>
              <w:top w:val="nil"/>
              <w:left w:val="nil"/>
              <w:bottom w:val="single" w:sz="4" w:space="0" w:color="auto"/>
              <w:right w:val="single" w:sz="4" w:space="0" w:color="auto"/>
            </w:tcBorders>
            <w:noWrap/>
            <w:vAlign w:val="bottom"/>
          </w:tcPr>
          <w:p w14:paraId="30EBBCB3" w14:textId="77777777" w:rsidR="009A033B" w:rsidRPr="00ED46C7" w:rsidRDefault="009A033B" w:rsidP="00B70186">
            <w:pPr>
              <w:spacing w:after="0" w:line="240" w:lineRule="auto"/>
              <w:jc w:val="right"/>
              <w:rPr>
                <w:rFonts w:cs="Arial"/>
                <w:sz w:val="16"/>
                <w:szCs w:val="16"/>
              </w:rPr>
            </w:pPr>
            <w:r w:rsidRPr="00ED46C7">
              <w:rPr>
                <w:rFonts w:cs="Arial"/>
                <w:sz w:val="16"/>
                <w:szCs w:val="16"/>
              </w:rPr>
              <w:t>528</w:t>
            </w:r>
          </w:p>
        </w:tc>
      </w:tr>
      <w:tr w:rsidR="009A033B" w:rsidRPr="00ED46C7" w14:paraId="183EA70E"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0FB7F437"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Diulu </w:t>
            </w:r>
          </w:p>
        </w:tc>
        <w:tc>
          <w:tcPr>
            <w:tcW w:w="1080" w:type="dxa"/>
            <w:tcBorders>
              <w:top w:val="nil"/>
              <w:left w:val="nil"/>
              <w:bottom w:val="single" w:sz="4" w:space="0" w:color="auto"/>
              <w:right w:val="single" w:sz="4" w:space="0" w:color="auto"/>
            </w:tcBorders>
            <w:noWrap/>
            <w:vAlign w:val="bottom"/>
            <w:hideMark/>
          </w:tcPr>
          <w:p w14:paraId="1F20A737"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511,756</w:t>
            </w:r>
          </w:p>
        </w:tc>
        <w:tc>
          <w:tcPr>
            <w:tcW w:w="900" w:type="dxa"/>
            <w:tcBorders>
              <w:top w:val="nil"/>
              <w:left w:val="nil"/>
              <w:bottom w:val="single" w:sz="4" w:space="0" w:color="auto"/>
              <w:right w:val="single" w:sz="4" w:space="0" w:color="auto"/>
            </w:tcBorders>
            <w:noWrap/>
            <w:vAlign w:val="bottom"/>
          </w:tcPr>
          <w:p w14:paraId="42BBBC87" w14:textId="77777777" w:rsidR="009A033B" w:rsidRPr="00ED46C7" w:rsidRDefault="009A033B" w:rsidP="00B70186">
            <w:pPr>
              <w:spacing w:after="0" w:line="240" w:lineRule="auto"/>
              <w:jc w:val="right"/>
              <w:rPr>
                <w:rFonts w:cs="Arial"/>
                <w:sz w:val="16"/>
                <w:szCs w:val="16"/>
              </w:rPr>
            </w:pPr>
            <w:r w:rsidRPr="00ED46C7">
              <w:rPr>
                <w:rFonts w:cs="Arial"/>
                <w:sz w:val="16"/>
                <w:szCs w:val="16"/>
              </w:rPr>
              <w:t>1,599</w:t>
            </w:r>
          </w:p>
        </w:tc>
        <w:tc>
          <w:tcPr>
            <w:tcW w:w="720" w:type="dxa"/>
            <w:tcBorders>
              <w:top w:val="nil"/>
              <w:left w:val="nil"/>
              <w:bottom w:val="single" w:sz="4" w:space="0" w:color="auto"/>
              <w:right w:val="single" w:sz="4" w:space="0" w:color="auto"/>
            </w:tcBorders>
            <w:noWrap/>
            <w:vAlign w:val="bottom"/>
          </w:tcPr>
          <w:p w14:paraId="373C4ED3" w14:textId="77777777" w:rsidR="009A033B" w:rsidRPr="00ED46C7" w:rsidRDefault="009A033B" w:rsidP="00B70186">
            <w:pPr>
              <w:spacing w:after="0" w:line="240" w:lineRule="auto"/>
              <w:jc w:val="right"/>
              <w:rPr>
                <w:rFonts w:cs="Arial"/>
                <w:sz w:val="16"/>
                <w:szCs w:val="16"/>
              </w:rPr>
            </w:pPr>
            <w:r w:rsidRPr="00ED46C7">
              <w:rPr>
                <w:rFonts w:cs="Arial"/>
                <w:sz w:val="16"/>
                <w:szCs w:val="16"/>
              </w:rPr>
              <w:t>1,597</w:t>
            </w:r>
          </w:p>
        </w:tc>
        <w:tc>
          <w:tcPr>
            <w:tcW w:w="718" w:type="dxa"/>
            <w:tcBorders>
              <w:top w:val="nil"/>
              <w:left w:val="nil"/>
              <w:bottom w:val="single" w:sz="4" w:space="0" w:color="auto"/>
              <w:right w:val="single" w:sz="4" w:space="0" w:color="auto"/>
            </w:tcBorders>
            <w:noWrap/>
            <w:vAlign w:val="bottom"/>
          </w:tcPr>
          <w:p w14:paraId="1FA8CEF1" w14:textId="77777777" w:rsidR="009A033B" w:rsidRPr="00ED46C7" w:rsidRDefault="009A033B" w:rsidP="00B70186">
            <w:pPr>
              <w:spacing w:after="0" w:line="240" w:lineRule="auto"/>
              <w:jc w:val="right"/>
              <w:rPr>
                <w:rFonts w:cs="Arial"/>
                <w:sz w:val="16"/>
                <w:szCs w:val="16"/>
              </w:rPr>
            </w:pPr>
            <w:r w:rsidRPr="00ED46C7">
              <w:rPr>
                <w:rFonts w:cs="Arial"/>
                <w:sz w:val="16"/>
                <w:szCs w:val="16"/>
              </w:rPr>
              <w:t>1,444</w:t>
            </w:r>
          </w:p>
        </w:tc>
        <w:tc>
          <w:tcPr>
            <w:tcW w:w="722" w:type="dxa"/>
            <w:tcBorders>
              <w:top w:val="nil"/>
              <w:left w:val="nil"/>
              <w:bottom w:val="single" w:sz="4" w:space="0" w:color="auto"/>
              <w:right w:val="single" w:sz="4" w:space="0" w:color="auto"/>
            </w:tcBorders>
            <w:noWrap/>
            <w:vAlign w:val="bottom"/>
          </w:tcPr>
          <w:p w14:paraId="2A17C8AC" w14:textId="77777777" w:rsidR="009A033B" w:rsidRPr="00ED46C7" w:rsidRDefault="009A033B" w:rsidP="00B70186">
            <w:pPr>
              <w:spacing w:after="0" w:line="240" w:lineRule="auto"/>
              <w:jc w:val="right"/>
              <w:rPr>
                <w:rFonts w:cs="Arial"/>
                <w:sz w:val="16"/>
                <w:szCs w:val="16"/>
              </w:rPr>
            </w:pPr>
            <w:r w:rsidRPr="00ED46C7">
              <w:rPr>
                <w:rFonts w:cs="Arial"/>
                <w:sz w:val="16"/>
                <w:szCs w:val="16"/>
              </w:rPr>
              <w:t>1,261</w:t>
            </w:r>
          </w:p>
        </w:tc>
        <w:tc>
          <w:tcPr>
            <w:tcW w:w="781" w:type="dxa"/>
            <w:tcBorders>
              <w:top w:val="nil"/>
              <w:left w:val="nil"/>
              <w:bottom w:val="single" w:sz="4" w:space="0" w:color="auto"/>
              <w:right w:val="single" w:sz="4" w:space="0" w:color="auto"/>
            </w:tcBorders>
            <w:noWrap/>
            <w:vAlign w:val="bottom"/>
          </w:tcPr>
          <w:p w14:paraId="6D7A2F25" w14:textId="77777777" w:rsidR="009A033B" w:rsidRPr="00ED46C7" w:rsidRDefault="009A033B" w:rsidP="00B70186">
            <w:pPr>
              <w:spacing w:after="0" w:line="240" w:lineRule="auto"/>
              <w:jc w:val="right"/>
              <w:rPr>
                <w:rFonts w:cs="Arial"/>
                <w:sz w:val="16"/>
                <w:szCs w:val="16"/>
              </w:rPr>
            </w:pPr>
            <w:r w:rsidRPr="00ED46C7">
              <w:rPr>
                <w:rFonts w:cs="Arial"/>
                <w:sz w:val="16"/>
                <w:szCs w:val="16"/>
              </w:rPr>
              <w:t>1,457</w:t>
            </w:r>
          </w:p>
        </w:tc>
        <w:tc>
          <w:tcPr>
            <w:tcW w:w="1036" w:type="dxa"/>
            <w:tcBorders>
              <w:top w:val="nil"/>
              <w:left w:val="nil"/>
              <w:bottom w:val="single" w:sz="4" w:space="0" w:color="auto"/>
              <w:right w:val="single" w:sz="4" w:space="0" w:color="auto"/>
            </w:tcBorders>
            <w:noWrap/>
            <w:vAlign w:val="bottom"/>
          </w:tcPr>
          <w:p w14:paraId="036F9548" w14:textId="77777777" w:rsidR="009A033B" w:rsidRPr="00ED46C7" w:rsidRDefault="009A033B" w:rsidP="00B70186">
            <w:pPr>
              <w:spacing w:after="0" w:line="240" w:lineRule="auto"/>
              <w:jc w:val="right"/>
              <w:rPr>
                <w:rFonts w:cs="Arial"/>
                <w:sz w:val="16"/>
                <w:szCs w:val="16"/>
              </w:rPr>
            </w:pPr>
            <w:r w:rsidRPr="00ED46C7">
              <w:rPr>
                <w:rFonts w:cs="Arial"/>
                <w:sz w:val="16"/>
                <w:szCs w:val="16"/>
              </w:rPr>
              <w:t>904</w:t>
            </w:r>
          </w:p>
        </w:tc>
        <w:tc>
          <w:tcPr>
            <w:tcW w:w="902" w:type="dxa"/>
            <w:tcBorders>
              <w:top w:val="nil"/>
              <w:left w:val="nil"/>
              <w:bottom w:val="single" w:sz="4" w:space="0" w:color="auto"/>
              <w:right w:val="single" w:sz="4" w:space="0" w:color="auto"/>
            </w:tcBorders>
            <w:noWrap/>
            <w:vAlign w:val="bottom"/>
          </w:tcPr>
          <w:p w14:paraId="6ABEA1ED" w14:textId="77777777" w:rsidR="009A033B" w:rsidRPr="00ED46C7" w:rsidRDefault="009A033B" w:rsidP="00B70186">
            <w:pPr>
              <w:spacing w:after="0" w:line="240" w:lineRule="auto"/>
              <w:jc w:val="right"/>
              <w:rPr>
                <w:rFonts w:cs="Arial"/>
                <w:sz w:val="16"/>
                <w:szCs w:val="16"/>
              </w:rPr>
            </w:pPr>
            <w:r w:rsidRPr="00ED46C7">
              <w:rPr>
                <w:rFonts w:cs="Arial"/>
                <w:sz w:val="16"/>
                <w:szCs w:val="16"/>
              </w:rPr>
              <w:t>1,385</w:t>
            </w:r>
          </w:p>
        </w:tc>
        <w:tc>
          <w:tcPr>
            <w:tcW w:w="1036" w:type="dxa"/>
            <w:tcBorders>
              <w:top w:val="nil"/>
              <w:left w:val="nil"/>
              <w:bottom w:val="single" w:sz="4" w:space="0" w:color="auto"/>
              <w:right w:val="single" w:sz="4" w:space="0" w:color="auto"/>
            </w:tcBorders>
            <w:noWrap/>
            <w:vAlign w:val="bottom"/>
          </w:tcPr>
          <w:p w14:paraId="2E56F8D6" w14:textId="77777777" w:rsidR="009A033B" w:rsidRPr="00ED46C7" w:rsidRDefault="009A033B" w:rsidP="00B70186">
            <w:pPr>
              <w:spacing w:after="0" w:line="240" w:lineRule="auto"/>
              <w:jc w:val="right"/>
              <w:rPr>
                <w:rFonts w:cs="Arial"/>
                <w:sz w:val="16"/>
                <w:szCs w:val="16"/>
              </w:rPr>
            </w:pPr>
            <w:r w:rsidRPr="00ED46C7">
              <w:rPr>
                <w:rFonts w:cs="Arial"/>
                <w:sz w:val="16"/>
                <w:szCs w:val="16"/>
              </w:rPr>
              <w:t>674</w:t>
            </w:r>
          </w:p>
        </w:tc>
        <w:tc>
          <w:tcPr>
            <w:tcW w:w="1260" w:type="dxa"/>
            <w:tcBorders>
              <w:top w:val="nil"/>
              <w:left w:val="nil"/>
              <w:bottom w:val="single" w:sz="4" w:space="0" w:color="auto"/>
              <w:right w:val="single" w:sz="4" w:space="0" w:color="auto"/>
            </w:tcBorders>
            <w:noWrap/>
            <w:vAlign w:val="bottom"/>
          </w:tcPr>
          <w:p w14:paraId="5994E742" w14:textId="77777777" w:rsidR="009A033B" w:rsidRPr="00ED46C7" w:rsidRDefault="009A033B" w:rsidP="00B70186">
            <w:pPr>
              <w:spacing w:after="0" w:line="240" w:lineRule="auto"/>
              <w:jc w:val="right"/>
              <w:rPr>
                <w:rFonts w:cs="Arial"/>
                <w:sz w:val="16"/>
                <w:szCs w:val="16"/>
              </w:rPr>
            </w:pPr>
            <w:r w:rsidRPr="00ED46C7">
              <w:rPr>
                <w:rFonts w:cs="Arial"/>
                <w:sz w:val="16"/>
                <w:szCs w:val="16"/>
              </w:rPr>
              <w:t>4,206</w:t>
            </w:r>
          </w:p>
        </w:tc>
        <w:tc>
          <w:tcPr>
            <w:tcW w:w="845" w:type="dxa"/>
            <w:tcBorders>
              <w:top w:val="nil"/>
              <w:left w:val="nil"/>
              <w:bottom w:val="single" w:sz="4" w:space="0" w:color="auto"/>
              <w:right w:val="single" w:sz="4" w:space="0" w:color="auto"/>
            </w:tcBorders>
            <w:noWrap/>
            <w:vAlign w:val="bottom"/>
          </w:tcPr>
          <w:p w14:paraId="4078ADB0" w14:textId="77777777" w:rsidR="009A033B" w:rsidRPr="00ED46C7" w:rsidRDefault="009A033B" w:rsidP="00B70186">
            <w:pPr>
              <w:spacing w:after="0" w:line="240" w:lineRule="auto"/>
              <w:jc w:val="right"/>
              <w:rPr>
                <w:rFonts w:cs="Arial"/>
                <w:sz w:val="16"/>
                <w:szCs w:val="16"/>
              </w:rPr>
            </w:pPr>
            <w:r w:rsidRPr="00ED46C7">
              <w:rPr>
                <w:rFonts w:cs="Arial"/>
                <w:sz w:val="16"/>
                <w:szCs w:val="16"/>
              </w:rPr>
              <w:t>271</w:t>
            </w:r>
          </w:p>
        </w:tc>
        <w:tc>
          <w:tcPr>
            <w:tcW w:w="1041" w:type="dxa"/>
            <w:tcBorders>
              <w:top w:val="nil"/>
              <w:left w:val="nil"/>
              <w:bottom w:val="single" w:sz="4" w:space="0" w:color="auto"/>
              <w:right w:val="single" w:sz="4" w:space="0" w:color="auto"/>
            </w:tcBorders>
            <w:noWrap/>
            <w:vAlign w:val="bottom"/>
          </w:tcPr>
          <w:p w14:paraId="70AC0330" w14:textId="77777777" w:rsidR="009A033B" w:rsidRPr="00ED46C7" w:rsidRDefault="009A033B" w:rsidP="00B70186">
            <w:pPr>
              <w:spacing w:after="0" w:line="240" w:lineRule="auto"/>
              <w:jc w:val="right"/>
              <w:rPr>
                <w:rFonts w:cs="Arial"/>
                <w:sz w:val="16"/>
                <w:szCs w:val="16"/>
              </w:rPr>
            </w:pPr>
            <w:r w:rsidRPr="00ED46C7">
              <w:rPr>
                <w:rFonts w:cs="Arial"/>
                <w:sz w:val="16"/>
                <w:szCs w:val="16"/>
              </w:rPr>
              <w:t>67</w:t>
            </w:r>
          </w:p>
        </w:tc>
        <w:tc>
          <w:tcPr>
            <w:tcW w:w="986" w:type="dxa"/>
            <w:tcBorders>
              <w:top w:val="nil"/>
              <w:left w:val="nil"/>
              <w:bottom w:val="single" w:sz="4" w:space="0" w:color="auto"/>
              <w:right w:val="single" w:sz="4" w:space="0" w:color="auto"/>
            </w:tcBorders>
            <w:noWrap/>
            <w:vAlign w:val="bottom"/>
          </w:tcPr>
          <w:p w14:paraId="120348DE" w14:textId="77777777" w:rsidR="009A033B" w:rsidRPr="00ED46C7" w:rsidRDefault="009A033B" w:rsidP="00B70186">
            <w:pPr>
              <w:spacing w:after="0" w:line="240" w:lineRule="auto"/>
              <w:jc w:val="right"/>
              <w:rPr>
                <w:rFonts w:cs="Arial"/>
                <w:sz w:val="16"/>
                <w:szCs w:val="16"/>
              </w:rPr>
            </w:pPr>
            <w:r w:rsidRPr="00ED46C7">
              <w:rPr>
                <w:rFonts w:cs="Arial"/>
                <w:sz w:val="16"/>
                <w:szCs w:val="16"/>
              </w:rPr>
              <w:t>4,781</w:t>
            </w:r>
          </w:p>
        </w:tc>
        <w:tc>
          <w:tcPr>
            <w:tcW w:w="838" w:type="dxa"/>
            <w:tcBorders>
              <w:top w:val="nil"/>
              <w:left w:val="nil"/>
              <w:bottom w:val="single" w:sz="4" w:space="0" w:color="auto"/>
              <w:right w:val="single" w:sz="4" w:space="0" w:color="auto"/>
            </w:tcBorders>
            <w:noWrap/>
            <w:vAlign w:val="bottom"/>
          </w:tcPr>
          <w:p w14:paraId="230F2D04" w14:textId="77777777" w:rsidR="009A033B" w:rsidRPr="00ED46C7" w:rsidRDefault="009A033B" w:rsidP="00B70186">
            <w:pPr>
              <w:spacing w:after="0" w:line="240" w:lineRule="auto"/>
              <w:jc w:val="right"/>
              <w:rPr>
                <w:rFonts w:cs="Arial"/>
                <w:sz w:val="16"/>
                <w:szCs w:val="16"/>
              </w:rPr>
            </w:pPr>
            <w:r w:rsidRPr="00ED46C7">
              <w:rPr>
                <w:rFonts w:cs="Arial"/>
                <w:sz w:val="16"/>
                <w:szCs w:val="16"/>
              </w:rPr>
              <w:t>1,095</w:t>
            </w:r>
          </w:p>
        </w:tc>
      </w:tr>
      <w:tr w:rsidR="009A033B" w:rsidRPr="00ED46C7" w14:paraId="37607199" w14:textId="77777777" w:rsidTr="00B70186">
        <w:trPr>
          <w:trHeight w:val="399"/>
        </w:trPr>
        <w:tc>
          <w:tcPr>
            <w:tcW w:w="1260" w:type="dxa"/>
            <w:tcBorders>
              <w:top w:val="nil"/>
              <w:left w:val="single" w:sz="4" w:space="0" w:color="auto"/>
              <w:bottom w:val="single" w:sz="4" w:space="0" w:color="auto"/>
              <w:right w:val="single" w:sz="4" w:space="0" w:color="auto"/>
            </w:tcBorders>
            <w:vAlign w:val="bottom"/>
            <w:hideMark/>
          </w:tcPr>
          <w:p w14:paraId="369B8B32"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Kabeya Kamwanga </w:t>
            </w:r>
          </w:p>
        </w:tc>
        <w:tc>
          <w:tcPr>
            <w:tcW w:w="1080" w:type="dxa"/>
            <w:tcBorders>
              <w:top w:val="nil"/>
              <w:left w:val="nil"/>
              <w:bottom w:val="single" w:sz="4" w:space="0" w:color="auto"/>
              <w:right w:val="single" w:sz="4" w:space="0" w:color="auto"/>
            </w:tcBorders>
            <w:noWrap/>
            <w:vAlign w:val="bottom"/>
            <w:hideMark/>
          </w:tcPr>
          <w:p w14:paraId="0837BF1B"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274,579</w:t>
            </w:r>
          </w:p>
        </w:tc>
        <w:tc>
          <w:tcPr>
            <w:tcW w:w="900" w:type="dxa"/>
            <w:tcBorders>
              <w:top w:val="nil"/>
              <w:left w:val="nil"/>
              <w:bottom w:val="single" w:sz="4" w:space="0" w:color="auto"/>
              <w:right w:val="single" w:sz="4" w:space="0" w:color="auto"/>
            </w:tcBorders>
            <w:noWrap/>
            <w:vAlign w:val="bottom"/>
          </w:tcPr>
          <w:p w14:paraId="5DAB1C4A" w14:textId="77777777" w:rsidR="009A033B" w:rsidRPr="00ED46C7" w:rsidRDefault="009A033B" w:rsidP="00B70186">
            <w:pPr>
              <w:spacing w:after="0" w:line="240" w:lineRule="auto"/>
              <w:jc w:val="right"/>
              <w:rPr>
                <w:rFonts w:cs="Arial"/>
                <w:sz w:val="16"/>
                <w:szCs w:val="16"/>
              </w:rPr>
            </w:pPr>
            <w:r w:rsidRPr="00ED46C7">
              <w:rPr>
                <w:rFonts w:cs="Arial"/>
                <w:sz w:val="16"/>
                <w:szCs w:val="16"/>
              </w:rPr>
              <w:t>993</w:t>
            </w:r>
          </w:p>
        </w:tc>
        <w:tc>
          <w:tcPr>
            <w:tcW w:w="720" w:type="dxa"/>
            <w:tcBorders>
              <w:top w:val="nil"/>
              <w:left w:val="nil"/>
              <w:bottom w:val="single" w:sz="4" w:space="0" w:color="auto"/>
              <w:right w:val="single" w:sz="4" w:space="0" w:color="auto"/>
            </w:tcBorders>
            <w:noWrap/>
            <w:vAlign w:val="bottom"/>
          </w:tcPr>
          <w:p w14:paraId="0869268B" w14:textId="77777777" w:rsidR="009A033B" w:rsidRPr="00ED46C7" w:rsidRDefault="009A033B" w:rsidP="00B70186">
            <w:pPr>
              <w:spacing w:after="0" w:line="240" w:lineRule="auto"/>
              <w:jc w:val="right"/>
              <w:rPr>
                <w:rFonts w:cs="Arial"/>
                <w:sz w:val="16"/>
                <w:szCs w:val="16"/>
              </w:rPr>
            </w:pPr>
            <w:r w:rsidRPr="00ED46C7">
              <w:rPr>
                <w:rFonts w:cs="Arial"/>
                <w:sz w:val="16"/>
                <w:szCs w:val="16"/>
              </w:rPr>
              <w:t>1,040</w:t>
            </w:r>
          </w:p>
        </w:tc>
        <w:tc>
          <w:tcPr>
            <w:tcW w:w="718" w:type="dxa"/>
            <w:tcBorders>
              <w:top w:val="nil"/>
              <w:left w:val="nil"/>
              <w:bottom w:val="single" w:sz="4" w:space="0" w:color="auto"/>
              <w:right w:val="single" w:sz="4" w:space="0" w:color="auto"/>
            </w:tcBorders>
            <w:noWrap/>
            <w:vAlign w:val="bottom"/>
          </w:tcPr>
          <w:p w14:paraId="44F845F0" w14:textId="77777777" w:rsidR="009A033B" w:rsidRPr="00ED46C7" w:rsidRDefault="009A033B" w:rsidP="00B70186">
            <w:pPr>
              <w:spacing w:after="0" w:line="240" w:lineRule="auto"/>
              <w:jc w:val="right"/>
              <w:rPr>
                <w:rFonts w:cs="Arial"/>
                <w:sz w:val="16"/>
                <w:szCs w:val="16"/>
              </w:rPr>
            </w:pPr>
            <w:r w:rsidRPr="00ED46C7">
              <w:rPr>
                <w:rFonts w:cs="Arial"/>
                <w:sz w:val="16"/>
                <w:szCs w:val="16"/>
              </w:rPr>
              <w:t>833</w:t>
            </w:r>
          </w:p>
        </w:tc>
        <w:tc>
          <w:tcPr>
            <w:tcW w:w="722" w:type="dxa"/>
            <w:tcBorders>
              <w:top w:val="nil"/>
              <w:left w:val="nil"/>
              <w:bottom w:val="single" w:sz="4" w:space="0" w:color="auto"/>
              <w:right w:val="single" w:sz="4" w:space="0" w:color="auto"/>
            </w:tcBorders>
            <w:noWrap/>
            <w:vAlign w:val="bottom"/>
          </w:tcPr>
          <w:p w14:paraId="039FDECF" w14:textId="77777777" w:rsidR="009A033B" w:rsidRPr="00ED46C7" w:rsidRDefault="009A033B" w:rsidP="00B70186">
            <w:pPr>
              <w:spacing w:after="0" w:line="240" w:lineRule="auto"/>
              <w:jc w:val="right"/>
              <w:rPr>
                <w:rFonts w:cs="Arial"/>
                <w:sz w:val="16"/>
                <w:szCs w:val="16"/>
              </w:rPr>
            </w:pPr>
            <w:r w:rsidRPr="00ED46C7">
              <w:rPr>
                <w:rFonts w:cs="Arial"/>
                <w:sz w:val="16"/>
                <w:szCs w:val="16"/>
              </w:rPr>
              <w:t>759</w:t>
            </w:r>
          </w:p>
        </w:tc>
        <w:tc>
          <w:tcPr>
            <w:tcW w:w="781" w:type="dxa"/>
            <w:tcBorders>
              <w:top w:val="nil"/>
              <w:left w:val="nil"/>
              <w:bottom w:val="single" w:sz="4" w:space="0" w:color="auto"/>
              <w:right w:val="single" w:sz="4" w:space="0" w:color="auto"/>
            </w:tcBorders>
            <w:noWrap/>
            <w:vAlign w:val="bottom"/>
          </w:tcPr>
          <w:p w14:paraId="27335DC7" w14:textId="77777777" w:rsidR="009A033B" w:rsidRPr="00ED46C7" w:rsidRDefault="009A033B" w:rsidP="00B70186">
            <w:pPr>
              <w:spacing w:after="0" w:line="240" w:lineRule="auto"/>
              <w:jc w:val="right"/>
              <w:rPr>
                <w:rFonts w:cs="Arial"/>
                <w:sz w:val="16"/>
                <w:szCs w:val="16"/>
              </w:rPr>
            </w:pPr>
            <w:r w:rsidRPr="00ED46C7">
              <w:rPr>
                <w:rFonts w:cs="Arial"/>
                <w:sz w:val="16"/>
                <w:szCs w:val="16"/>
              </w:rPr>
              <w:t>88</w:t>
            </w:r>
          </w:p>
        </w:tc>
        <w:tc>
          <w:tcPr>
            <w:tcW w:w="1036" w:type="dxa"/>
            <w:tcBorders>
              <w:top w:val="nil"/>
              <w:left w:val="nil"/>
              <w:bottom w:val="single" w:sz="4" w:space="0" w:color="auto"/>
              <w:right w:val="single" w:sz="4" w:space="0" w:color="auto"/>
            </w:tcBorders>
            <w:noWrap/>
            <w:vAlign w:val="bottom"/>
          </w:tcPr>
          <w:p w14:paraId="78A16611" w14:textId="77777777" w:rsidR="009A033B" w:rsidRPr="00ED46C7" w:rsidRDefault="009A033B" w:rsidP="00B70186">
            <w:pPr>
              <w:spacing w:after="0" w:line="240" w:lineRule="auto"/>
              <w:jc w:val="right"/>
              <w:rPr>
                <w:rFonts w:cs="Arial"/>
                <w:sz w:val="16"/>
                <w:szCs w:val="16"/>
              </w:rPr>
            </w:pPr>
            <w:r w:rsidRPr="00ED46C7">
              <w:rPr>
                <w:rFonts w:cs="Arial"/>
                <w:sz w:val="16"/>
                <w:szCs w:val="16"/>
              </w:rPr>
              <w:t>0</w:t>
            </w:r>
          </w:p>
        </w:tc>
        <w:tc>
          <w:tcPr>
            <w:tcW w:w="902" w:type="dxa"/>
            <w:tcBorders>
              <w:top w:val="nil"/>
              <w:left w:val="nil"/>
              <w:bottom w:val="single" w:sz="4" w:space="0" w:color="auto"/>
              <w:right w:val="single" w:sz="4" w:space="0" w:color="auto"/>
            </w:tcBorders>
            <w:noWrap/>
            <w:vAlign w:val="bottom"/>
          </w:tcPr>
          <w:p w14:paraId="62D5A504" w14:textId="77777777" w:rsidR="009A033B" w:rsidRPr="00ED46C7" w:rsidRDefault="009A033B" w:rsidP="00B70186">
            <w:pPr>
              <w:spacing w:after="0" w:line="240" w:lineRule="auto"/>
              <w:jc w:val="right"/>
              <w:rPr>
                <w:rFonts w:cs="Arial"/>
                <w:sz w:val="16"/>
                <w:szCs w:val="16"/>
              </w:rPr>
            </w:pPr>
            <w:r w:rsidRPr="00ED46C7">
              <w:rPr>
                <w:rFonts w:cs="Arial"/>
                <w:sz w:val="16"/>
                <w:szCs w:val="16"/>
              </w:rPr>
              <w:t>86</w:t>
            </w:r>
          </w:p>
        </w:tc>
        <w:tc>
          <w:tcPr>
            <w:tcW w:w="1036" w:type="dxa"/>
            <w:tcBorders>
              <w:top w:val="nil"/>
              <w:left w:val="nil"/>
              <w:bottom w:val="single" w:sz="4" w:space="0" w:color="auto"/>
              <w:right w:val="single" w:sz="4" w:space="0" w:color="auto"/>
            </w:tcBorders>
            <w:noWrap/>
            <w:vAlign w:val="bottom"/>
          </w:tcPr>
          <w:p w14:paraId="39287A9F" w14:textId="77777777" w:rsidR="009A033B" w:rsidRPr="00ED46C7" w:rsidRDefault="009A033B" w:rsidP="00B70186">
            <w:pPr>
              <w:spacing w:after="0" w:line="240" w:lineRule="auto"/>
              <w:jc w:val="right"/>
              <w:rPr>
                <w:rFonts w:cs="Arial"/>
                <w:sz w:val="16"/>
                <w:szCs w:val="16"/>
              </w:rPr>
            </w:pPr>
            <w:r w:rsidRPr="00ED46C7">
              <w:rPr>
                <w:rFonts w:cs="Arial"/>
                <w:sz w:val="16"/>
                <w:szCs w:val="16"/>
              </w:rPr>
              <w:t>0</w:t>
            </w:r>
          </w:p>
        </w:tc>
        <w:tc>
          <w:tcPr>
            <w:tcW w:w="1260" w:type="dxa"/>
            <w:tcBorders>
              <w:top w:val="nil"/>
              <w:left w:val="nil"/>
              <w:bottom w:val="single" w:sz="4" w:space="0" w:color="auto"/>
              <w:right w:val="single" w:sz="4" w:space="0" w:color="auto"/>
            </w:tcBorders>
            <w:noWrap/>
            <w:vAlign w:val="bottom"/>
          </w:tcPr>
          <w:p w14:paraId="60F4FC61" w14:textId="77777777" w:rsidR="009A033B" w:rsidRPr="00ED46C7" w:rsidRDefault="009A033B" w:rsidP="00B70186">
            <w:pPr>
              <w:spacing w:after="0" w:line="240" w:lineRule="auto"/>
              <w:jc w:val="right"/>
              <w:rPr>
                <w:rFonts w:cs="Arial"/>
                <w:sz w:val="16"/>
                <w:szCs w:val="16"/>
              </w:rPr>
            </w:pPr>
            <w:r w:rsidRPr="00ED46C7">
              <w:rPr>
                <w:rFonts w:cs="Arial"/>
                <w:sz w:val="16"/>
                <w:szCs w:val="16"/>
              </w:rPr>
              <w:t>3,014</w:t>
            </w:r>
          </w:p>
        </w:tc>
        <w:tc>
          <w:tcPr>
            <w:tcW w:w="845" w:type="dxa"/>
            <w:tcBorders>
              <w:top w:val="nil"/>
              <w:left w:val="nil"/>
              <w:bottom w:val="single" w:sz="4" w:space="0" w:color="auto"/>
              <w:right w:val="single" w:sz="4" w:space="0" w:color="auto"/>
            </w:tcBorders>
            <w:noWrap/>
            <w:vAlign w:val="bottom"/>
          </w:tcPr>
          <w:p w14:paraId="3182EE2E" w14:textId="77777777" w:rsidR="009A033B" w:rsidRPr="00ED46C7" w:rsidRDefault="009A033B" w:rsidP="00B70186">
            <w:pPr>
              <w:spacing w:after="0" w:line="240" w:lineRule="auto"/>
              <w:jc w:val="right"/>
              <w:rPr>
                <w:rFonts w:cs="Arial"/>
                <w:sz w:val="16"/>
                <w:szCs w:val="16"/>
              </w:rPr>
            </w:pPr>
            <w:r w:rsidRPr="00ED46C7">
              <w:rPr>
                <w:rFonts w:cs="Arial"/>
                <w:sz w:val="16"/>
                <w:szCs w:val="16"/>
              </w:rPr>
              <w:t>275</w:t>
            </w:r>
          </w:p>
        </w:tc>
        <w:tc>
          <w:tcPr>
            <w:tcW w:w="1041" w:type="dxa"/>
            <w:tcBorders>
              <w:top w:val="nil"/>
              <w:left w:val="nil"/>
              <w:bottom w:val="single" w:sz="4" w:space="0" w:color="auto"/>
              <w:right w:val="single" w:sz="4" w:space="0" w:color="auto"/>
            </w:tcBorders>
            <w:noWrap/>
            <w:vAlign w:val="bottom"/>
          </w:tcPr>
          <w:p w14:paraId="06F8257E" w14:textId="77777777" w:rsidR="009A033B" w:rsidRPr="00ED46C7" w:rsidRDefault="009A033B" w:rsidP="00B70186">
            <w:pPr>
              <w:spacing w:after="0" w:line="240" w:lineRule="auto"/>
              <w:jc w:val="right"/>
              <w:rPr>
                <w:rFonts w:cs="Arial"/>
                <w:sz w:val="16"/>
                <w:szCs w:val="16"/>
              </w:rPr>
            </w:pPr>
            <w:r w:rsidRPr="00ED46C7">
              <w:rPr>
                <w:rFonts w:cs="Arial"/>
                <w:sz w:val="16"/>
                <w:szCs w:val="16"/>
              </w:rPr>
              <w:t>515</w:t>
            </w:r>
          </w:p>
        </w:tc>
        <w:tc>
          <w:tcPr>
            <w:tcW w:w="986" w:type="dxa"/>
            <w:tcBorders>
              <w:top w:val="nil"/>
              <w:left w:val="nil"/>
              <w:bottom w:val="single" w:sz="4" w:space="0" w:color="auto"/>
              <w:right w:val="single" w:sz="4" w:space="0" w:color="auto"/>
            </w:tcBorders>
            <w:noWrap/>
            <w:vAlign w:val="bottom"/>
          </w:tcPr>
          <w:p w14:paraId="78C310E3" w14:textId="77777777" w:rsidR="009A033B" w:rsidRPr="00ED46C7" w:rsidRDefault="009A033B" w:rsidP="00B70186">
            <w:pPr>
              <w:spacing w:after="0" w:line="240" w:lineRule="auto"/>
              <w:jc w:val="right"/>
              <w:rPr>
                <w:rFonts w:cs="Arial"/>
                <w:sz w:val="16"/>
                <w:szCs w:val="16"/>
              </w:rPr>
            </w:pPr>
            <w:r w:rsidRPr="00ED46C7">
              <w:rPr>
                <w:rFonts w:cs="Arial"/>
                <w:sz w:val="16"/>
                <w:szCs w:val="16"/>
              </w:rPr>
              <w:t>155</w:t>
            </w:r>
          </w:p>
        </w:tc>
        <w:tc>
          <w:tcPr>
            <w:tcW w:w="838" w:type="dxa"/>
            <w:tcBorders>
              <w:top w:val="nil"/>
              <w:left w:val="nil"/>
              <w:bottom w:val="single" w:sz="4" w:space="0" w:color="auto"/>
              <w:right w:val="single" w:sz="4" w:space="0" w:color="auto"/>
            </w:tcBorders>
            <w:noWrap/>
            <w:vAlign w:val="bottom"/>
          </w:tcPr>
          <w:p w14:paraId="6E6BC48E" w14:textId="77777777" w:rsidR="009A033B" w:rsidRPr="00ED46C7" w:rsidRDefault="009A033B" w:rsidP="00B70186">
            <w:pPr>
              <w:spacing w:after="0" w:line="240" w:lineRule="auto"/>
              <w:jc w:val="right"/>
              <w:rPr>
                <w:rFonts w:cs="Arial"/>
                <w:sz w:val="16"/>
                <w:szCs w:val="16"/>
              </w:rPr>
            </w:pPr>
            <w:r w:rsidRPr="00ED46C7">
              <w:rPr>
                <w:rFonts w:cs="Arial"/>
                <w:sz w:val="16"/>
                <w:szCs w:val="16"/>
              </w:rPr>
              <w:t>742</w:t>
            </w:r>
          </w:p>
        </w:tc>
      </w:tr>
      <w:tr w:rsidR="009A033B" w:rsidRPr="00ED46C7" w14:paraId="706C5D93"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09F2D7B9"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Kansele </w:t>
            </w:r>
          </w:p>
        </w:tc>
        <w:tc>
          <w:tcPr>
            <w:tcW w:w="1080" w:type="dxa"/>
            <w:tcBorders>
              <w:top w:val="nil"/>
              <w:left w:val="nil"/>
              <w:bottom w:val="single" w:sz="4" w:space="0" w:color="auto"/>
              <w:right w:val="single" w:sz="4" w:space="0" w:color="auto"/>
            </w:tcBorders>
            <w:noWrap/>
            <w:vAlign w:val="bottom"/>
            <w:hideMark/>
          </w:tcPr>
          <w:p w14:paraId="444A7F37"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351,088</w:t>
            </w:r>
          </w:p>
        </w:tc>
        <w:tc>
          <w:tcPr>
            <w:tcW w:w="900" w:type="dxa"/>
            <w:tcBorders>
              <w:top w:val="nil"/>
              <w:left w:val="nil"/>
              <w:bottom w:val="single" w:sz="4" w:space="0" w:color="auto"/>
              <w:right w:val="single" w:sz="4" w:space="0" w:color="auto"/>
            </w:tcBorders>
            <w:noWrap/>
            <w:vAlign w:val="bottom"/>
          </w:tcPr>
          <w:p w14:paraId="78FF44DB" w14:textId="77777777" w:rsidR="009A033B" w:rsidRPr="00ED46C7" w:rsidRDefault="009A033B" w:rsidP="00B70186">
            <w:pPr>
              <w:spacing w:after="0" w:line="240" w:lineRule="auto"/>
              <w:jc w:val="right"/>
              <w:rPr>
                <w:rFonts w:cs="Arial"/>
                <w:sz w:val="16"/>
                <w:szCs w:val="16"/>
              </w:rPr>
            </w:pPr>
            <w:r w:rsidRPr="00ED46C7">
              <w:rPr>
                <w:rFonts w:cs="Arial"/>
                <w:sz w:val="16"/>
                <w:szCs w:val="16"/>
              </w:rPr>
              <w:t>1,079</w:t>
            </w:r>
          </w:p>
        </w:tc>
        <w:tc>
          <w:tcPr>
            <w:tcW w:w="720" w:type="dxa"/>
            <w:tcBorders>
              <w:top w:val="nil"/>
              <w:left w:val="nil"/>
              <w:bottom w:val="single" w:sz="4" w:space="0" w:color="auto"/>
              <w:right w:val="single" w:sz="4" w:space="0" w:color="auto"/>
            </w:tcBorders>
            <w:noWrap/>
            <w:vAlign w:val="bottom"/>
          </w:tcPr>
          <w:p w14:paraId="74018AA1" w14:textId="77777777" w:rsidR="009A033B" w:rsidRPr="00ED46C7" w:rsidRDefault="009A033B" w:rsidP="00B70186">
            <w:pPr>
              <w:spacing w:after="0" w:line="240" w:lineRule="auto"/>
              <w:jc w:val="right"/>
              <w:rPr>
                <w:rFonts w:cs="Arial"/>
                <w:sz w:val="16"/>
                <w:szCs w:val="16"/>
              </w:rPr>
            </w:pPr>
            <w:r w:rsidRPr="00ED46C7">
              <w:rPr>
                <w:rFonts w:cs="Arial"/>
                <w:sz w:val="16"/>
                <w:szCs w:val="16"/>
              </w:rPr>
              <w:t>1,079</w:t>
            </w:r>
          </w:p>
        </w:tc>
        <w:tc>
          <w:tcPr>
            <w:tcW w:w="718" w:type="dxa"/>
            <w:tcBorders>
              <w:top w:val="nil"/>
              <w:left w:val="nil"/>
              <w:bottom w:val="single" w:sz="4" w:space="0" w:color="auto"/>
              <w:right w:val="single" w:sz="4" w:space="0" w:color="auto"/>
            </w:tcBorders>
            <w:noWrap/>
            <w:vAlign w:val="bottom"/>
          </w:tcPr>
          <w:p w14:paraId="7A30331A" w14:textId="77777777" w:rsidR="009A033B" w:rsidRPr="00ED46C7" w:rsidRDefault="009A033B" w:rsidP="00B70186">
            <w:pPr>
              <w:spacing w:after="0" w:line="240" w:lineRule="auto"/>
              <w:jc w:val="right"/>
              <w:rPr>
                <w:rFonts w:cs="Arial"/>
                <w:sz w:val="16"/>
                <w:szCs w:val="16"/>
              </w:rPr>
            </w:pPr>
            <w:r w:rsidRPr="00ED46C7">
              <w:rPr>
                <w:rFonts w:cs="Arial"/>
                <w:sz w:val="16"/>
                <w:szCs w:val="16"/>
              </w:rPr>
              <w:t>993</w:t>
            </w:r>
          </w:p>
        </w:tc>
        <w:tc>
          <w:tcPr>
            <w:tcW w:w="722" w:type="dxa"/>
            <w:tcBorders>
              <w:top w:val="nil"/>
              <w:left w:val="nil"/>
              <w:bottom w:val="single" w:sz="4" w:space="0" w:color="auto"/>
              <w:right w:val="single" w:sz="4" w:space="0" w:color="auto"/>
            </w:tcBorders>
            <w:noWrap/>
            <w:vAlign w:val="bottom"/>
          </w:tcPr>
          <w:p w14:paraId="26256CF3" w14:textId="77777777" w:rsidR="009A033B" w:rsidRPr="00ED46C7" w:rsidRDefault="009A033B" w:rsidP="00B70186">
            <w:pPr>
              <w:spacing w:after="0" w:line="240" w:lineRule="auto"/>
              <w:jc w:val="right"/>
              <w:rPr>
                <w:rFonts w:cs="Arial"/>
                <w:sz w:val="16"/>
                <w:szCs w:val="16"/>
              </w:rPr>
            </w:pPr>
            <w:r w:rsidRPr="00ED46C7">
              <w:rPr>
                <w:rFonts w:cs="Arial"/>
                <w:sz w:val="16"/>
                <w:szCs w:val="16"/>
              </w:rPr>
              <w:t>998</w:t>
            </w:r>
          </w:p>
        </w:tc>
        <w:tc>
          <w:tcPr>
            <w:tcW w:w="781" w:type="dxa"/>
            <w:tcBorders>
              <w:top w:val="nil"/>
              <w:left w:val="nil"/>
              <w:bottom w:val="single" w:sz="4" w:space="0" w:color="auto"/>
              <w:right w:val="single" w:sz="4" w:space="0" w:color="auto"/>
            </w:tcBorders>
            <w:noWrap/>
            <w:vAlign w:val="bottom"/>
          </w:tcPr>
          <w:p w14:paraId="04D16D8A" w14:textId="77777777" w:rsidR="009A033B" w:rsidRPr="00ED46C7" w:rsidRDefault="009A033B" w:rsidP="00B70186">
            <w:pPr>
              <w:spacing w:after="0" w:line="240" w:lineRule="auto"/>
              <w:jc w:val="right"/>
              <w:rPr>
                <w:rFonts w:cs="Arial"/>
                <w:sz w:val="16"/>
                <w:szCs w:val="16"/>
              </w:rPr>
            </w:pPr>
            <w:r w:rsidRPr="00ED46C7">
              <w:rPr>
                <w:rFonts w:cs="Arial"/>
                <w:sz w:val="16"/>
                <w:szCs w:val="16"/>
              </w:rPr>
              <w:t>1,052</w:t>
            </w:r>
          </w:p>
        </w:tc>
        <w:tc>
          <w:tcPr>
            <w:tcW w:w="1036" w:type="dxa"/>
            <w:tcBorders>
              <w:top w:val="nil"/>
              <w:left w:val="nil"/>
              <w:bottom w:val="single" w:sz="4" w:space="0" w:color="auto"/>
              <w:right w:val="single" w:sz="4" w:space="0" w:color="auto"/>
            </w:tcBorders>
            <w:noWrap/>
            <w:vAlign w:val="bottom"/>
          </w:tcPr>
          <w:p w14:paraId="7163F0A4" w14:textId="77777777" w:rsidR="009A033B" w:rsidRPr="00ED46C7" w:rsidRDefault="009A033B" w:rsidP="00B70186">
            <w:pPr>
              <w:spacing w:after="0" w:line="240" w:lineRule="auto"/>
              <w:jc w:val="right"/>
              <w:rPr>
                <w:rFonts w:cs="Arial"/>
                <w:sz w:val="16"/>
                <w:szCs w:val="16"/>
              </w:rPr>
            </w:pPr>
            <w:r w:rsidRPr="00ED46C7">
              <w:rPr>
                <w:rFonts w:cs="Arial"/>
                <w:sz w:val="16"/>
                <w:szCs w:val="16"/>
              </w:rPr>
              <w:t>772</w:t>
            </w:r>
          </w:p>
        </w:tc>
        <w:tc>
          <w:tcPr>
            <w:tcW w:w="902" w:type="dxa"/>
            <w:tcBorders>
              <w:top w:val="nil"/>
              <w:left w:val="nil"/>
              <w:bottom w:val="single" w:sz="4" w:space="0" w:color="auto"/>
              <w:right w:val="single" w:sz="4" w:space="0" w:color="auto"/>
            </w:tcBorders>
            <w:noWrap/>
            <w:vAlign w:val="bottom"/>
          </w:tcPr>
          <w:p w14:paraId="2213B58C" w14:textId="77777777" w:rsidR="009A033B" w:rsidRPr="00ED46C7" w:rsidRDefault="009A033B" w:rsidP="00B70186">
            <w:pPr>
              <w:spacing w:after="0" w:line="240" w:lineRule="auto"/>
              <w:jc w:val="right"/>
              <w:rPr>
                <w:rFonts w:cs="Arial"/>
                <w:sz w:val="16"/>
                <w:szCs w:val="16"/>
              </w:rPr>
            </w:pPr>
            <w:r w:rsidRPr="00ED46C7">
              <w:rPr>
                <w:rFonts w:cs="Arial"/>
                <w:sz w:val="16"/>
                <w:szCs w:val="16"/>
              </w:rPr>
              <w:t>1,017</w:t>
            </w:r>
          </w:p>
        </w:tc>
        <w:tc>
          <w:tcPr>
            <w:tcW w:w="1036" w:type="dxa"/>
            <w:tcBorders>
              <w:top w:val="nil"/>
              <w:left w:val="nil"/>
              <w:bottom w:val="single" w:sz="4" w:space="0" w:color="auto"/>
              <w:right w:val="single" w:sz="4" w:space="0" w:color="auto"/>
            </w:tcBorders>
            <w:noWrap/>
            <w:vAlign w:val="bottom"/>
          </w:tcPr>
          <w:p w14:paraId="692879F9" w14:textId="77777777" w:rsidR="009A033B" w:rsidRPr="00ED46C7" w:rsidRDefault="009A033B" w:rsidP="00B70186">
            <w:pPr>
              <w:spacing w:after="0" w:line="240" w:lineRule="auto"/>
              <w:jc w:val="right"/>
              <w:rPr>
                <w:rFonts w:cs="Arial"/>
                <w:sz w:val="16"/>
                <w:szCs w:val="16"/>
              </w:rPr>
            </w:pPr>
            <w:r w:rsidRPr="00ED46C7">
              <w:rPr>
                <w:rFonts w:cs="Arial"/>
                <w:sz w:val="16"/>
                <w:szCs w:val="16"/>
              </w:rPr>
              <w:t>751</w:t>
            </w:r>
          </w:p>
        </w:tc>
        <w:tc>
          <w:tcPr>
            <w:tcW w:w="1260" w:type="dxa"/>
            <w:tcBorders>
              <w:top w:val="nil"/>
              <w:left w:val="nil"/>
              <w:bottom w:val="single" w:sz="4" w:space="0" w:color="auto"/>
              <w:right w:val="single" w:sz="4" w:space="0" w:color="auto"/>
            </w:tcBorders>
            <w:noWrap/>
            <w:vAlign w:val="bottom"/>
          </w:tcPr>
          <w:p w14:paraId="50DC358D" w14:textId="77777777" w:rsidR="009A033B" w:rsidRPr="00ED46C7" w:rsidRDefault="009A033B" w:rsidP="00B70186">
            <w:pPr>
              <w:spacing w:after="0" w:line="240" w:lineRule="auto"/>
              <w:jc w:val="right"/>
              <w:rPr>
                <w:rFonts w:cs="Arial"/>
                <w:sz w:val="16"/>
                <w:szCs w:val="16"/>
              </w:rPr>
            </w:pPr>
            <w:r w:rsidRPr="00ED46C7">
              <w:rPr>
                <w:rFonts w:cs="Arial"/>
                <w:sz w:val="16"/>
                <w:szCs w:val="16"/>
              </w:rPr>
              <w:t>2,400</w:t>
            </w:r>
          </w:p>
        </w:tc>
        <w:tc>
          <w:tcPr>
            <w:tcW w:w="845" w:type="dxa"/>
            <w:tcBorders>
              <w:top w:val="nil"/>
              <w:left w:val="nil"/>
              <w:bottom w:val="single" w:sz="4" w:space="0" w:color="auto"/>
              <w:right w:val="single" w:sz="4" w:space="0" w:color="auto"/>
            </w:tcBorders>
            <w:noWrap/>
            <w:vAlign w:val="bottom"/>
          </w:tcPr>
          <w:p w14:paraId="2AFF31DF" w14:textId="77777777" w:rsidR="009A033B" w:rsidRPr="00ED46C7" w:rsidRDefault="009A033B" w:rsidP="00B70186">
            <w:pPr>
              <w:spacing w:after="0" w:line="240" w:lineRule="auto"/>
              <w:jc w:val="right"/>
              <w:rPr>
                <w:rFonts w:cs="Arial"/>
                <w:sz w:val="16"/>
                <w:szCs w:val="16"/>
              </w:rPr>
            </w:pPr>
            <w:r w:rsidRPr="00ED46C7">
              <w:rPr>
                <w:rFonts w:cs="Arial"/>
                <w:sz w:val="16"/>
                <w:szCs w:val="16"/>
              </w:rPr>
              <w:t>331</w:t>
            </w:r>
          </w:p>
        </w:tc>
        <w:tc>
          <w:tcPr>
            <w:tcW w:w="1041" w:type="dxa"/>
            <w:tcBorders>
              <w:top w:val="nil"/>
              <w:left w:val="nil"/>
              <w:bottom w:val="single" w:sz="4" w:space="0" w:color="auto"/>
              <w:right w:val="single" w:sz="4" w:space="0" w:color="auto"/>
            </w:tcBorders>
            <w:noWrap/>
            <w:vAlign w:val="bottom"/>
          </w:tcPr>
          <w:p w14:paraId="1B291513" w14:textId="77777777" w:rsidR="009A033B" w:rsidRPr="00ED46C7" w:rsidRDefault="009A033B" w:rsidP="00B70186">
            <w:pPr>
              <w:spacing w:after="0" w:line="240" w:lineRule="auto"/>
              <w:jc w:val="right"/>
              <w:rPr>
                <w:rFonts w:cs="Arial"/>
                <w:sz w:val="16"/>
                <w:szCs w:val="16"/>
              </w:rPr>
            </w:pPr>
            <w:r w:rsidRPr="00ED46C7">
              <w:rPr>
                <w:rFonts w:cs="Arial"/>
                <w:sz w:val="16"/>
                <w:szCs w:val="16"/>
              </w:rPr>
              <w:t>388</w:t>
            </w:r>
          </w:p>
        </w:tc>
        <w:tc>
          <w:tcPr>
            <w:tcW w:w="986" w:type="dxa"/>
            <w:tcBorders>
              <w:top w:val="nil"/>
              <w:left w:val="nil"/>
              <w:bottom w:val="single" w:sz="4" w:space="0" w:color="auto"/>
              <w:right w:val="single" w:sz="4" w:space="0" w:color="auto"/>
            </w:tcBorders>
            <w:noWrap/>
            <w:vAlign w:val="bottom"/>
          </w:tcPr>
          <w:p w14:paraId="121A444F" w14:textId="77777777" w:rsidR="009A033B" w:rsidRPr="00ED46C7" w:rsidRDefault="009A033B" w:rsidP="00B70186">
            <w:pPr>
              <w:spacing w:after="0" w:line="240" w:lineRule="auto"/>
              <w:jc w:val="right"/>
              <w:rPr>
                <w:rFonts w:cs="Arial"/>
                <w:sz w:val="16"/>
                <w:szCs w:val="16"/>
              </w:rPr>
            </w:pPr>
            <w:r w:rsidRPr="00ED46C7">
              <w:rPr>
                <w:rFonts w:cs="Arial"/>
                <w:sz w:val="16"/>
                <w:szCs w:val="16"/>
              </w:rPr>
              <w:t>5,015</w:t>
            </w:r>
          </w:p>
        </w:tc>
        <w:tc>
          <w:tcPr>
            <w:tcW w:w="838" w:type="dxa"/>
            <w:tcBorders>
              <w:top w:val="nil"/>
              <w:left w:val="nil"/>
              <w:bottom w:val="single" w:sz="4" w:space="0" w:color="auto"/>
              <w:right w:val="single" w:sz="4" w:space="0" w:color="auto"/>
            </w:tcBorders>
            <w:noWrap/>
            <w:vAlign w:val="bottom"/>
          </w:tcPr>
          <w:p w14:paraId="14BB4C57" w14:textId="77777777" w:rsidR="009A033B" w:rsidRPr="00ED46C7" w:rsidRDefault="009A033B" w:rsidP="00B70186">
            <w:pPr>
              <w:spacing w:after="0" w:line="240" w:lineRule="auto"/>
              <w:jc w:val="right"/>
              <w:rPr>
                <w:rFonts w:cs="Arial"/>
                <w:sz w:val="16"/>
                <w:szCs w:val="16"/>
              </w:rPr>
            </w:pPr>
            <w:r w:rsidRPr="00ED46C7">
              <w:rPr>
                <w:rFonts w:cs="Arial"/>
                <w:sz w:val="16"/>
                <w:szCs w:val="16"/>
              </w:rPr>
              <w:t>630</w:t>
            </w:r>
          </w:p>
        </w:tc>
      </w:tr>
      <w:tr w:rsidR="009A033B" w:rsidRPr="00ED46C7" w14:paraId="0623BC9F"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084EC48C"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Kasansa </w:t>
            </w:r>
          </w:p>
        </w:tc>
        <w:tc>
          <w:tcPr>
            <w:tcW w:w="1080" w:type="dxa"/>
            <w:tcBorders>
              <w:top w:val="nil"/>
              <w:left w:val="nil"/>
              <w:bottom w:val="single" w:sz="4" w:space="0" w:color="auto"/>
              <w:right w:val="single" w:sz="4" w:space="0" w:color="auto"/>
            </w:tcBorders>
            <w:noWrap/>
            <w:vAlign w:val="bottom"/>
            <w:hideMark/>
          </w:tcPr>
          <w:p w14:paraId="50D6D0F3"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283,859</w:t>
            </w:r>
          </w:p>
        </w:tc>
        <w:tc>
          <w:tcPr>
            <w:tcW w:w="900" w:type="dxa"/>
            <w:tcBorders>
              <w:top w:val="nil"/>
              <w:left w:val="nil"/>
              <w:bottom w:val="single" w:sz="4" w:space="0" w:color="auto"/>
              <w:right w:val="single" w:sz="4" w:space="0" w:color="auto"/>
            </w:tcBorders>
            <w:noWrap/>
            <w:vAlign w:val="bottom"/>
          </w:tcPr>
          <w:p w14:paraId="5C1AECEB" w14:textId="77777777" w:rsidR="009A033B" w:rsidRPr="00ED46C7" w:rsidRDefault="009A033B" w:rsidP="00B70186">
            <w:pPr>
              <w:spacing w:after="0" w:line="240" w:lineRule="auto"/>
              <w:jc w:val="right"/>
              <w:rPr>
                <w:rFonts w:cs="Arial"/>
                <w:sz w:val="16"/>
                <w:szCs w:val="16"/>
              </w:rPr>
            </w:pPr>
            <w:r w:rsidRPr="00ED46C7">
              <w:rPr>
                <w:rFonts w:cs="Arial"/>
                <w:sz w:val="16"/>
                <w:szCs w:val="16"/>
              </w:rPr>
              <w:t>971</w:t>
            </w:r>
          </w:p>
        </w:tc>
        <w:tc>
          <w:tcPr>
            <w:tcW w:w="720" w:type="dxa"/>
            <w:tcBorders>
              <w:top w:val="nil"/>
              <w:left w:val="nil"/>
              <w:bottom w:val="single" w:sz="4" w:space="0" w:color="auto"/>
              <w:right w:val="single" w:sz="4" w:space="0" w:color="auto"/>
            </w:tcBorders>
            <w:noWrap/>
            <w:vAlign w:val="bottom"/>
          </w:tcPr>
          <w:p w14:paraId="0FFFC9C4" w14:textId="77777777" w:rsidR="009A033B" w:rsidRPr="00ED46C7" w:rsidRDefault="009A033B" w:rsidP="00B70186">
            <w:pPr>
              <w:spacing w:after="0" w:line="240" w:lineRule="auto"/>
              <w:jc w:val="right"/>
              <w:rPr>
                <w:rFonts w:cs="Arial"/>
                <w:sz w:val="16"/>
                <w:szCs w:val="16"/>
              </w:rPr>
            </w:pPr>
            <w:r w:rsidRPr="00ED46C7">
              <w:rPr>
                <w:rFonts w:cs="Arial"/>
                <w:sz w:val="16"/>
                <w:szCs w:val="16"/>
              </w:rPr>
              <w:t>940</w:t>
            </w:r>
          </w:p>
        </w:tc>
        <w:tc>
          <w:tcPr>
            <w:tcW w:w="718" w:type="dxa"/>
            <w:tcBorders>
              <w:top w:val="nil"/>
              <w:left w:val="nil"/>
              <w:bottom w:val="single" w:sz="4" w:space="0" w:color="auto"/>
              <w:right w:val="single" w:sz="4" w:space="0" w:color="auto"/>
            </w:tcBorders>
            <w:noWrap/>
            <w:vAlign w:val="bottom"/>
          </w:tcPr>
          <w:p w14:paraId="62EC283C" w14:textId="77777777" w:rsidR="009A033B" w:rsidRPr="00ED46C7" w:rsidRDefault="009A033B" w:rsidP="00B70186">
            <w:pPr>
              <w:spacing w:after="0" w:line="240" w:lineRule="auto"/>
              <w:jc w:val="right"/>
              <w:rPr>
                <w:rFonts w:cs="Arial"/>
                <w:sz w:val="16"/>
                <w:szCs w:val="16"/>
              </w:rPr>
            </w:pPr>
            <w:r w:rsidRPr="00ED46C7">
              <w:rPr>
                <w:rFonts w:cs="Arial"/>
                <w:sz w:val="16"/>
                <w:szCs w:val="16"/>
              </w:rPr>
              <w:t>807</w:t>
            </w:r>
          </w:p>
        </w:tc>
        <w:tc>
          <w:tcPr>
            <w:tcW w:w="722" w:type="dxa"/>
            <w:tcBorders>
              <w:top w:val="nil"/>
              <w:left w:val="nil"/>
              <w:bottom w:val="single" w:sz="4" w:space="0" w:color="auto"/>
              <w:right w:val="single" w:sz="4" w:space="0" w:color="auto"/>
            </w:tcBorders>
            <w:noWrap/>
            <w:vAlign w:val="bottom"/>
          </w:tcPr>
          <w:p w14:paraId="18D0834E" w14:textId="77777777" w:rsidR="009A033B" w:rsidRPr="00ED46C7" w:rsidRDefault="009A033B" w:rsidP="00B70186">
            <w:pPr>
              <w:spacing w:after="0" w:line="240" w:lineRule="auto"/>
              <w:jc w:val="right"/>
              <w:rPr>
                <w:rFonts w:cs="Arial"/>
                <w:sz w:val="16"/>
                <w:szCs w:val="16"/>
              </w:rPr>
            </w:pPr>
            <w:r w:rsidRPr="00ED46C7">
              <w:rPr>
                <w:rFonts w:cs="Arial"/>
                <w:sz w:val="16"/>
                <w:szCs w:val="16"/>
              </w:rPr>
              <w:t>836</w:t>
            </w:r>
          </w:p>
        </w:tc>
        <w:tc>
          <w:tcPr>
            <w:tcW w:w="781" w:type="dxa"/>
            <w:tcBorders>
              <w:top w:val="nil"/>
              <w:left w:val="nil"/>
              <w:bottom w:val="single" w:sz="4" w:space="0" w:color="auto"/>
              <w:right w:val="single" w:sz="4" w:space="0" w:color="auto"/>
            </w:tcBorders>
            <w:noWrap/>
            <w:vAlign w:val="bottom"/>
          </w:tcPr>
          <w:p w14:paraId="124A0455" w14:textId="77777777" w:rsidR="009A033B" w:rsidRPr="00ED46C7" w:rsidRDefault="009A033B" w:rsidP="00B70186">
            <w:pPr>
              <w:spacing w:after="0" w:line="240" w:lineRule="auto"/>
              <w:jc w:val="right"/>
              <w:rPr>
                <w:rFonts w:cs="Arial"/>
                <w:sz w:val="16"/>
                <w:szCs w:val="16"/>
              </w:rPr>
            </w:pPr>
            <w:r w:rsidRPr="00ED46C7">
              <w:rPr>
                <w:rFonts w:cs="Arial"/>
                <w:sz w:val="16"/>
                <w:szCs w:val="16"/>
              </w:rPr>
              <w:t>194</w:t>
            </w:r>
          </w:p>
        </w:tc>
        <w:tc>
          <w:tcPr>
            <w:tcW w:w="1036" w:type="dxa"/>
            <w:tcBorders>
              <w:top w:val="nil"/>
              <w:left w:val="nil"/>
              <w:bottom w:val="single" w:sz="4" w:space="0" w:color="auto"/>
              <w:right w:val="single" w:sz="4" w:space="0" w:color="auto"/>
            </w:tcBorders>
            <w:noWrap/>
            <w:vAlign w:val="bottom"/>
          </w:tcPr>
          <w:p w14:paraId="3C94DECF" w14:textId="77777777" w:rsidR="009A033B" w:rsidRPr="00ED46C7" w:rsidRDefault="009A033B" w:rsidP="00B70186">
            <w:pPr>
              <w:spacing w:after="0" w:line="240" w:lineRule="auto"/>
              <w:jc w:val="right"/>
              <w:rPr>
                <w:rFonts w:cs="Arial"/>
                <w:sz w:val="16"/>
                <w:szCs w:val="16"/>
              </w:rPr>
            </w:pPr>
            <w:r w:rsidRPr="00ED46C7">
              <w:rPr>
                <w:rFonts w:cs="Arial"/>
                <w:sz w:val="16"/>
                <w:szCs w:val="16"/>
              </w:rPr>
              <w:t>383</w:t>
            </w:r>
          </w:p>
        </w:tc>
        <w:tc>
          <w:tcPr>
            <w:tcW w:w="902" w:type="dxa"/>
            <w:tcBorders>
              <w:top w:val="nil"/>
              <w:left w:val="nil"/>
              <w:bottom w:val="single" w:sz="4" w:space="0" w:color="auto"/>
              <w:right w:val="single" w:sz="4" w:space="0" w:color="auto"/>
            </w:tcBorders>
            <w:noWrap/>
            <w:vAlign w:val="bottom"/>
          </w:tcPr>
          <w:p w14:paraId="3634924D" w14:textId="77777777" w:rsidR="009A033B" w:rsidRPr="00ED46C7" w:rsidRDefault="009A033B" w:rsidP="00B70186">
            <w:pPr>
              <w:spacing w:after="0" w:line="240" w:lineRule="auto"/>
              <w:jc w:val="right"/>
              <w:rPr>
                <w:rFonts w:cs="Arial"/>
                <w:sz w:val="16"/>
                <w:szCs w:val="16"/>
              </w:rPr>
            </w:pPr>
            <w:r w:rsidRPr="00ED46C7">
              <w:rPr>
                <w:rFonts w:cs="Arial"/>
                <w:sz w:val="16"/>
                <w:szCs w:val="16"/>
              </w:rPr>
              <w:t>168</w:t>
            </w:r>
          </w:p>
        </w:tc>
        <w:tc>
          <w:tcPr>
            <w:tcW w:w="1036" w:type="dxa"/>
            <w:tcBorders>
              <w:top w:val="nil"/>
              <w:left w:val="nil"/>
              <w:bottom w:val="single" w:sz="4" w:space="0" w:color="auto"/>
              <w:right w:val="single" w:sz="4" w:space="0" w:color="auto"/>
            </w:tcBorders>
            <w:noWrap/>
            <w:vAlign w:val="bottom"/>
          </w:tcPr>
          <w:p w14:paraId="19DD6B6B" w14:textId="77777777" w:rsidR="009A033B" w:rsidRPr="00ED46C7" w:rsidRDefault="009A033B" w:rsidP="00B70186">
            <w:pPr>
              <w:spacing w:after="0" w:line="240" w:lineRule="auto"/>
              <w:jc w:val="right"/>
              <w:rPr>
                <w:rFonts w:cs="Arial"/>
                <w:sz w:val="16"/>
                <w:szCs w:val="16"/>
              </w:rPr>
            </w:pPr>
            <w:r w:rsidRPr="00ED46C7">
              <w:rPr>
                <w:rFonts w:cs="Arial"/>
                <w:sz w:val="16"/>
                <w:szCs w:val="16"/>
              </w:rPr>
              <w:t>281</w:t>
            </w:r>
          </w:p>
        </w:tc>
        <w:tc>
          <w:tcPr>
            <w:tcW w:w="1260" w:type="dxa"/>
            <w:tcBorders>
              <w:top w:val="nil"/>
              <w:left w:val="nil"/>
              <w:bottom w:val="single" w:sz="4" w:space="0" w:color="auto"/>
              <w:right w:val="single" w:sz="4" w:space="0" w:color="auto"/>
            </w:tcBorders>
            <w:noWrap/>
            <w:vAlign w:val="bottom"/>
          </w:tcPr>
          <w:p w14:paraId="5E6E9A5F" w14:textId="77777777" w:rsidR="009A033B" w:rsidRPr="00ED46C7" w:rsidRDefault="009A033B" w:rsidP="00B70186">
            <w:pPr>
              <w:spacing w:after="0" w:line="240" w:lineRule="auto"/>
              <w:jc w:val="right"/>
              <w:rPr>
                <w:rFonts w:cs="Arial"/>
                <w:sz w:val="16"/>
                <w:szCs w:val="16"/>
              </w:rPr>
            </w:pPr>
            <w:r w:rsidRPr="00ED46C7">
              <w:rPr>
                <w:rFonts w:cs="Arial"/>
                <w:sz w:val="16"/>
                <w:szCs w:val="16"/>
              </w:rPr>
              <w:t>12,728</w:t>
            </w:r>
          </w:p>
        </w:tc>
        <w:tc>
          <w:tcPr>
            <w:tcW w:w="845" w:type="dxa"/>
            <w:tcBorders>
              <w:top w:val="nil"/>
              <w:left w:val="nil"/>
              <w:bottom w:val="single" w:sz="4" w:space="0" w:color="auto"/>
              <w:right w:val="single" w:sz="4" w:space="0" w:color="auto"/>
            </w:tcBorders>
            <w:noWrap/>
            <w:vAlign w:val="bottom"/>
          </w:tcPr>
          <w:p w14:paraId="542518AF" w14:textId="77777777" w:rsidR="009A033B" w:rsidRPr="00ED46C7" w:rsidRDefault="009A033B" w:rsidP="00B70186">
            <w:pPr>
              <w:spacing w:after="0" w:line="240" w:lineRule="auto"/>
              <w:jc w:val="right"/>
              <w:rPr>
                <w:rFonts w:cs="Arial"/>
                <w:sz w:val="16"/>
                <w:szCs w:val="16"/>
              </w:rPr>
            </w:pPr>
            <w:r w:rsidRPr="00ED46C7">
              <w:rPr>
                <w:rFonts w:cs="Arial"/>
                <w:sz w:val="16"/>
                <w:szCs w:val="16"/>
              </w:rPr>
              <w:t>81</w:t>
            </w:r>
          </w:p>
        </w:tc>
        <w:tc>
          <w:tcPr>
            <w:tcW w:w="1041" w:type="dxa"/>
            <w:tcBorders>
              <w:top w:val="nil"/>
              <w:left w:val="nil"/>
              <w:bottom w:val="single" w:sz="4" w:space="0" w:color="auto"/>
              <w:right w:val="single" w:sz="4" w:space="0" w:color="auto"/>
            </w:tcBorders>
            <w:noWrap/>
            <w:vAlign w:val="bottom"/>
          </w:tcPr>
          <w:p w14:paraId="2E30DA2D" w14:textId="77777777" w:rsidR="009A033B" w:rsidRPr="00ED46C7" w:rsidRDefault="009A033B" w:rsidP="00B70186">
            <w:pPr>
              <w:spacing w:after="0" w:line="240" w:lineRule="auto"/>
              <w:jc w:val="right"/>
              <w:rPr>
                <w:rFonts w:cs="Arial"/>
                <w:sz w:val="16"/>
                <w:szCs w:val="16"/>
              </w:rPr>
            </w:pPr>
            <w:r w:rsidRPr="00ED46C7">
              <w:rPr>
                <w:rFonts w:cs="Arial"/>
                <w:sz w:val="16"/>
                <w:szCs w:val="16"/>
              </w:rPr>
              <w:t>1,417</w:t>
            </w:r>
          </w:p>
        </w:tc>
        <w:tc>
          <w:tcPr>
            <w:tcW w:w="986" w:type="dxa"/>
            <w:tcBorders>
              <w:top w:val="nil"/>
              <w:left w:val="nil"/>
              <w:bottom w:val="single" w:sz="4" w:space="0" w:color="auto"/>
              <w:right w:val="single" w:sz="4" w:space="0" w:color="auto"/>
            </w:tcBorders>
            <w:noWrap/>
            <w:vAlign w:val="bottom"/>
          </w:tcPr>
          <w:p w14:paraId="232EB9B4" w14:textId="77777777" w:rsidR="009A033B" w:rsidRPr="00ED46C7" w:rsidRDefault="009A033B" w:rsidP="00B70186">
            <w:pPr>
              <w:spacing w:after="0" w:line="240" w:lineRule="auto"/>
              <w:jc w:val="right"/>
              <w:rPr>
                <w:rFonts w:cs="Arial"/>
                <w:sz w:val="16"/>
                <w:szCs w:val="16"/>
              </w:rPr>
            </w:pPr>
            <w:r w:rsidRPr="00ED46C7">
              <w:rPr>
                <w:rFonts w:cs="Arial"/>
                <w:sz w:val="16"/>
                <w:szCs w:val="16"/>
              </w:rPr>
              <w:t>1,282</w:t>
            </w:r>
          </w:p>
        </w:tc>
        <w:tc>
          <w:tcPr>
            <w:tcW w:w="838" w:type="dxa"/>
            <w:tcBorders>
              <w:top w:val="nil"/>
              <w:left w:val="nil"/>
              <w:bottom w:val="single" w:sz="4" w:space="0" w:color="auto"/>
              <w:right w:val="single" w:sz="4" w:space="0" w:color="auto"/>
            </w:tcBorders>
            <w:noWrap/>
            <w:vAlign w:val="bottom"/>
          </w:tcPr>
          <w:p w14:paraId="5297018F" w14:textId="77777777" w:rsidR="009A033B" w:rsidRPr="00ED46C7" w:rsidRDefault="009A033B" w:rsidP="00B70186">
            <w:pPr>
              <w:spacing w:after="0" w:line="240" w:lineRule="auto"/>
              <w:jc w:val="right"/>
              <w:rPr>
                <w:rFonts w:cs="Arial"/>
                <w:sz w:val="16"/>
                <w:szCs w:val="16"/>
              </w:rPr>
            </w:pPr>
            <w:r w:rsidRPr="00ED46C7">
              <w:rPr>
                <w:rFonts w:cs="Arial"/>
                <w:sz w:val="16"/>
                <w:szCs w:val="16"/>
              </w:rPr>
              <w:t>768</w:t>
            </w:r>
          </w:p>
        </w:tc>
      </w:tr>
      <w:tr w:rsidR="009A033B" w:rsidRPr="00ED46C7" w14:paraId="3B272529"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2407C1EE"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Lubilanji </w:t>
            </w:r>
          </w:p>
        </w:tc>
        <w:tc>
          <w:tcPr>
            <w:tcW w:w="1080" w:type="dxa"/>
            <w:tcBorders>
              <w:top w:val="nil"/>
              <w:left w:val="nil"/>
              <w:bottom w:val="single" w:sz="4" w:space="0" w:color="auto"/>
              <w:right w:val="single" w:sz="4" w:space="0" w:color="auto"/>
            </w:tcBorders>
            <w:noWrap/>
            <w:vAlign w:val="bottom"/>
            <w:hideMark/>
          </w:tcPr>
          <w:p w14:paraId="58A79AB5"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352,996</w:t>
            </w:r>
          </w:p>
        </w:tc>
        <w:tc>
          <w:tcPr>
            <w:tcW w:w="900" w:type="dxa"/>
            <w:tcBorders>
              <w:top w:val="nil"/>
              <w:left w:val="nil"/>
              <w:bottom w:val="single" w:sz="4" w:space="0" w:color="auto"/>
              <w:right w:val="single" w:sz="4" w:space="0" w:color="auto"/>
            </w:tcBorders>
            <w:noWrap/>
            <w:vAlign w:val="bottom"/>
          </w:tcPr>
          <w:p w14:paraId="30E6E407" w14:textId="77777777" w:rsidR="009A033B" w:rsidRPr="00ED46C7" w:rsidRDefault="009A033B" w:rsidP="00B70186">
            <w:pPr>
              <w:spacing w:after="0" w:line="240" w:lineRule="auto"/>
              <w:jc w:val="right"/>
              <w:rPr>
                <w:rFonts w:cs="Arial"/>
                <w:sz w:val="16"/>
                <w:szCs w:val="16"/>
              </w:rPr>
            </w:pPr>
            <w:r w:rsidRPr="00ED46C7">
              <w:rPr>
                <w:rFonts w:cs="Arial"/>
                <w:sz w:val="16"/>
                <w:szCs w:val="16"/>
              </w:rPr>
              <w:t>977</w:t>
            </w:r>
          </w:p>
        </w:tc>
        <w:tc>
          <w:tcPr>
            <w:tcW w:w="720" w:type="dxa"/>
            <w:tcBorders>
              <w:top w:val="nil"/>
              <w:left w:val="nil"/>
              <w:bottom w:val="single" w:sz="4" w:space="0" w:color="auto"/>
              <w:right w:val="single" w:sz="4" w:space="0" w:color="auto"/>
            </w:tcBorders>
            <w:noWrap/>
            <w:vAlign w:val="bottom"/>
          </w:tcPr>
          <w:p w14:paraId="24C6A4F4" w14:textId="77777777" w:rsidR="009A033B" w:rsidRPr="00ED46C7" w:rsidRDefault="009A033B" w:rsidP="00B70186">
            <w:pPr>
              <w:spacing w:after="0" w:line="240" w:lineRule="auto"/>
              <w:jc w:val="right"/>
              <w:rPr>
                <w:rFonts w:cs="Arial"/>
                <w:sz w:val="16"/>
                <w:szCs w:val="16"/>
              </w:rPr>
            </w:pPr>
            <w:r w:rsidRPr="00ED46C7">
              <w:rPr>
                <w:rFonts w:cs="Arial"/>
                <w:sz w:val="16"/>
                <w:szCs w:val="16"/>
              </w:rPr>
              <w:t>950</w:t>
            </w:r>
          </w:p>
        </w:tc>
        <w:tc>
          <w:tcPr>
            <w:tcW w:w="718" w:type="dxa"/>
            <w:tcBorders>
              <w:top w:val="nil"/>
              <w:left w:val="nil"/>
              <w:bottom w:val="single" w:sz="4" w:space="0" w:color="auto"/>
              <w:right w:val="single" w:sz="4" w:space="0" w:color="auto"/>
            </w:tcBorders>
            <w:noWrap/>
            <w:vAlign w:val="bottom"/>
          </w:tcPr>
          <w:p w14:paraId="73B2F842" w14:textId="77777777" w:rsidR="009A033B" w:rsidRPr="00ED46C7" w:rsidRDefault="009A033B" w:rsidP="00B70186">
            <w:pPr>
              <w:spacing w:after="0" w:line="240" w:lineRule="auto"/>
              <w:jc w:val="right"/>
              <w:rPr>
                <w:rFonts w:cs="Arial"/>
                <w:sz w:val="16"/>
                <w:szCs w:val="16"/>
              </w:rPr>
            </w:pPr>
            <w:r w:rsidRPr="00ED46C7">
              <w:rPr>
                <w:rFonts w:cs="Arial"/>
                <w:sz w:val="16"/>
                <w:szCs w:val="16"/>
              </w:rPr>
              <w:t>1,006</w:t>
            </w:r>
          </w:p>
        </w:tc>
        <w:tc>
          <w:tcPr>
            <w:tcW w:w="722" w:type="dxa"/>
            <w:tcBorders>
              <w:top w:val="nil"/>
              <w:left w:val="nil"/>
              <w:bottom w:val="single" w:sz="4" w:space="0" w:color="auto"/>
              <w:right w:val="single" w:sz="4" w:space="0" w:color="auto"/>
            </w:tcBorders>
            <w:noWrap/>
            <w:vAlign w:val="bottom"/>
          </w:tcPr>
          <w:p w14:paraId="33EAF117" w14:textId="77777777" w:rsidR="009A033B" w:rsidRPr="00ED46C7" w:rsidRDefault="009A033B" w:rsidP="00B70186">
            <w:pPr>
              <w:spacing w:after="0" w:line="240" w:lineRule="auto"/>
              <w:jc w:val="right"/>
              <w:rPr>
                <w:rFonts w:cs="Arial"/>
                <w:sz w:val="16"/>
                <w:szCs w:val="16"/>
              </w:rPr>
            </w:pPr>
            <w:r w:rsidRPr="00ED46C7">
              <w:rPr>
                <w:rFonts w:cs="Arial"/>
                <w:sz w:val="16"/>
                <w:szCs w:val="16"/>
              </w:rPr>
              <w:t>898</w:t>
            </w:r>
          </w:p>
        </w:tc>
        <w:tc>
          <w:tcPr>
            <w:tcW w:w="781" w:type="dxa"/>
            <w:tcBorders>
              <w:top w:val="nil"/>
              <w:left w:val="nil"/>
              <w:bottom w:val="single" w:sz="4" w:space="0" w:color="auto"/>
              <w:right w:val="single" w:sz="4" w:space="0" w:color="auto"/>
            </w:tcBorders>
            <w:noWrap/>
            <w:vAlign w:val="bottom"/>
          </w:tcPr>
          <w:p w14:paraId="572FD599" w14:textId="77777777" w:rsidR="009A033B" w:rsidRPr="00ED46C7" w:rsidRDefault="009A033B" w:rsidP="00B70186">
            <w:pPr>
              <w:spacing w:after="0" w:line="240" w:lineRule="auto"/>
              <w:jc w:val="right"/>
              <w:rPr>
                <w:rFonts w:cs="Arial"/>
                <w:sz w:val="16"/>
                <w:szCs w:val="16"/>
              </w:rPr>
            </w:pPr>
            <w:r w:rsidRPr="00ED46C7">
              <w:rPr>
                <w:rFonts w:cs="Arial"/>
                <w:sz w:val="16"/>
                <w:szCs w:val="16"/>
              </w:rPr>
              <w:t>998</w:t>
            </w:r>
          </w:p>
        </w:tc>
        <w:tc>
          <w:tcPr>
            <w:tcW w:w="1036" w:type="dxa"/>
            <w:tcBorders>
              <w:top w:val="nil"/>
              <w:left w:val="nil"/>
              <w:bottom w:val="single" w:sz="4" w:space="0" w:color="auto"/>
              <w:right w:val="single" w:sz="4" w:space="0" w:color="auto"/>
            </w:tcBorders>
            <w:noWrap/>
            <w:vAlign w:val="bottom"/>
          </w:tcPr>
          <w:p w14:paraId="61222B0B" w14:textId="77777777" w:rsidR="009A033B" w:rsidRPr="00ED46C7" w:rsidRDefault="009A033B" w:rsidP="00B70186">
            <w:pPr>
              <w:spacing w:after="0" w:line="240" w:lineRule="auto"/>
              <w:jc w:val="right"/>
              <w:rPr>
                <w:rFonts w:cs="Arial"/>
                <w:sz w:val="16"/>
                <w:szCs w:val="16"/>
              </w:rPr>
            </w:pPr>
            <w:r w:rsidRPr="00ED46C7">
              <w:rPr>
                <w:rFonts w:cs="Arial"/>
                <w:sz w:val="16"/>
                <w:szCs w:val="16"/>
              </w:rPr>
              <w:t>1,118</w:t>
            </w:r>
          </w:p>
        </w:tc>
        <w:tc>
          <w:tcPr>
            <w:tcW w:w="902" w:type="dxa"/>
            <w:tcBorders>
              <w:top w:val="nil"/>
              <w:left w:val="nil"/>
              <w:bottom w:val="single" w:sz="4" w:space="0" w:color="auto"/>
              <w:right w:val="single" w:sz="4" w:space="0" w:color="auto"/>
            </w:tcBorders>
            <w:noWrap/>
            <w:vAlign w:val="bottom"/>
          </w:tcPr>
          <w:p w14:paraId="76DA2460" w14:textId="77777777" w:rsidR="009A033B" w:rsidRPr="00ED46C7" w:rsidRDefault="009A033B" w:rsidP="00B70186">
            <w:pPr>
              <w:spacing w:after="0" w:line="240" w:lineRule="auto"/>
              <w:jc w:val="right"/>
              <w:rPr>
                <w:rFonts w:cs="Arial"/>
                <w:sz w:val="16"/>
                <w:szCs w:val="16"/>
              </w:rPr>
            </w:pPr>
            <w:r w:rsidRPr="00ED46C7">
              <w:rPr>
                <w:rFonts w:cs="Arial"/>
                <w:sz w:val="16"/>
                <w:szCs w:val="16"/>
              </w:rPr>
              <w:t>979</w:t>
            </w:r>
          </w:p>
        </w:tc>
        <w:tc>
          <w:tcPr>
            <w:tcW w:w="1036" w:type="dxa"/>
            <w:tcBorders>
              <w:top w:val="nil"/>
              <w:left w:val="nil"/>
              <w:bottom w:val="single" w:sz="4" w:space="0" w:color="auto"/>
              <w:right w:val="single" w:sz="4" w:space="0" w:color="auto"/>
            </w:tcBorders>
            <w:noWrap/>
            <w:vAlign w:val="bottom"/>
          </w:tcPr>
          <w:p w14:paraId="29B27FD8" w14:textId="77777777" w:rsidR="009A033B" w:rsidRPr="00ED46C7" w:rsidRDefault="009A033B" w:rsidP="00B70186">
            <w:pPr>
              <w:spacing w:after="0" w:line="240" w:lineRule="auto"/>
              <w:jc w:val="right"/>
              <w:rPr>
                <w:rFonts w:cs="Arial"/>
                <w:sz w:val="16"/>
                <w:szCs w:val="16"/>
              </w:rPr>
            </w:pPr>
            <w:r w:rsidRPr="00ED46C7">
              <w:rPr>
                <w:rFonts w:cs="Arial"/>
                <w:sz w:val="16"/>
                <w:szCs w:val="16"/>
              </w:rPr>
              <w:t>822</w:t>
            </w:r>
          </w:p>
        </w:tc>
        <w:tc>
          <w:tcPr>
            <w:tcW w:w="1260" w:type="dxa"/>
            <w:tcBorders>
              <w:top w:val="nil"/>
              <w:left w:val="nil"/>
              <w:bottom w:val="single" w:sz="4" w:space="0" w:color="auto"/>
              <w:right w:val="single" w:sz="4" w:space="0" w:color="auto"/>
            </w:tcBorders>
            <w:noWrap/>
            <w:vAlign w:val="bottom"/>
          </w:tcPr>
          <w:p w14:paraId="3FDF5CCF" w14:textId="77777777" w:rsidR="009A033B" w:rsidRPr="00ED46C7" w:rsidRDefault="009A033B" w:rsidP="00B70186">
            <w:pPr>
              <w:spacing w:after="0" w:line="240" w:lineRule="auto"/>
              <w:jc w:val="right"/>
              <w:rPr>
                <w:rFonts w:cs="Arial"/>
                <w:sz w:val="16"/>
                <w:szCs w:val="16"/>
              </w:rPr>
            </w:pPr>
            <w:r w:rsidRPr="00ED46C7">
              <w:rPr>
                <w:rFonts w:cs="Arial"/>
                <w:sz w:val="16"/>
                <w:szCs w:val="16"/>
              </w:rPr>
              <w:t>1,784</w:t>
            </w:r>
          </w:p>
        </w:tc>
        <w:tc>
          <w:tcPr>
            <w:tcW w:w="845" w:type="dxa"/>
            <w:tcBorders>
              <w:top w:val="nil"/>
              <w:left w:val="nil"/>
              <w:bottom w:val="single" w:sz="4" w:space="0" w:color="auto"/>
              <w:right w:val="single" w:sz="4" w:space="0" w:color="auto"/>
            </w:tcBorders>
            <w:noWrap/>
            <w:vAlign w:val="bottom"/>
          </w:tcPr>
          <w:p w14:paraId="76F834C8" w14:textId="77777777" w:rsidR="009A033B" w:rsidRPr="00ED46C7" w:rsidRDefault="009A033B" w:rsidP="00B70186">
            <w:pPr>
              <w:spacing w:after="0" w:line="240" w:lineRule="auto"/>
              <w:jc w:val="right"/>
              <w:rPr>
                <w:rFonts w:cs="Arial"/>
                <w:sz w:val="16"/>
                <w:szCs w:val="16"/>
              </w:rPr>
            </w:pPr>
            <w:r w:rsidRPr="00ED46C7">
              <w:rPr>
                <w:rFonts w:cs="Arial"/>
                <w:sz w:val="16"/>
                <w:szCs w:val="16"/>
              </w:rPr>
              <w:t>246</w:t>
            </w:r>
          </w:p>
        </w:tc>
        <w:tc>
          <w:tcPr>
            <w:tcW w:w="1041" w:type="dxa"/>
            <w:tcBorders>
              <w:top w:val="nil"/>
              <w:left w:val="nil"/>
              <w:bottom w:val="single" w:sz="4" w:space="0" w:color="auto"/>
              <w:right w:val="single" w:sz="4" w:space="0" w:color="auto"/>
            </w:tcBorders>
            <w:noWrap/>
            <w:vAlign w:val="bottom"/>
          </w:tcPr>
          <w:p w14:paraId="2B0DD6B7" w14:textId="77777777" w:rsidR="009A033B" w:rsidRPr="00ED46C7" w:rsidRDefault="009A033B" w:rsidP="00B70186">
            <w:pPr>
              <w:spacing w:after="0" w:line="240" w:lineRule="auto"/>
              <w:jc w:val="right"/>
              <w:rPr>
                <w:rFonts w:cs="Arial"/>
                <w:sz w:val="16"/>
                <w:szCs w:val="16"/>
              </w:rPr>
            </w:pPr>
            <w:r w:rsidRPr="00ED46C7">
              <w:rPr>
                <w:rFonts w:cs="Arial"/>
                <w:sz w:val="16"/>
                <w:szCs w:val="16"/>
              </w:rPr>
              <w:t>63</w:t>
            </w:r>
          </w:p>
        </w:tc>
        <w:tc>
          <w:tcPr>
            <w:tcW w:w="986" w:type="dxa"/>
            <w:tcBorders>
              <w:top w:val="nil"/>
              <w:left w:val="nil"/>
              <w:bottom w:val="single" w:sz="4" w:space="0" w:color="auto"/>
              <w:right w:val="single" w:sz="4" w:space="0" w:color="auto"/>
            </w:tcBorders>
            <w:noWrap/>
            <w:vAlign w:val="bottom"/>
          </w:tcPr>
          <w:p w14:paraId="4CF30046" w14:textId="77777777" w:rsidR="009A033B" w:rsidRPr="00ED46C7" w:rsidRDefault="009A033B" w:rsidP="00B70186">
            <w:pPr>
              <w:spacing w:after="0" w:line="240" w:lineRule="auto"/>
              <w:jc w:val="right"/>
              <w:rPr>
                <w:rFonts w:cs="Arial"/>
                <w:sz w:val="16"/>
                <w:szCs w:val="16"/>
              </w:rPr>
            </w:pPr>
            <w:r w:rsidRPr="00ED46C7">
              <w:rPr>
                <w:rFonts w:cs="Arial"/>
                <w:sz w:val="16"/>
                <w:szCs w:val="16"/>
              </w:rPr>
              <w:t>2,992</w:t>
            </w:r>
          </w:p>
        </w:tc>
        <w:tc>
          <w:tcPr>
            <w:tcW w:w="838" w:type="dxa"/>
            <w:tcBorders>
              <w:top w:val="nil"/>
              <w:left w:val="nil"/>
              <w:bottom w:val="single" w:sz="4" w:space="0" w:color="auto"/>
              <w:right w:val="single" w:sz="4" w:space="0" w:color="auto"/>
            </w:tcBorders>
            <w:noWrap/>
            <w:vAlign w:val="bottom"/>
          </w:tcPr>
          <w:p w14:paraId="215E5672" w14:textId="77777777" w:rsidR="009A033B" w:rsidRPr="00ED46C7" w:rsidRDefault="009A033B" w:rsidP="00B70186">
            <w:pPr>
              <w:spacing w:after="0" w:line="240" w:lineRule="auto"/>
              <w:jc w:val="right"/>
              <w:rPr>
                <w:rFonts w:cs="Arial"/>
                <w:sz w:val="16"/>
                <w:szCs w:val="16"/>
              </w:rPr>
            </w:pPr>
            <w:r w:rsidRPr="00ED46C7">
              <w:rPr>
                <w:rFonts w:cs="Arial"/>
                <w:sz w:val="16"/>
                <w:szCs w:val="16"/>
              </w:rPr>
              <w:t>547</w:t>
            </w:r>
          </w:p>
        </w:tc>
      </w:tr>
      <w:tr w:rsidR="009A033B" w:rsidRPr="00ED46C7" w14:paraId="3DE228A4"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67C97640"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Lukelenge </w:t>
            </w:r>
          </w:p>
        </w:tc>
        <w:tc>
          <w:tcPr>
            <w:tcW w:w="1080" w:type="dxa"/>
            <w:tcBorders>
              <w:top w:val="nil"/>
              <w:left w:val="nil"/>
              <w:bottom w:val="single" w:sz="4" w:space="0" w:color="auto"/>
              <w:right w:val="single" w:sz="4" w:space="0" w:color="auto"/>
            </w:tcBorders>
            <w:noWrap/>
            <w:vAlign w:val="bottom"/>
            <w:hideMark/>
          </w:tcPr>
          <w:p w14:paraId="36CA65B8"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379,056</w:t>
            </w:r>
          </w:p>
        </w:tc>
        <w:tc>
          <w:tcPr>
            <w:tcW w:w="900" w:type="dxa"/>
            <w:tcBorders>
              <w:top w:val="nil"/>
              <w:left w:val="nil"/>
              <w:bottom w:val="single" w:sz="4" w:space="0" w:color="auto"/>
              <w:right w:val="single" w:sz="4" w:space="0" w:color="auto"/>
            </w:tcBorders>
            <w:noWrap/>
            <w:vAlign w:val="bottom"/>
          </w:tcPr>
          <w:p w14:paraId="0DAD0FF9" w14:textId="77777777" w:rsidR="009A033B" w:rsidRPr="00ED46C7" w:rsidRDefault="009A033B" w:rsidP="00B70186">
            <w:pPr>
              <w:spacing w:after="0" w:line="240" w:lineRule="auto"/>
              <w:jc w:val="right"/>
              <w:rPr>
                <w:rFonts w:cs="Arial"/>
                <w:sz w:val="16"/>
                <w:szCs w:val="16"/>
              </w:rPr>
            </w:pPr>
            <w:r w:rsidRPr="00ED46C7">
              <w:rPr>
                <w:rFonts w:cs="Arial"/>
                <w:sz w:val="16"/>
                <w:szCs w:val="16"/>
              </w:rPr>
              <w:t>1,015</w:t>
            </w:r>
          </w:p>
        </w:tc>
        <w:tc>
          <w:tcPr>
            <w:tcW w:w="720" w:type="dxa"/>
            <w:tcBorders>
              <w:top w:val="nil"/>
              <w:left w:val="nil"/>
              <w:bottom w:val="single" w:sz="4" w:space="0" w:color="auto"/>
              <w:right w:val="single" w:sz="4" w:space="0" w:color="auto"/>
            </w:tcBorders>
            <w:noWrap/>
            <w:vAlign w:val="bottom"/>
          </w:tcPr>
          <w:p w14:paraId="434A8BEA" w14:textId="77777777" w:rsidR="009A033B" w:rsidRPr="00ED46C7" w:rsidRDefault="009A033B" w:rsidP="00B70186">
            <w:pPr>
              <w:spacing w:after="0" w:line="240" w:lineRule="auto"/>
              <w:jc w:val="right"/>
              <w:rPr>
                <w:rFonts w:cs="Arial"/>
                <w:sz w:val="16"/>
                <w:szCs w:val="16"/>
              </w:rPr>
            </w:pPr>
            <w:r w:rsidRPr="00ED46C7">
              <w:rPr>
                <w:rFonts w:cs="Arial"/>
                <w:sz w:val="16"/>
                <w:szCs w:val="16"/>
              </w:rPr>
              <w:t>1,012</w:t>
            </w:r>
          </w:p>
        </w:tc>
        <w:tc>
          <w:tcPr>
            <w:tcW w:w="718" w:type="dxa"/>
            <w:tcBorders>
              <w:top w:val="nil"/>
              <w:left w:val="nil"/>
              <w:bottom w:val="single" w:sz="4" w:space="0" w:color="auto"/>
              <w:right w:val="single" w:sz="4" w:space="0" w:color="auto"/>
            </w:tcBorders>
            <w:noWrap/>
            <w:vAlign w:val="bottom"/>
          </w:tcPr>
          <w:p w14:paraId="1DE65C4A" w14:textId="77777777" w:rsidR="009A033B" w:rsidRPr="00ED46C7" w:rsidRDefault="009A033B" w:rsidP="00B70186">
            <w:pPr>
              <w:spacing w:after="0" w:line="240" w:lineRule="auto"/>
              <w:jc w:val="right"/>
              <w:rPr>
                <w:rFonts w:cs="Arial"/>
                <w:sz w:val="16"/>
                <w:szCs w:val="16"/>
              </w:rPr>
            </w:pPr>
            <w:r w:rsidRPr="00ED46C7">
              <w:rPr>
                <w:rFonts w:cs="Arial"/>
                <w:sz w:val="16"/>
                <w:szCs w:val="16"/>
              </w:rPr>
              <w:t>1,096</w:t>
            </w:r>
          </w:p>
        </w:tc>
        <w:tc>
          <w:tcPr>
            <w:tcW w:w="722" w:type="dxa"/>
            <w:tcBorders>
              <w:top w:val="nil"/>
              <w:left w:val="nil"/>
              <w:bottom w:val="single" w:sz="4" w:space="0" w:color="auto"/>
              <w:right w:val="single" w:sz="4" w:space="0" w:color="auto"/>
            </w:tcBorders>
            <w:noWrap/>
            <w:vAlign w:val="bottom"/>
          </w:tcPr>
          <w:p w14:paraId="296F32EA" w14:textId="77777777" w:rsidR="009A033B" w:rsidRPr="00ED46C7" w:rsidRDefault="009A033B" w:rsidP="00B70186">
            <w:pPr>
              <w:spacing w:after="0" w:line="240" w:lineRule="auto"/>
              <w:jc w:val="right"/>
              <w:rPr>
                <w:rFonts w:cs="Arial"/>
                <w:sz w:val="16"/>
                <w:szCs w:val="16"/>
              </w:rPr>
            </w:pPr>
            <w:r w:rsidRPr="00ED46C7">
              <w:rPr>
                <w:rFonts w:cs="Arial"/>
                <w:sz w:val="16"/>
                <w:szCs w:val="16"/>
              </w:rPr>
              <w:t>861</w:t>
            </w:r>
          </w:p>
        </w:tc>
        <w:tc>
          <w:tcPr>
            <w:tcW w:w="781" w:type="dxa"/>
            <w:tcBorders>
              <w:top w:val="nil"/>
              <w:left w:val="nil"/>
              <w:bottom w:val="single" w:sz="4" w:space="0" w:color="auto"/>
              <w:right w:val="single" w:sz="4" w:space="0" w:color="auto"/>
            </w:tcBorders>
            <w:noWrap/>
            <w:vAlign w:val="bottom"/>
          </w:tcPr>
          <w:p w14:paraId="2A00FF0B" w14:textId="77777777" w:rsidR="009A033B" w:rsidRPr="00ED46C7" w:rsidRDefault="009A033B" w:rsidP="00B70186">
            <w:pPr>
              <w:spacing w:after="0" w:line="240" w:lineRule="auto"/>
              <w:jc w:val="right"/>
              <w:rPr>
                <w:rFonts w:cs="Arial"/>
                <w:sz w:val="16"/>
                <w:szCs w:val="16"/>
              </w:rPr>
            </w:pPr>
            <w:r w:rsidRPr="00ED46C7">
              <w:rPr>
                <w:rFonts w:cs="Arial"/>
                <w:sz w:val="16"/>
                <w:szCs w:val="16"/>
              </w:rPr>
              <w:t>1,008</w:t>
            </w:r>
          </w:p>
        </w:tc>
        <w:tc>
          <w:tcPr>
            <w:tcW w:w="1036" w:type="dxa"/>
            <w:tcBorders>
              <w:top w:val="nil"/>
              <w:left w:val="nil"/>
              <w:bottom w:val="single" w:sz="4" w:space="0" w:color="auto"/>
              <w:right w:val="single" w:sz="4" w:space="0" w:color="auto"/>
            </w:tcBorders>
            <w:noWrap/>
            <w:vAlign w:val="bottom"/>
          </w:tcPr>
          <w:p w14:paraId="03452024" w14:textId="77777777" w:rsidR="009A033B" w:rsidRPr="00ED46C7" w:rsidRDefault="009A033B" w:rsidP="00B70186">
            <w:pPr>
              <w:spacing w:after="0" w:line="240" w:lineRule="auto"/>
              <w:jc w:val="right"/>
              <w:rPr>
                <w:rFonts w:cs="Arial"/>
                <w:sz w:val="16"/>
                <w:szCs w:val="16"/>
              </w:rPr>
            </w:pPr>
            <w:r w:rsidRPr="00ED46C7">
              <w:rPr>
                <w:rFonts w:cs="Arial"/>
                <w:sz w:val="16"/>
                <w:szCs w:val="16"/>
              </w:rPr>
              <w:t>1,015</w:t>
            </w:r>
          </w:p>
        </w:tc>
        <w:tc>
          <w:tcPr>
            <w:tcW w:w="902" w:type="dxa"/>
            <w:tcBorders>
              <w:top w:val="nil"/>
              <w:left w:val="nil"/>
              <w:bottom w:val="single" w:sz="4" w:space="0" w:color="auto"/>
              <w:right w:val="single" w:sz="4" w:space="0" w:color="auto"/>
            </w:tcBorders>
            <w:noWrap/>
            <w:vAlign w:val="bottom"/>
          </w:tcPr>
          <w:p w14:paraId="0DEEC213" w14:textId="77777777" w:rsidR="009A033B" w:rsidRPr="00ED46C7" w:rsidRDefault="009A033B" w:rsidP="00B70186">
            <w:pPr>
              <w:spacing w:after="0" w:line="240" w:lineRule="auto"/>
              <w:jc w:val="right"/>
              <w:rPr>
                <w:rFonts w:cs="Arial"/>
                <w:sz w:val="16"/>
                <w:szCs w:val="16"/>
              </w:rPr>
            </w:pPr>
            <w:r w:rsidRPr="00ED46C7">
              <w:rPr>
                <w:rFonts w:cs="Arial"/>
                <w:sz w:val="16"/>
                <w:szCs w:val="16"/>
              </w:rPr>
              <w:t>928</w:t>
            </w:r>
          </w:p>
        </w:tc>
        <w:tc>
          <w:tcPr>
            <w:tcW w:w="1036" w:type="dxa"/>
            <w:tcBorders>
              <w:top w:val="nil"/>
              <w:left w:val="nil"/>
              <w:bottom w:val="single" w:sz="4" w:space="0" w:color="auto"/>
              <w:right w:val="single" w:sz="4" w:space="0" w:color="auto"/>
            </w:tcBorders>
            <w:noWrap/>
            <w:vAlign w:val="bottom"/>
          </w:tcPr>
          <w:p w14:paraId="1B9800D7" w14:textId="77777777" w:rsidR="009A033B" w:rsidRPr="00ED46C7" w:rsidRDefault="009A033B" w:rsidP="00B70186">
            <w:pPr>
              <w:spacing w:after="0" w:line="240" w:lineRule="auto"/>
              <w:jc w:val="right"/>
              <w:rPr>
                <w:rFonts w:cs="Arial"/>
                <w:sz w:val="16"/>
                <w:szCs w:val="16"/>
              </w:rPr>
            </w:pPr>
            <w:r w:rsidRPr="00ED46C7">
              <w:rPr>
                <w:rFonts w:cs="Arial"/>
                <w:sz w:val="16"/>
                <w:szCs w:val="16"/>
              </w:rPr>
              <w:t>993</w:t>
            </w:r>
          </w:p>
        </w:tc>
        <w:tc>
          <w:tcPr>
            <w:tcW w:w="1260" w:type="dxa"/>
            <w:tcBorders>
              <w:top w:val="nil"/>
              <w:left w:val="nil"/>
              <w:bottom w:val="single" w:sz="4" w:space="0" w:color="auto"/>
              <w:right w:val="single" w:sz="4" w:space="0" w:color="auto"/>
            </w:tcBorders>
            <w:noWrap/>
            <w:vAlign w:val="bottom"/>
          </w:tcPr>
          <w:p w14:paraId="3164E97C" w14:textId="77777777" w:rsidR="009A033B" w:rsidRPr="00ED46C7" w:rsidRDefault="009A033B" w:rsidP="00B70186">
            <w:pPr>
              <w:spacing w:after="0" w:line="240" w:lineRule="auto"/>
              <w:jc w:val="right"/>
              <w:rPr>
                <w:rFonts w:cs="Arial"/>
                <w:sz w:val="16"/>
                <w:szCs w:val="16"/>
              </w:rPr>
            </w:pPr>
            <w:r w:rsidRPr="00ED46C7">
              <w:rPr>
                <w:rFonts w:cs="Arial"/>
                <w:sz w:val="16"/>
                <w:szCs w:val="16"/>
              </w:rPr>
              <w:t>5,370</w:t>
            </w:r>
          </w:p>
        </w:tc>
        <w:tc>
          <w:tcPr>
            <w:tcW w:w="845" w:type="dxa"/>
            <w:tcBorders>
              <w:top w:val="nil"/>
              <w:left w:val="nil"/>
              <w:bottom w:val="single" w:sz="4" w:space="0" w:color="auto"/>
              <w:right w:val="single" w:sz="4" w:space="0" w:color="auto"/>
            </w:tcBorders>
            <w:noWrap/>
            <w:vAlign w:val="bottom"/>
          </w:tcPr>
          <w:p w14:paraId="075E086D" w14:textId="77777777" w:rsidR="009A033B" w:rsidRPr="00ED46C7" w:rsidRDefault="009A033B" w:rsidP="00B70186">
            <w:pPr>
              <w:spacing w:after="0" w:line="240" w:lineRule="auto"/>
              <w:jc w:val="right"/>
              <w:rPr>
                <w:rFonts w:cs="Arial"/>
                <w:sz w:val="16"/>
                <w:szCs w:val="16"/>
              </w:rPr>
            </w:pPr>
            <w:r w:rsidRPr="00ED46C7">
              <w:rPr>
                <w:rFonts w:cs="Arial"/>
                <w:sz w:val="16"/>
                <w:szCs w:val="16"/>
              </w:rPr>
              <w:t>356</w:t>
            </w:r>
          </w:p>
        </w:tc>
        <w:tc>
          <w:tcPr>
            <w:tcW w:w="1041" w:type="dxa"/>
            <w:tcBorders>
              <w:top w:val="nil"/>
              <w:left w:val="nil"/>
              <w:bottom w:val="single" w:sz="4" w:space="0" w:color="auto"/>
              <w:right w:val="single" w:sz="4" w:space="0" w:color="auto"/>
            </w:tcBorders>
            <w:noWrap/>
            <w:vAlign w:val="bottom"/>
          </w:tcPr>
          <w:p w14:paraId="3D75F0ED" w14:textId="77777777" w:rsidR="009A033B" w:rsidRPr="00ED46C7" w:rsidRDefault="009A033B" w:rsidP="00B70186">
            <w:pPr>
              <w:spacing w:after="0" w:line="240" w:lineRule="auto"/>
              <w:jc w:val="right"/>
              <w:rPr>
                <w:rFonts w:cs="Arial"/>
                <w:sz w:val="16"/>
                <w:szCs w:val="16"/>
              </w:rPr>
            </w:pPr>
            <w:r w:rsidRPr="00ED46C7">
              <w:rPr>
                <w:rFonts w:cs="Arial"/>
                <w:sz w:val="16"/>
                <w:szCs w:val="16"/>
              </w:rPr>
              <w:t>408</w:t>
            </w:r>
          </w:p>
        </w:tc>
        <w:tc>
          <w:tcPr>
            <w:tcW w:w="986" w:type="dxa"/>
            <w:tcBorders>
              <w:top w:val="nil"/>
              <w:left w:val="nil"/>
              <w:bottom w:val="single" w:sz="4" w:space="0" w:color="auto"/>
              <w:right w:val="single" w:sz="4" w:space="0" w:color="auto"/>
            </w:tcBorders>
            <w:noWrap/>
            <w:vAlign w:val="bottom"/>
          </w:tcPr>
          <w:p w14:paraId="70A877D5" w14:textId="77777777" w:rsidR="009A033B" w:rsidRPr="00ED46C7" w:rsidRDefault="009A033B" w:rsidP="00B70186">
            <w:pPr>
              <w:spacing w:after="0" w:line="240" w:lineRule="auto"/>
              <w:jc w:val="right"/>
              <w:rPr>
                <w:rFonts w:cs="Arial"/>
                <w:sz w:val="16"/>
                <w:szCs w:val="16"/>
              </w:rPr>
            </w:pPr>
            <w:r w:rsidRPr="00ED46C7">
              <w:rPr>
                <w:rFonts w:cs="Arial"/>
                <w:sz w:val="16"/>
                <w:szCs w:val="16"/>
              </w:rPr>
              <w:t>1,445</w:t>
            </w:r>
          </w:p>
        </w:tc>
        <w:tc>
          <w:tcPr>
            <w:tcW w:w="838" w:type="dxa"/>
            <w:tcBorders>
              <w:top w:val="nil"/>
              <w:left w:val="nil"/>
              <w:bottom w:val="single" w:sz="4" w:space="0" w:color="auto"/>
              <w:right w:val="single" w:sz="4" w:space="0" w:color="auto"/>
            </w:tcBorders>
            <w:noWrap/>
            <w:vAlign w:val="bottom"/>
          </w:tcPr>
          <w:p w14:paraId="0A0A0804" w14:textId="77777777" w:rsidR="009A033B" w:rsidRPr="00ED46C7" w:rsidRDefault="009A033B" w:rsidP="00B70186">
            <w:pPr>
              <w:spacing w:after="0" w:line="240" w:lineRule="auto"/>
              <w:jc w:val="right"/>
              <w:rPr>
                <w:rFonts w:cs="Arial"/>
                <w:sz w:val="16"/>
                <w:szCs w:val="16"/>
              </w:rPr>
            </w:pPr>
            <w:r w:rsidRPr="00ED46C7">
              <w:rPr>
                <w:rFonts w:cs="Arial"/>
                <w:sz w:val="16"/>
                <w:szCs w:val="16"/>
              </w:rPr>
              <w:t>300</w:t>
            </w:r>
          </w:p>
        </w:tc>
      </w:tr>
      <w:tr w:rsidR="009A033B" w:rsidRPr="00ED46C7" w14:paraId="1AF11B30"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283DF558"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Miabi </w:t>
            </w:r>
          </w:p>
        </w:tc>
        <w:tc>
          <w:tcPr>
            <w:tcW w:w="1080" w:type="dxa"/>
            <w:tcBorders>
              <w:top w:val="nil"/>
              <w:left w:val="nil"/>
              <w:bottom w:val="single" w:sz="4" w:space="0" w:color="auto"/>
              <w:right w:val="single" w:sz="4" w:space="0" w:color="auto"/>
            </w:tcBorders>
            <w:noWrap/>
            <w:vAlign w:val="bottom"/>
            <w:hideMark/>
          </w:tcPr>
          <w:p w14:paraId="6BF9FBAB"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215,442</w:t>
            </w:r>
          </w:p>
        </w:tc>
        <w:tc>
          <w:tcPr>
            <w:tcW w:w="900" w:type="dxa"/>
            <w:tcBorders>
              <w:top w:val="nil"/>
              <w:left w:val="nil"/>
              <w:bottom w:val="single" w:sz="4" w:space="0" w:color="auto"/>
              <w:right w:val="single" w:sz="4" w:space="0" w:color="auto"/>
            </w:tcBorders>
            <w:noWrap/>
            <w:vAlign w:val="bottom"/>
          </w:tcPr>
          <w:p w14:paraId="7038D2FE" w14:textId="77777777" w:rsidR="009A033B" w:rsidRPr="00ED46C7" w:rsidRDefault="009A033B" w:rsidP="00B70186">
            <w:pPr>
              <w:spacing w:after="0" w:line="240" w:lineRule="auto"/>
              <w:jc w:val="right"/>
              <w:rPr>
                <w:rFonts w:cs="Arial"/>
                <w:sz w:val="16"/>
                <w:szCs w:val="16"/>
              </w:rPr>
            </w:pPr>
            <w:r w:rsidRPr="00ED46C7">
              <w:rPr>
                <w:rFonts w:cs="Arial"/>
                <w:sz w:val="16"/>
                <w:szCs w:val="16"/>
              </w:rPr>
              <w:t>807</w:t>
            </w:r>
          </w:p>
        </w:tc>
        <w:tc>
          <w:tcPr>
            <w:tcW w:w="720" w:type="dxa"/>
            <w:tcBorders>
              <w:top w:val="nil"/>
              <w:left w:val="nil"/>
              <w:bottom w:val="single" w:sz="4" w:space="0" w:color="auto"/>
              <w:right w:val="single" w:sz="4" w:space="0" w:color="auto"/>
            </w:tcBorders>
            <w:noWrap/>
            <w:vAlign w:val="bottom"/>
          </w:tcPr>
          <w:p w14:paraId="4F034E7D" w14:textId="77777777" w:rsidR="009A033B" w:rsidRPr="00ED46C7" w:rsidRDefault="009A033B" w:rsidP="00B70186">
            <w:pPr>
              <w:spacing w:after="0" w:line="240" w:lineRule="auto"/>
              <w:jc w:val="right"/>
              <w:rPr>
                <w:rFonts w:cs="Arial"/>
                <w:sz w:val="16"/>
                <w:szCs w:val="16"/>
              </w:rPr>
            </w:pPr>
            <w:r w:rsidRPr="00ED46C7">
              <w:rPr>
                <w:rFonts w:cs="Arial"/>
                <w:sz w:val="16"/>
                <w:szCs w:val="16"/>
              </w:rPr>
              <w:t>801</w:t>
            </w:r>
          </w:p>
        </w:tc>
        <w:tc>
          <w:tcPr>
            <w:tcW w:w="718" w:type="dxa"/>
            <w:tcBorders>
              <w:top w:val="nil"/>
              <w:left w:val="nil"/>
              <w:bottom w:val="single" w:sz="4" w:space="0" w:color="auto"/>
              <w:right w:val="single" w:sz="4" w:space="0" w:color="auto"/>
            </w:tcBorders>
            <w:noWrap/>
            <w:vAlign w:val="bottom"/>
          </w:tcPr>
          <w:p w14:paraId="4CE6E0C2" w14:textId="77777777" w:rsidR="009A033B" w:rsidRPr="00ED46C7" w:rsidRDefault="009A033B" w:rsidP="00B70186">
            <w:pPr>
              <w:spacing w:after="0" w:line="240" w:lineRule="auto"/>
              <w:jc w:val="right"/>
              <w:rPr>
                <w:rFonts w:cs="Arial"/>
                <w:sz w:val="16"/>
                <w:szCs w:val="16"/>
              </w:rPr>
            </w:pPr>
            <w:r w:rsidRPr="00ED46C7">
              <w:rPr>
                <w:rFonts w:cs="Arial"/>
                <w:sz w:val="16"/>
                <w:szCs w:val="16"/>
              </w:rPr>
              <w:t>619</w:t>
            </w:r>
          </w:p>
        </w:tc>
        <w:tc>
          <w:tcPr>
            <w:tcW w:w="722" w:type="dxa"/>
            <w:tcBorders>
              <w:top w:val="nil"/>
              <w:left w:val="nil"/>
              <w:bottom w:val="single" w:sz="4" w:space="0" w:color="auto"/>
              <w:right w:val="single" w:sz="4" w:space="0" w:color="auto"/>
            </w:tcBorders>
            <w:noWrap/>
            <w:vAlign w:val="bottom"/>
          </w:tcPr>
          <w:p w14:paraId="50495A07" w14:textId="77777777" w:rsidR="009A033B" w:rsidRPr="00ED46C7" w:rsidRDefault="009A033B" w:rsidP="00B70186">
            <w:pPr>
              <w:spacing w:after="0" w:line="240" w:lineRule="auto"/>
              <w:jc w:val="right"/>
              <w:rPr>
                <w:rFonts w:cs="Arial"/>
                <w:sz w:val="16"/>
                <w:szCs w:val="16"/>
              </w:rPr>
            </w:pPr>
            <w:r w:rsidRPr="00ED46C7">
              <w:rPr>
                <w:rFonts w:cs="Arial"/>
                <w:sz w:val="16"/>
                <w:szCs w:val="16"/>
              </w:rPr>
              <w:t>727</w:t>
            </w:r>
          </w:p>
        </w:tc>
        <w:tc>
          <w:tcPr>
            <w:tcW w:w="781" w:type="dxa"/>
            <w:tcBorders>
              <w:top w:val="nil"/>
              <w:left w:val="nil"/>
              <w:bottom w:val="single" w:sz="4" w:space="0" w:color="auto"/>
              <w:right w:val="single" w:sz="4" w:space="0" w:color="auto"/>
            </w:tcBorders>
            <w:noWrap/>
            <w:vAlign w:val="bottom"/>
          </w:tcPr>
          <w:p w14:paraId="290F996F" w14:textId="77777777" w:rsidR="009A033B" w:rsidRPr="00ED46C7" w:rsidRDefault="009A033B" w:rsidP="00B70186">
            <w:pPr>
              <w:spacing w:after="0" w:line="240" w:lineRule="auto"/>
              <w:jc w:val="right"/>
              <w:rPr>
                <w:rFonts w:cs="Arial"/>
                <w:sz w:val="16"/>
                <w:szCs w:val="16"/>
              </w:rPr>
            </w:pPr>
            <w:r w:rsidRPr="00ED46C7">
              <w:rPr>
                <w:rFonts w:cs="Arial"/>
                <w:sz w:val="16"/>
                <w:szCs w:val="16"/>
              </w:rPr>
              <w:t>174</w:t>
            </w:r>
          </w:p>
        </w:tc>
        <w:tc>
          <w:tcPr>
            <w:tcW w:w="1036" w:type="dxa"/>
            <w:tcBorders>
              <w:top w:val="nil"/>
              <w:left w:val="nil"/>
              <w:bottom w:val="single" w:sz="4" w:space="0" w:color="auto"/>
              <w:right w:val="single" w:sz="4" w:space="0" w:color="auto"/>
            </w:tcBorders>
            <w:noWrap/>
            <w:vAlign w:val="bottom"/>
          </w:tcPr>
          <w:p w14:paraId="567DF776" w14:textId="77777777" w:rsidR="009A033B" w:rsidRPr="00ED46C7" w:rsidRDefault="009A033B" w:rsidP="00B70186">
            <w:pPr>
              <w:spacing w:after="0" w:line="240" w:lineRule="auto"/>
              <w:jc w:val="right"/>
              <w:rPr>
                <w:rFonts w:cs="Arial"/>
                <w:sz w:val="16"/>
                <w:szCs w:val="16"/>
              </w:rPr>
            </w:pPr>
            <w:r w:rsidRPr="00ED46C7">
              <w:rPr>
                <w:rFonts w:cs="Arial"/>
                <w:sz w:val="16"/>
                <w:szCs w:val="16"/>
              </w:rPr>
              <w:t>144</w:t>
            </w:r>
          </w:p>
        </w:tc>
        <w:tc>
          <w:tcPr>
            <w:tcW w:w="902" w:type="dxa"/>
            <w:tcBorders>
              <w:top w:val="nil"/>
              <w:left w:val="nil"/>
              <w:bottom w:val="single" w:sz="4" w:space="0" w:color="auto"/>
              <w:right w:val="single" w:sz="4" w:space="0" w:color="auto"/>
            </w:tcBorders>
            <w:noWrap/>
            <w:vAlign w:val="bottom"/>
          </w:tcPr>
          <w:p w14:paraId="398B564A" w14:textId="77777777" w:rsidR="009A033B" w:rsidRPr="00ED46C7" w:rsidRDefault="009A033B" w:rsidP="00B70186">
            <w:pPr>
              <w:spacing w:after="0" w:line="240" w:lineRule="auto"/>
              <w:jc w:val="right"/>
              <w:rPr>
                <w:rFonts w:cs="Arial"/>
                <w:sz w:val="16"/>
                <w:szCs w:val="16"/>
              </w:rPr>
            </w:pPr>
            <w:r w:rsidRPr="00ED46C7">
              <w:rPr>
                <w:rFonts w:cs="Arial"/>
                <w:sz w:val="16"/>
                <w:szCs w:val="16"/>
              </w:rPr>
              <w:t>169</w:t>
            </w:r>
          </w:p>
        </w:tc>
        <w:tc>
          <w:tcPr>
            <w:tcW w:w="1036" w:type="dxa"/>
            <w:tcBorders>
              <w:top w:val="nil"/>
              <w:left w:val="nil"/>
              <w:bottom w:val="single" w:sz="4" w:space="0" w:color="auto"/>
              <w:right w:val="single" w:sz="4" w:space="0" w:color="auto"/>
            </w:tcBorders>
            <w:noWrap/>
            <w:vAlign w:val="bottom"/>
          </w:tcPr>
          <w:p w14:paraId="317A285B" w14:textId="77777777" w:rsidR="009A033B" w:rsidRPr="00ED46C7" w:rsidRDefault="009A033B" w:rsidP="00B70186">
            <w:pPr>
              <w:spacing w:after="0" w:line="240" w:lineRule="auto"/>
              <w:jc w:val="right"/>
              <w:rPr>
                <w:rFonts w:cs="Arial"/>
                <w:sz w:val="16"/>
                <w:szCs w:val="16"/>
              </w:rPr>
            </w:pPr>
            <w:r w:rsidRPr="00ED46C7">
              <w:rPr>
                <w:rFonts w:cs="Arial"/>
                <w:sz w:val="16"/>
                <w:szCs w:val="16"/>
              </w:rPr>
              <w:t>177</w:t>
            </w:r>
          </w:p>
        </w:tc>
        <w:tc>
          <w:tcPr>
            <w:tcW w:w="1260" w:type="dxa"/>
            <w:tcBorders>
              <w:top w:val="nil"/>
              <w:left w:val="nil"/>
              <w:bottom w:val="single" w:sz="4" w:space="0" w:color="auto"/>
              <w:right w:val="single" w:sz="4" w:space="0" w:color="auto"/>
            </w:tcBorders>
            <w:noWrap/>
            <w:vAlign w:val="bottom"/>
          </w:tcPr>
          <w:p w14:paraId="366AEBDF" w14:textId="77777777" w:rsidR="009A033B" w:rsidRPr="00ED46C7" w:rsidRDefault="009A033B" w:rsidP="00B70186">
            <w:pPr>
              <w:spacing w:after="0" w:line="240" w:lineRule="auto"/>
              <w:jc w:val="right"/>
              <w:rPr>
                <w:rFonts w:cs="Arial"/>
                <w:sz w:val="16"/>
                <w:szCs w:val="16"/>
              </w:rPr>
            </w:pPr>
            <w:r w:rsidRPr="00ED46C7">
              <w:rPr>
                <w:rFonts w:cs="Arial"/>
                <w:sz w:val="16"/>
                <w:szCs w:val="16"/>
              </w:rPr>
              <w:t>8,912</w:t>
            </w:r>
          </w:p>
        </w:tc>
        <w:tc>
          <w:tcPr>
            <w:tcW w:w="845" w:type="dxa"/>
            <w:tcBorders>
              <w:top w:val="nil"/>
              <w:left w:val="nil"/>
              <w:bottom w:val="single" w:sz="4" w:space="0" w:color="auto"/>
              <w:right w:val="single" w:sz="4" w:space="0" w:color="auto"/>
            </w:tcBorders>
            <w:noWrap/>
            <w:vAlign w:val="bottom"/>
          </w:tcPr>
          <w:p w14:paraId="3EE7A86C" w14:textId="77777777" w:rsidR="009A033B" w:rsidRPr="00ED46C7" w:rsidRDefault="009A033B" w:rsidP="00B70186">
            <w:pPr>
              <w:spacing w:after="0" w:line="240" w:lineRule="auto"/>
              <w:jc w:val="right"/>
              <w:rPr>
                <w:rFonts w:cs="Arial"/>
                <w:sz w:val="16"/>
                <w:szCs w:val="16"/>
              </w:rPr>
            </w:pPr>
            <w:r w:rsidRPr="00ED46C7">
              <w:rPr>
                <w:rFonts w:cs="Arial"/>
                <w:sz w:val="16"/>
                <w:szCs w:val="16"/>
              </w:rPr>
              <w:t>601</w:t>
            </w:r>
          </w:p>
        </w:tc>
        <w:tc>
          <w:tcPr>
            <w:tcW w:w="1041" w:type="dxa"/>
            <w:tcBorders>
              <w:top w:val="nil"/>
              <w:left w:val="nil"/>
              <w:bottom w:val="single" w:sz="4" w:space="0" w:color="auto"/>
              <w:right w:val="single" w:sz="4" w:space="0" w:color="auto"/>
            </w:tcBorders>
            <w:noWrap/>
            <w:vAlign w:val="bottom"/>
          </w:tcPr>
          <w:p w14:paraId="58350BFA" w14:textId="77777777" w:rsidR="009A033B" w:rsidRPr="00ED46C7" w:rsidRDefault="009A033B" w:rsidP="00B70186">
            <w:pPr>
              <w:spacing w:after="0" w:line="240" w:lineRule="auto"/>
              <w:jc w:val="right"/>
              <w:rPr>
                <w:rFonts w:cs="Arial"/>
                <w:sz w:val="16"/>
                <w:szCs w:val="16"/>
              </w:rPr>
            </w:pPr>
            <w:r w:rsidRPr="00ED46C7">
              <w:rPr>
                <w:rFonts w:cs="Arial"/>
                <w:sz w:val="16"/>
                <w:szCs w:val="16"/>
              </w:rPr>
              <w:t>729</w:t>
            </w:r>
          </w:p>
        </w:tc>
        <w:tc>
          <w:tcPr>
            <w:tcW w:w="986" w:type="dxa"/>
            <w:tcBorders>
              <w:top w:val="nil"/>
              <w:left w:val="nil"/>
              <w:bottom w:val="single" w:sz="4" w:space="0" w:color="auto"/>
              <w:right w:val="single" w:sz="4" w:space="0" w:color="auto"/>
            </w:tcBorders>
            <w:noWrap/>
            <w:vAlign w:val="bottom"/>
          </w:tcPr>
          <w:p w14:paraId="0619605F" w14:textId="77777777" w:rsidR="009A033B" w:rsidRPr="00ED46C7" w:rsidRDefault="009A033B" w:rsidP="00B70186">
            <w:pPr>
              <w:spacing w:after="0" w:line="240" w:lineRule="auto"/>
              <w:jc w:val="right"/>
              <w:rPr>
                <w:rFonts w:cs="Arial"/>
                <w:sz w:val="16"/>
                <w:szCs w:val="16"/>
              </w:rPr>
            </w:pPr>
            <w:r w:rsidRPr="00ED46C7">
              <w:rPr>
                <w:rFonts w:cs="Arial"/>
                <w:sz w:val="16"/>
                <w:szCs w:val="16"/>
              </w:rPr>
              <w:t>705</w:t>
            </w:r>
          </w:p>
        </w:tc>
        <w:tc>
          <w:tcPr>
            <w:tcW w:w="838" w:type="dxa"/>
            <w:tcBorders>
              <w:top w:val="nil"/>
              <w:left w:val="nil"/>
              <w:bottom w:val="single" w:sz="4" w:space="0" w:color="auto"/>
              <w:right w:val="single" w:sz="4" w:space="0" w:color="auto"/>
            </w:tcBorders>
            <w:noWrap/>
            <w:vAlign w:val="bottom"/>
          </w:tcPr>
          <w:p w14:paraId="1692DB3B" w14:textId="77777777" w:rsidR="009A033B" w:rsidRPr="00ED46C7" w:rsidRDefault="009A033B" w:rsidP="00B70186">
            <w:pPr>
              <w:spacing w:after="0" w:line="240" w:lineRule="auto"/>
              <w:jc w:val="right"/>
              <w:rPr>
                <w:rFonts w:cs="Arial"/>
                <w:sz w:val="16"/>
                <w:szCs w:val="16"/>
              </w:rPr>
            </w:pPr>
            <w:r w:rsidRPr="00ED46C7">
              <w:rPr>
                <w:rFonts w:cs="Arial"/>
                <w:sz w:val="16"/>
                <w:szCs w:val="16"/>
              </w:rPr>
              <w:t>190</w:t>
            </w:r>
          </w:p>
        </w:tc>
      </w:tr>
      <w:tr w:rsidR="009A033B" w:rsidRPr="00ED46C7" w14:paraId="333FAA83"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2EACAF1F"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Mpokolo </w:t>
            </w:r>
          </w:p>
        </w:tc>
        <w:tc>
          <w:tcPr>
            <w:tcW w:w="1080" w:type="dxa"/>
            <w:tcBorders>
              <w:top w:val="nil"/>
              <w:left w:val="nil"/>
              <w:bottom w:val="single" w:sz="4" w:space="0" w:color="auto"/>
              <w:right w:val="single" w:sz="4" w:space="0" w:color="auto"/>
            </w:tcBorders>
            <w:noWrap/>
            <w:vAlign w:val="bottom"/>
            <w:hideMark/>
          </w:tcPr>
          <w:p w14:paraId="31C6F1F5"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384,584</w:t>
            </w:r>
          </w:p>
        </w:tc>
        <w:tc>
          <w:tcPr>
            <w:tcW w:w="900" w:type="dxa"/>
            <w:tcBorders>
              <w:top w:val="nil"/>
              <w:left w:val="nil"/>
              <w:bottom w:val="single" w:sz="4" w:space="0" w:color="auto"/>
              <w:right w:val="single" w:sz="4" w:space="0" w:color="auto"/>
            </w:tcBorders>
            <w:noWrap/>
            <w:vAlign w:val="bottom"/>
          </w:tcPr>
          <w:p w14:paraId="383D1899" w14:textId="77777777" w:rsidR="009A033B" w:rsidRPr="00ED46C7" w:rsidRDefault="009A033B" w:rsidP="00B70186">
            <w:pPr>
              <w:spacing w:after="0" w:line="240" w:lineRule="auto"/>
              <w:jc w:val="right"/>
              <w:rPr>
                <w:rFonts w:cs="Arial"/>
                <w:sz w:val="16"/>
                <w:szCs w:val="16"/>
              </w:rPr>
            </w:pPr>
            <w:r w:rsidRPr="00ED46C7">
              <w:rPr>
                <w:rFonts w:cs="Arial"/>
                <w:sz w:val="16"/>
                <w:szCs w:val="16"/>
              </w:rPr>
              <w:t>1,255</w:t>
            </w:r>
          </w:p>
        </w:tc>
        <w:tc>
          <w:tcPr>
            <w:tcW w:w="720" w:type="dxa"/>
            <w:tcBorders>
              <w:top w:val="nil"/>
              <w:left w:val="nil"/>
              <w:bottom w:val="single" w:sz="4" w:space="0" w:color="auto"/>
              <w:right w:val="single" w:sz="4" w:space="0" w:color="auto"/>
            </w:tcBorders>
            <w:noWrap/>
            <w:vAlign w:val="bottom"/>
          </w:tcPr>
          <w:p w14:paraId="1AE58232" w14:textId="77777777" w:rsidR="009A033B" w:rsidRPr="00ED46C7" w:rsidRDefault="009A033B" w:rsidP="00B70186">
            <w:pPr>
              <w:spacing w:after="0" w:line="240" w:lineRule="auto"/>
              <w:jc w:val="right"/>
              <w:rPr>
                <w:rFonts w:cs="Arial"/>
                <w:sz w:val="16"/>
                <w:szCs w:val="16"/>
              </w:rPr>
            </w:pPr>
            <w:r w:rsidRPr="00ED46C7">
              <w:rPr>
                <w:rFonts w:cs="Arial"/>
                <w:sz w:val="16"/>
                <w:szCs w:val="16"/>
              </w:rPr>
              <w:t>1,270</w:t>
            </w:r>
          </w:p>
        </w:tc>
        <w:tc>
          <w:tcPr>
            <w:tcW w:w="718" w:type="dxa"/>
            <w:tcBorders>
              <w:top w:val="nil"/>
              <w:left w:val="nil"/>
              <w:bottom w:val="single" w:sz="4" w:space="0" w:color="auto"/>
              <w:right w:val="single" w:sz="4" w:space="0" w:color="auto"/>
            </w:tcBorders>
            <w:noWrap/>
            <w:vAlign w:val="bottom"/>
          </w:tcPr>
          <w:p w14:paraId="71C07F1E" w14:textId="77777777" w:rsidR="009A033B" w:rsidRPr="00ED46C7" w:rsidRDefault="009A033B" w:rsidP="00B70186">
            <w:pPr>
              <w:spacing w:after="0" w:line="240" w:lineRule="auto"/>
              <w:jc w:val="right"/>
              <w:rPr>
                <w:rFonts w:cs="Arial"/>
                <w:sz w:val="16"/>
                <w:szCs w:val="16"/>
              </w:rPr>
            </w:pPr>
            <w:r w:rsidRPr="00ED46C7">
              <w:rPr>
                <w:rFonts w:cs="Arial"/>
                <w:sz w:val="16"/>
                <w:szCs w:val="16"/>
              </w:rPr>
              <w:t>1,066</w:t>
            </w:r>
          </w:p>
        </w:tc>
        <w:tc>
          <w:tcPr>
            <w:tcW w:w="722" w:type="dxa"/>
            <w:tcBorders>
              <w:top w:val="nil"/>
              <w:left w:val="nil"/>
              <w:bottom w:val="single" w:sz="4" w:space="0" w:color="auto"/>
              <w:right w:val="single" w:sz="4" w:space="0" w:color="auto"/>
            </w:tcBorders>
            <w:noWrap/>
            <w:vAlign w:val="bottom"/>
          </w:tcPr>
          <w:p w14:paraId="00D9A2A1" w14:textId="77777777" w:rsidR="009A033B" w:rsidRPr="00ED46C7" w:rsidRDefault="009A033B" w:rsidP="00B70186">
            <w:pPr>
              <w:spacing w:after="0" w:line="240" w:lineRule="auto"/>
              <w:jc w:val="right"/>
              <w:rPr>
                <w:rFonts w:cs="Arial"/>
                <w:sz w:val="16"/>
                <w:szCs w:val="16"/>
              </w:rPr>
            </w:pPr>
            <w:r w:rsidRPr="00ED46C7">
              <w:rPr>
                <w:rFonts w:cs="Arial"/>
                <w:sz w:val="16"/>
                <w:szCs w:val="16"/>
              </w:rPr>
              <w:t>1,104</w:t>
            </w:r>
          </w:p>
        </w:tc>
        <w:tc>
          <w:tcPr>
            <w:tcW w:w="781" w:type="dxa"/>
            <w:tcBorders>
              <w:top w:val="nil"/>
              <w:left w:val="nil"/>
              <w:bottom w:val="single" w:sz="4" w:space="0" w:color="auto"/>
              <w:right w:val="single" w:sz="4" w:space="0" w:color="auto"/>
            </w:tcBorders>
            <w:noWrap/>
            <w:vAlign w:val="bottom"/>
          </w:tcPr>
          <w:p w14:paraId="3840B05D" w14:textId="77777777" w:rsidR="009A033B" w:rsidRPr="00ED46C7" w:rsidRDefault="009A033B" w:rsidP="00B70186">
            <w:pPr>
              <w:spacing w:after="0" w:line="240" w:lineRule="auto"/>
              <w:jc w:val="right"/>
              <w:rPr>
                <w:rFonts w:cs="Arial"/>
                <w:sz w:val="16"/>
                <w:szCs w:val="16"/>
              </w:rPr>
            </w:pPr>
            <w:r w:rsidRPr="00ED46C7">
              <w:rPr>
                <w:rFonts w:cs="Arial"/>
                <w:sz w:val="16"/>
                <w:szCs w:val="16"/>
              </w:rPr>
              <w:t>1,191</w:t>
            </w:r>
          </w:p>
        </w:tc>
        <w:tc>
          <w:tcPr>
            <w:tcW w:w="1036" w:type="dxa"/>
            <w:tcBorders>
              <w:top w:val="nil"/>
              <w:left w:val="nil"/>
              <w:bottom w:val="single" w:sz="4" w:space="0" w:color="auto"/>
              <w:right w:val="single" w:sz="4" w:space="0" w:color="auto"/>
            </w:tcBorders>
            <w:noWrap/>
            <w:vAlign w:val="bottom"/>
          </w:tcPr>
          <w:p w14:paraId="24BAAA44" w14:textId="77777777" w:rsidR="009A033B" w:rsidRPr="00ED46C7" w:rsidRDefault="009A033B" w:rsidP="00B70186">
            <w:pPr>
              <w:spacing w:after="0" w:line="240" w:lineRule="auto"/>
              <w:jc w:val="right"/>
              <w:rPr>
                <w:rFonts w:cs="Arial"/>
                <w:sz w:val="16"/>
                <w:szCs w:val="16"/>
              </w:rPr>
            </w:pPr>
            <w:r w:rsidRPr="00ED46C7">
              <w:rPr>
                <w:rFonts w:cs="Arial"/>
                <w:sz w:val="16"/>
                <w:szCs w:val="16"/>
              </w:rPr>
              <w:t>1,089</w:t>
            </w:r>
          </w:p>
        </w:tc>
        <w:tc>
          <w:tcPr>
            <w:tcW w:w="902" w:type="dxa"/>
            <w:tcBorders>
              <w:top w:val="nil"/>
              <w:left w:val="nil"/>
              <w:bottom w:val="single" w:sz="4" w:space="0" w:color="auto"/>
              <w:right w:val="single" w:sz="4" w:space="0" w:color="auto"/>
            </w:tcBorders>
            <w:noWrap/>
            <w:vAlign w:val="bottom"/>
          </w:tcPr>
          <w:p w14:paraId="2822C6C6" w14:textId="77777777" w:rsidR="009A033B" w:rsidRPr="00ED46C7" w:rsidRDefault="009A033B" w:rsidP="00B70186">
            <w:pPr>
              <w:spacing w:after="0" w:line="240" w:lineRule="auto"/>
              <w:jc w:val="right"/>
              <w:rPr>
                <w:rFonts w:cs="Arial"/>
                <w:sz w:val="16"/>
                <w:szCs w:val="16"/>
              </w:rPr>
            </w:pPr>
            <w:r w:rsidRPr="00ED46C7">
              <w:rPr>
                <w:rFonts w:cs="Arial"/>
                <w:sz w:val="16"/>
                <w:szCs w:val="16"/>
              </w:rPr>
              <w:t>1,142</w:t>
            </w:r>
          </w:p>
        </w:tc>
        <w:tc>
          <w:tcPr>
            <w:tcW w:w="1036" w:type="dxa"/>
            <w:tcBorders>
              <w:top w:val="nil"/>
              <w:left w:val="nil"/>
              <w:bottom w:val="single" w:sz="4" w:space="0" w:color="auto"/>
              <w:right w:val="single" w:sz="4" w:space="0" w:color="auto"/>
            </w:tcBorders>
            <w:noWrap/>
            <w:vAlign w:val="bottom"/>
          </w:tcPr>
          <w:p w14:paraId="59306C20" w14:textId="77777777" w:rsidR="009A033B" w:rsidRPr="00ED46C7" w:rsidRDefault="009A033B" w:rsidP="00B70186">
            <w:pPr>
              <w:spacing w:after="0" w:line="240" w:lineRule="auto"/>
              <w:jc w:val="right"/>
              <w:rPr>
                <w:rFonts w:cs="Arial"/>
                <w:sz w:val="16"/>
                <w:szCs w:val="16"/>
              </w:rPr>
            </w:pPr>
            <w:r w:rsidRPr="00ED46C7">
              <w:rPr>
                <w:rFonts w:cs="Arial"/>
                <w:sz w:val="16"/>
                <w:szCs w:val="16"/>
              </w:rPr>
              <w:t>667</w:t>
            </w:r>
          </w:p>
        </w:tc>
        <w:tc>
          <w:tcPr>
            <w:tcW w:w="1260" w:type="dxa"/>
            <w:tcBorders>
              <w:top w:val="nil"/>
              <w:left w:val="nil"/>
              <w:bottom w:val="single" w:sz="4" w:space="0" w:color="auto"/>
              <w:right w:val="single" w:sz="4" w:space="0" w:color="auto"/>
            </w:tcBorders>
            <w:noWrap/>
            <w:vAlign w:val="bottom"/>
          </w:tcPr>
          <w:p w14:paraId="31B0EB6E" w14:textId="77777777" w:rsidR="009A033B" w:rsidRPr="00ED46C7" w:rsidRDefault="009A033B" w:rsidP="00B70186">
            <w:pPr>
              <w:spacing w:after="0" w:line="240" w:lineRule="auto"/>
              <w:jc w:val="right"/>
              <w:rPr>
                <w:rFonts w:cs="Arial"/>
                <w:sz w:val="16"/>
                <w:szCs w:val="16"/>
              </w:rPr>
            </w:pPr>
            <w:r w:rsidRPr="00ED46C7">
              <w:rPr>
                <w:rFonts w:cs="Arial"/>
                <w:sz w:val="16"/>
                <w:szCs w:val="16"/>
              </w:rPr>
              <w:t>2,304</w:t>
            </w:r>
          </w:p>
        </w:tc>
        <w:tc>
          <w:tcPr>
            <w:tcW w:w="845" w:type="dxa"/>
            <w:tcBorders>
              <w:top w:val="nil"/>
              <w:left w:val="nil"/>
              <w:bottom w:val="single" w:sz="4" w:space="0" w:color="auto"/>
              <w:right w:val="single" w:sz="4" w:space="0" w:color="auto"/>
            </w:tcBorders>
            <w:noWrap/>
            <w:vAlign w:val="bottom"/>
          </w:tcPr>
          <w:p w14:paraId="6B44B2B3" w14:textId="77777777" w:rsidR="009A033B" w:rsidRPr="00ED46C7" w:rsidRDefault="009A033B" w:rsidP="00B70186">
            <w:pPr>
              <w:spacing w:after="0" w:line="240" w:lineRule="auto"/>
              <w:jc w:val="right"/>
              <w:rPr>
                <w:rFonts w:cs="Arial"/>
                <w:sz w:val="16"/>
                <w:szCs w:val="16"/>
              </w:rPr>
            </w:pPr>
            <w:r w:rsidRPr="00ED46C7">
              <w:rPr>
                <w:rFonts w:cs="Arial"/>
                <w:sz w:val="16"/>
                <w:szCs w:val="16"/>
              </w:rPr>
              <w:t>410</w:t>
            </w:r>
          </w:p>
        </w:tc>
        <w:tc>
          <w:tcPr>
            <w:tcW w:w="1041" w:type="dxa"/>
            <w:tcBorders>
              <w:top w:val="nil"/>
              <w:left w:val="nil"/>
              <w:bottom w:val="single" w:sz="4" w:space="0" w:color="auto"/>
              <w:right w:val="single" w:sz="4" w:space="0" w:color="auto"/>
            </w:tcBorders>
            <w:noWrap/>
            <w:vAlign w:val="bottom"/>
          </w:tcPr>
          <w:p w14:paraId="458871C4" w14:textId="77777777" w:rsidR="009A033B" w:rsidRPr="00ED46C7" w:rsidRDefault="009A033B" w:rsidP="00B70186">
            <w:pPr>
              <w:spacing w:after="0" w:line="240" w:lineRule="auto"/>
              <w:jc w:val="right"/>
              <w:rPr>
                <w:rFonts w:cs="Arial"/>
                <w:sz w:val="16"/>
                <w:szCs w:val="16"/>
              </w:rPr>
            </w:pPr>
            <w:r w:rsidRPr="00ED46C7">
              <w:rPr>
                <w:rFonts w:cs="Arial"/>
                <w:sz w:val="16"/>
                <w:szCs w:val="16"/>
              </w:rPr>
              <w:t>620</w:t>
            </w:r>
          </w:p>
        </w:tc>
        <w:tc>
          <w:tcPr>
            <w:tcW w:w="986" w:type="dxa"/>
            <w:tcBorders>
              <w:top w:val="nil"/>
              <w:left w:val="nil"/>
              <w:bottom w:val="single" w:sz="4" w:space="0" w:color="auto"/>
              <w:right w:val="single" w:sz="4" w:space="0" w:color="auto"/>
            </w:tcBorders>
            <w:noWrap/>
            <w:vAlign w:val="bottom"/>
          </w:tcPr>
          <w:p w14:paraId="1E81460B" w14:textId="77777777" w:rsidR="009A033B" w:rsidRPr="00ED46C7" w:rsidRDefault="009A033B" w:rsidP="00B70186">
            <w:pPr>
              <w:spacing w:after="0" w:line="240" w:lineRule="auto"/>
              <w:jc w:val="right"/>
              <w:rPr>
                <w:rFonts w:cs="Arial"/>
                <w:sz w:val="16"/>
                <w:szCs w:val="16"/>
              </w:rPr>
            </w:pPr>
            <w:r w:rsidRPr="00ED46C7">
              <w:rPr>
                <w:rFonts w:cs="Arial"/>
                <w:sz w:val="16"/>
                <w:szCs w:val="16"/>
              </w:rPr>
              <w:t>261</w:t>
            </w:r>
          </w:p>
        </w:tc>
        <w:tc>
          <w:tcPr>
            <w:tcW w:w="838" w:type="dxa"/>
            <w:tcBorders>
              <w:top w:val="nil"/>
              <w:left w:val="nil"/>
              <w:bottom w:val="single" w:sz="4" w:space="0" w:color="auto"/>
              <w:right w:val="single" w:sz="4" w:space="0" w:color="auto"/>
            </w:tcBorders>
            <w:noWrap/>
            <w:vAlign w:val="bottom"/>
          </w:tcPr>
          <w:p w14:paraId="6068E5AB" w14:textId="77777777" w:rsidR="009A033B" w:rsidRPr="00ED46C7" w:rsidRDefault="009A033B" w:rsidP="00B70186">
            <w:pPr>
              <w:spacing w:after="0" w:line="240" w:lineRule="auto"/>
              <w:jc w:val="right"/>
              <w:rPr>
                <w:rFonts w:cs="Arial"/>
                <w:sz w:val="16"/>
                <w:szCs w:val="16"/>
              </w:rPr>
            </w:pPr>
            <w:r w:rsidRPr="00ED46C7">
              <w:rPr>
                <w:rFonts w:cs="Arial"/>
                <w:sz w:val="16"/>
                <w:szCs w:val="16"/>
              </w:rPr>
              <w:t>786</w:t>
            </w:r>
          </w:p>
        </w:tc>
      </w:tr>
      <w:tr w:rsidR="009A033B" w:rsidRPr="00ED46C7" w14:paraId="12E74BA1"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2C7D31D1"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Mukumbi </w:t>
            </w:r>
          </w:p>
        </w:tc>
        <w:tc>
          <w:tcPr>
            <w:tcW w:w="1080" w:type="dxa"/>
            <w:tcBorders>
              <w:top w:val="nil"/>
              <w:left w:val="nil"/>
              <w:bottom w:val="single" w:sz="4" w:space="0" w:color="auto"/>
              <w:right w:val="single" w:sz="4" w:space="0" w:color="auto"/>
            </w:tcBorders>
            <w:noWrap/>
            <w:vAlign w:val="bottom"/>
            <w:hideMark/>
          </w:tcPr>
          <w:p w14:paraId="59ECEAAD"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213,080</w:t>
            </w:r>
          </w:p>
        </w:tc>
        <w:tc>
          <w:tcPr>
            <w:tcW w:w="900" w:type="dxa"/>
            <w:tcBorders>
              <w:top w:val="nil"/>
              <w:left w:val="nil"/>
              <w:bottom w:val="single" w:sz="4" w:space="0" w:color="auto"/>
              <w:right w:val="single" w:sz="4" w:space="0" w:color="auto"/>
            </w:tcBorders>
            <w:noWrap/>
            <w:vAlign w:val="bottom"/>
          </w:tcPr>
          <w:p w14:paraId="70F3E130" w14:textId="77777777" w:rsidR="009A033B" w:rsidRPr="00ED46C7" w:rsidRDefault="009A033B" w:rsidP="00B70186">
            <w:pPr>
              <w:spacing w:after="0" w:line="240" w:lineRule="auto"/>
              <w:jc w:val="right"/>
              <w:rPr>
                <w:rFonts w:cs="Arial"/>
                <w:sz w:val="16"/>
                <w:szCs w:val="16"/>
              </w:rPr>
            </w:pPr>
            <w:r w:rsidRPr="00ED46C7">
              <w:rPr>
                <w:rFonts w:cs="Arial"/>
                <w:sz w:val="16"/>
                <w:szCs w:val="16"/>
              </w:rPr>
              <w:t>651</w:t>
            </w:r>
          </w:p>
        </w:tc>
        <w:tc>
          <w:tcPr>
            <w:tcW w:w="720" w:type="dxa"/>
            <w:tcBorders>
              <w:top w:val="nil"/>
              <w:left w:val="nil"/>
              <w:bottom w:val="single" w:sz="4" w:space="0" w:color="auto"/>
              <w:right w:val="single" w:sz="4" w:space="0" w:color="auto"/>
            </w:tcBorders>
            <w:noWrap/>
            <w:vAlign w:val="bottom"/>
          </w:tcPr>
          <w:p w14:paraId="5712CF52" w14:textId="77777777" w:rsidR="009A033B" w:rsidRPr="00ED46C7" w:rsidRDefault="009A033B" w:rsidP="00B70186">
            <w:pPr>
              <w:spacing w:after="0" w:line="240" w:lineRule="auto"/>
              <w:jc w:val="right"/>
              <w:rPr>
                <w:rFonts w:cs="Arial"/>
                <w:sz w:val="16"/>
                <w:szCs w:val="16"/>
              </w:rPr>
            </w:pPr>
            <w:r w:rsidRPr="00ED46C7">
              <w:rPr>
                <w:rFonts w:cs="Arial"/>
                <w:sz w:val="16"/>
                <w:szCs w:val="16"/>
              </w:rPr>
              <w:t>651</w:t>
            </w:r>
          </w:p>
        </w:tc>
        <w:tc>
          <w:tcPr>
            <w:tcW w:w="718" w:type="dxa"/>
            <w:tcBorders>
              <w:top w:val="nil"/>
              <w:left w:val="nil"/>
              <w:bottom w:val="single" w:sz="4" w:space="0" w:color="auto"/>
              <w:right w:val="single" w:sz="4" w:space="0" w:color="auto"/>
            </w:tcBorders>
            <w:noWrap/>
            <w:vAlign w:val="bottom"/>
          </w:tcPr>
          <w:p w14:paraId="07A85163" w14:textId="77777777" w:rsidR="009A033B" w:rsidRPr="00ED46C7" w:rsidRDefault="009A033B" w:rsidP="00B70186">
            <w:pPr>
              <w:spacing w:after="0" w:line="240" w:lineRule="auto"/>
              <w:jc w:val="right"/>
              <w:rPr>
                <w:rFonts w:cs="Arial"/>
                <w:sz w:val="16"/>
                <w:szCs w:val="16"/>
              </w:rPr>
            </w:pPr>
            <w:r w:rsidRPr="00ED46C7">
              <w:rPr>
                <w:rFonts w:cs="Arial"/>
                <w:sz w:val="16"/>
                <w:szCs w:val="16"/>
              </w:rPr>
              <w:t>602</w:t>
            </w:r>
          </w:p>
        </w:tc>
        <w:tc>
          <w:tcPr>
            <w:tcW w:w="722" w:type="dxa"/>
            <w:tcBorders>
              <w:top w:val="nil"/>
              <w:left w:val="nil"/>
              <w:bottom w:val="single" w:sz="4" w:space="0" w:color="auto"/>
              <w:right w:val="single" w:sz="4" w:space="0" w:color="auto"/>
            </w:tcBorders>
            <w:noWrap/>
            <w:vAlign w:val="bottom"/>
          </w:tcPr>
          <w:p w14:paraId="5F46F936" w14:textId="77777777" w:rsidR="009A033B" w:rsidRPr="00ED46C7" w:rsidRDefault="009A033B" w:rsidP="00B70186">
            <w:pPr>
              <w:spacing w:after="0" w:line="240" w:lineRule="auto"/>
              <w:jc w:val="right"/>
              <w:rPr>
                <w:rFonts w:cs="Arial"/>
                <w:sz w:val="16"/>
                <w:szCs w:val="16"/>
              </w:rPr>
            </w:pPr>
            <w:r w:rsidRPr="00ED46C7">
              <w:rPr>
                <w:rFonts w:cs="Arial"/>
                <w:sz w:val="16"/>
                <w:szCs w:val="16"/>
              </w:rPr>
              <w:t>508</w:t>
            </w:r>
          </w:p>
        </w:tc>
        <w:tc>
          <w:tcPr>
            <w:tcW w:w="781" w:type="dxa"/>
            <w:tcBorders>
              <w:top w:val="nil"/>
              <w:left w:val="nil"/>
              <w:bottom w:val="single" w:sz="4" w:space="0" w:color="auto"/>
              <w:right w:val="single" w:sz="4" w:space="0" w:color="auto"/>
            </w:tcBorders>
            <w:noWrap/>
            <w:vAlign w:val="bottom"/>
          </w:tcPr>
          <w:p w14:paraId="40D379F0" w14:textId="77777777" w:rsidR="009A033B" w:rsidRPr="00ED46C7" w:rsidRDefault="009A033B" w:rsidP="00B70186">
            <w:pPr>
              <w:spacing w:after="0" w:line="240" w:lineRule="auto"/>
              <w:jc w:val="right"/>
              <w:rPr>
                <w:rFonts w:cs="Arial"/>
                <w:sz w:val="16"/>
                <w:szCs w:val="16"/>
              </w:rPr>
            </w:pPr>
            <w:r w:rsidRPr="00ED46C7">
              <w:rPr>
                <w:rFonts w:cs="Arial"/>
                <w:sz w:val="16"/>
                <w:szCs w:val="16"/>
              </w:rPr>
              <w:t>332</w:t>
            </w:r>
          </w:p>
        </w:tc>
        <w:tc>
          <w:tcPr>
            <w:tcW w:w="1036" w:type="dxa"/>
            <w:tcBorders>
              <w:top w:val="nil"/>
              <w:left w:val="nil"/>
              <w:bottom w:val="single" w:sz="4" w:space="0" w:color="auto"/>
              <w:right w:val="single" w:sz="4" w:space="0" w:color="auto"/>
            </w:tcBorders>
            <w:noWrap/>
            <w:vAlign w:val="bottom"/>
          </w:tcPr>
          <w:p w14:paraId="0BF9C68E" w14:textId="77777777" w:rsidR="009A033B" w:rsidRPr="00ED46C7" w:rsidRDefault="009A033B" w:rsidP="00B70186">
            <w:pPr>
              <w:spacing w:after="0" w:line="240" w:lineRule="auto"/>
              <w:jc w:val="right"/>
              <w:rPr>
                <w:rFonts w:cs="Arial"/>
                <w:sz w:val="16"/>
                <w:szCs w:val="16"/>
              </w:rPr>
            </w:pPr>
            <w:r w:rsidRPr="00ED46C7">
              <w:rPr>
                <w:rFonts w:cs="Arial"/>
                <w:sz w:val="16"/>
                <w:szCs w:val="16"/>
              </w:rPr>
              <w:t>342</w:t>
            </w:r>
          </w:p>
        </w:tc>
        <w:tc>
          <w:tcPr>
            <w:tcW w:w="902" w:type="dxa"/>
            <w:tcBorders>
              <w:top w:val="nil"/>
              <w:left w:val="nil"/>
              <w:bottom w:val="single" w:sz="4" w:space="0" w:color="auto"/>
              <w:right w:val="single" w:sz="4" w:space="0" w:color="auto"/>
            </w:tcBorders>
            <w:noWrap/>
            <w:vAlign w:val="bottom"/>
          </w:tcPr>
          <w:p w14:paraId="0842EB50" w14:textId="77777777" w:rsidR="009A033B" w:rsidRPr="00ED46C7" w:rsidRDefault="009A033B" w:rsidP="00B70186">
            <w:pPr>
              <w:spacing w:after="0" w:line="240" w:lineRule="auto"/>
              <w:jc w:val="right"/>
              <w:rPr>
                <w:rFonts w:cs="Arial"/>
                <w:sz w:val="16"/>
                <w:szCs w:val="16"/>
              </w:rPr>
            </w:pPr>
            <w:r w:rsidRPr="00ED46C7">
              <w:rPr>
                <w:rFonts w:cs="Arial"/>
                <w:sz w:val="16"/>
                <w:szCs w:val="16"/>
              </w:rPr>
              <w:t>281</w:t>
            </w:r>
          </w:p>
        </w:tc>
        <w:tc>
          <w:tcPr>
            <w:tcW w:w="1036" w:type="dxa"/>
            <w:tcBorders>
              <w:top w:val="nil"/>
              <w:left w:val="nil"/>
              <w:bottom w:val="single" w:sz="4" w:space="0" w:color="auto"/>
              <w:right w:val="single" w:sz="4" w:space="0" w:color="auto"/>
            </w:tcBorders>
            <w:noWrap/>
            <w:vAlign w:val="bottom"/>
          </w:tcPr>
          <w:p w14:paraId="0A4A189C" w14:textId="77777777" w:rsidR="009A033B" w:rsidRPr="00ED46C7" w:rsidRDefault="009A033B" w:rsidP="00B70186">
            <w:pPr>
              <w:spacing w:after="0" w:line="240" w:lineRule="auto"/>
              <w:jc w:val="right"/>
              <w:rPr>
                <w:rFonts w:cs="Arial"/>
                <w:sz w:val="16"/>
                <w:szCs w:val="16"/>
              </w:rPr>
            </w:pPr>
            <w:r w:rsidRPr="00ED46C7">
              <w:rPr>
                <w:rFonts w:cs="Arial"/>
                <w:sz w:val="16"/>
                <w:szCs w:val="16"/>
              </w:rPr>
              <w:t>333</w:t>
            </w:r>
          </w:p>
        </w:tc>
        <w:tc>
          <w:tcPr>
            <w:tcW w:w="1260" w:type="dxa"/>
            <w:tcBorders>
              <w:top w:val="nil"/>
              <w:left w:val="nil"/>
              <w:bottom w:val="single" w:sz="4" w:space="0" w:color="auto"/>
              <w:right w:val="single" w:sz="4" w:space="0" w:color="auto"/>
            </w:tcBorders>
            <w:noWrap/>
            <w:vAlign w:val="bottom"/>
          </w:tcPr>
          <w:p w14:paraId="579EC328" w14:textId="77777777" w:rsidR="009A033B" w:rsidRPr="00ED46C7" w:rsidRDefault="009A033B" w:rsidP="00B70186">
            <w:pPr>
              <w:spacing w:after="0" w:line="240" w:lineRule="auto"/>
              <w:jc w:val="right"/>
              <w:rPr>
                <w:rFonts w:cs="Arial"/>
                <w:sz w:val="16"/>
                <w:szCs w:val="16"/>
              </w:rPr>
            </w:pPr>
            <w:r w:rsidRPr="00ED46C7">
              <w:rPr>
                <w:rFonts w:cs="Arial"/>
                <w:sz w:val="16"/>
                <w:szCs w:val="16"/>
              </w:rPr>
              <w:t>4,480</w:t>
            </w:r>
          </w:p>
        </w:tc>
        <w:tc>
          <w:tcPr>
            <w:tcW w:w="845" w:type="dxa"/>
            <w:tcBorders>
              <w:top w:val="nil"/>
              <w:left w:val="nil"/>
              <w:bottom w:val="single" w:sz="4" w:space="0" w:color="auto"/>
              <w:right w:val="single" w:sz="4" w:space="0" w:color="auto"/>
            </w:tcBorders>
            <w:noWrap/>
            <w:vAlign w:val="bottom"/>
          </w:tcPr>
          <w:p w14:paraId="00B1AF00" w14:textId="77777777" w:rsidR="009A033B" w:rsidRPr="00ED46C7" w:rsidRDefault="009A033B" w:rsidP="00B70186">
            <w:pPr>
              <w:spacing w:after="0" w:line="240" w:lineRule="auto"/>
              <w:jc w:val="right"/>
              <w:rPr>
                <w:rFonts w:cs="Arial"/>
                <w:sz w:val="16"/>
                <w:szCs w:val="16"/>
              </w:rPr>
            </w:pPr>
            <w:r w:rsidRPr="00ED46C7">
              <w:rPr>
                <w:rFonts w:cs="Arial"/>
                <w:sz w:val="16"/>
                <w:szCs w:val="16"/>
              </w:rPr>
              <w:t>404</w:t>
            </w:r>
          </w:p>
        </w:tc>
        <w:tc>
          <w:tcPr>
            <w:tcW w:w="1041" w:type="dxa"/>
            <w:tcBorders>
              <w:top w:val="nil"/>
              <w:left w:val="nil"/>
              <w:bottom w:val="single" w:sz="4" w:space="0" w:color="auto"/>
              <w:right w:val="single" w:sz="4" w:space="0" w:color="auto"/>
            </w:tcBorders>
            <w:noWrap/>
            <w:vAlign w:val="bottom"/>
          </w:tcPr>
          <w:p w14:paraId="3B9341D5" w14:textId="77777777" w:rsidR="009A033B" w:rsidRPr="00ED46C7" w:rsidRDefault="009A033B" w:rsidP="00B70186">
            <w:pPr>
              <w:spacing w:after="0" w:line="240" w:lineRule="auto"/>
              <w:jc w:val="right"/>
              <w:rPr>
                <w:rFonts w:cs="Arial"/>
                <w:sz w:val="16"/>
                <w:szCs w:val="16"/>
              </w:rPr>
            </w:pPr>
            <w:r w:rsidRPr="00ED46C7">
              <w:rPr>
                <w:rFonts w:cs="Arial"/>
                <w:sz w:val="16"/>
                <w:szCs w:val="16"/>
              </w:rPr>
              <w:t>556</w:t>
            </w:r>
          </w:p>
        </w:tc>
        <w:tc>
          <w:tcPr>
            <w:tcW w:w="986" w:type="dxa"/>
            <w:tcBorders>
              <w:top w:val="nil"/>
              <w:left w:val="nil"/>
              <w:bottom w:val="single" w:sz="4" w:space="0" w:color="auto"/>
              <w:right w:val="single" w:sz="4" w:space="0" w:color="auto"/>
            </w:tcBorders>
            <w:noWrap/>
            <w:vAlign w:val="bottom"/>
          </w:tcPr>
          <w:p w14:paraId="1B515004" w14:textId="77777777" w:rsidR="009A033B" w:rsidRPr="00ED46C7" w:rsidRDefault="009A033B" w:rsidP="00B70186">
            <w:pPr>
              <w:spacing w:after="0" w:line="240" w:lineRule="auto"/>
              <w:jc w:val="right"/>
              <w:rPr>
                <w:rFonts w:cs="Arial"/>
                <w:sz w:val="16"/>
                <w:szCs w:val="16"/>
              </w:rPr>
            </w:pPr>
            <w:r w:rsidRPr="00ED46C7">
              <w:rPr>
                <w:rFonts w:cs="Arial"/>
                <w:sz w:val="16"/>
                <w:szCs w:val="16"/>
              </w:rPr>
              <w:t>71</w:t>
            </w:r>
          </w:p>
        </w:tc>
        <w:tc>
          <w:tcPr>
            <w:tcW w:w="838" w:type="dxa"/>
            <w:tcBorders>
              <w:top w:val="nil"/>
              <w:left w:val="nil"/>
              <w:bottom w:val="single" w:sz="4" w:space="0" w:color="auto"/>
              <w:right w:val="single" w:sz="4" w:space="0" w:color="auto"/>
            </w:tcBorders>
            <w:noWrap/>
            <w:vAlign w:val="bottom"/>
          </w:tcPr>
          <w:p w14:paraId="19775AE9" w14:textId="77777777" w:rsidR="009A033B" w:rsidRPr="00ED46C7" w:rsidRDefault="009A033B" w:rsidP="00B70186">
            <w:pPr>
              <w:spacing w:after="0" w:line="240" w:lineRule="auto"/>
              <w:jc w:val="right"/>
              <w:rPr>
                <w:rFonts w:cs="Arial"/>
                <w:sz w:val="16"/>
                <w:szCs w:val="16"/>
              </w:rPr>
            </w:pPr>
            <w:r w:rsidRPr="00ED46C7">
              <w:rPr>
                <w:rFonts w:cs="Arial"/>
                <w:sz w:val="16"/>
                <w:szCs w:val="16"/>
              </w:rPr>
              <w:t>249</w:t>
            </w:r>
          </w:p>
        </w:tc>
      </w:tr>
      <w:tr w:rsidR="009A033B" w:rsidRPr="00ED46C7" w14:paraId="33E4DD87"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4E4D0EB1"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Muya </w:t>
            </w:r>
          </w:p>
        </w:tc>
        <w:tc>
          <w:tcPr>
            <w:tcW w:w="1080" w:type="dxa"/>
            <w:tcBorders>
              <w:top w:val="nil"/>
              <w:left w:val="nil"/>
              <w:bottom w:val="single" w:sz="4" w:space="0" w:color="auto"/>
              <w:right w:val="single" w:sz="4" w:space="0" w:color="auto"/>
            </w:tcBorders>
            <w:noWrap/>
            <w:vAlign w:val="bottom"/>
            <w:hideMark/>
          </w:tcPr>
          <w:p w14:paraId="7D3986C5"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459,905</w:t>
            </w:r>
          </w:p>
        </w:tc>
        <w:tc>
          <w:tcPr>
            <w:tcW w:w="900" w:type="dxa"/>
            <w:tcBorders>
              <w:top w:val="nil"/>
              <w:left w:val="nil"/>
              <w:bottom w:val="single" w:sz="4" w:space="0" w:color="auto"/>
              <w:right w:val="single" w:sz="4" w:space="0" w:color="auto"/>
            </w:tcBorders>
            <w:noWrap/>
            <w:vAlign w:val="bottom"/>
          </w:tcPr>
          <w:p w14:paraId="22F4380B" w14:textId="77777777" w:rsidR="009A033B" w:rsidRPr="00ED46C7" w:rsidRDefault="009A033B" w:rsidP="00B70186">
            <w:pPr>
              <w:spacing w:after="0" w:line="240" w:lineRule="auto"/>
              <w:jc w:val="right"/>
              <w:rPr>
                <w:rFonts w:cs="Arial"/>
                <w:sz w:val="16"/>
                <w:szCs w:val="16"/>
              </w:rPr>
            </w:pPr>
            <w:r w:rsidRPr="00ED46C7">
              <w:rPr>
                <w:rFonts w:cs="Arial"/>
                <w:sz w:val="16"/>
                <w:szCs w:val="16"/>
              </w:rPr>
              <w:t>1,418</w:t>
            </w:r>
          </w:p>
        </w:tc>
        <w:tc>
          <w:tcPr>
            <w:tcW w:w="720" w:type="dxa"/>
            <w:tcBorders>
              <w:top w:val="nil"/>
              <w:left w:val="nil"/>
              <w:bottom w:val="single" w:sz="4" w:space="0" w:color="auto"/>
              <w:right w:val="single" w:sz="4" w:space="0" w:color="auto"/>
            </w:tcBorders>
            <w:noWrap/>
            <w:vAlign w:val="bottom"/>
          </w:tcPr>
          <w:p w14:paraId="0E16B6DF" w14:textId="77777777" w:rsidR="009A033B" w:rsidRPr="00ED46C7" w:rsidRDefault="009A033B" w:rsidP="00B70186">
            <w:pPr>
              <w:spacing w:after="0" w:line="240" w:lineRule="auto"/>
              <w:jc w:val="right"/>
              <w:rPr>
                <w:rFonts w:cs="Arial"/>
                <w:sz w:val="16"/>
                <w:szCs w:val="16"/>
              </w:rPr>
            </w:pPr>
            <w:r w:rsidRPr="00ED46C7">
              <w:rPr>
                <w:rFonts w:cs="Arial"/>
                <w:sz w:val="16"/>
                <w:szCs w:val="16"/>
              </w:rPr>
              <w:t>1,427</w:t>
            </w:r>
          </w:p>
        </w:tc>
        <w:tc>
          <w:tcPr>
            <w:tcW w:w="718" w:type="dxa"/>
            <w:tcBorders>
              <w:top w:val="nil"/>
              <w:left w:val="nil"/>
              <w:bottom w:val="single" w:sz="4" w:space="0" w:color="auto"/>
              <w:right w:val="single" w:sz="4" w:space="0" w:color="auto"/>
            </w:tcBorders>
            <w:noWrap/>
            <w:vAlign w:val="bottom"/>
          </w:tcPr>
          <w:p w14:paraId="18723752" w14:textId="77777777" w:rsidR="009A033B" w:rsidRPr="00ED46C7" w:rsidRDefault="009A033B" w:rsidP="00B70186">
            <w:pPr>
              <w:spacing w:after="0" w:line="240" w:lineRule="auto"/>
              <w:jc w:val="right"/>
              <w:rPr>
                <w:rFonts w:cs="Arial"/>
                <w:sz w:val="16"/>
                <w:szCs w:val="16"/>
              </w:rPr>
            </w:pPr>
            <w:r w:rsidRPr="00ED46C7">
              <w:rPr>
                <w:rFonts w:cs="Arial"/>
                <w:sz w:val="16"/>
                <w:szCs w:val="16"/>
              </w:rPr>
              <w:t>1,311</w:t>
            </w:r>
          </w:p>
        </w:tc>
        <w:tc>
          <w:tcPr>
            <w:tcW w:w="722" w:type="dxa"/>
            <w:tcBorders>
              <w:top w:val="nil"/>
              <w:left w:val="nil"/>
              <w:bottom w:val="single" w:sz="4" w:space="0" w:color="auto"/>
              <w:right w:val="single" w:sz="4" w:space="0" w:color="auto"/>
            </w:tcBorders>
            <w:noWrap/>
            <w:vAlign w:val="bottom"/>
          </w:tcPr>
          <w:p w14:paraId="70C10201" w14:textId="77777777" w:rsidR="009A033B" w:rsidRPr="00ED46C7" w:rsidRDefault="009A033B" w:rsidP="00B70186">
            <w:pPr>
              <w:spacing w:after="0" w:line="240" w:lineRule="auto"/>
              <w:jc w:val="right"/>
              <w:rPr>
                <w:rFonts w:cs="Arial"/>
                <w:sz w:val="16"/>
                <w:szCs w:val="16"/>
              </w:rPr>
            </w:pPr>
            <w:r w:rsidRPr="00ED46C7">
              <w:rPr>
                <w:rFonts w:cs="Arial"/>
                <w:sz w:val="16"/>
                <w:szCs w:val="16"/>
              </w:rPr>
              <w:t>1,321</w:t>
            </w:r>
          </w:p>
        </w:tc>
        <w:tc>
          <w:tcPr>
            <w:tcW w:w="781" w:type="dxa"/>
            <w:tcBorders>
              <w:top w:val="nil"/>
              <w:left w:val="nil"/>
              <w:bottom w:val="single" w:sz="4" w:space="0" w:color="auto"/>
              <w:right w:val="single" w:sz="4" w:space="0" w:color="auto"/>
            </w:tcBorders>
            <w:noWrap/>
            <w:vAlign w:val="bottom"/>
          </w:tcPr>
          <w:p w14:paraId="3776C990" w14:textId="77777777" w:rsidR="009A033B" w:rsidRPr="00ED46C7" w:rsidRDefault="009A033B" w:rsidP="00B70186">
            <w:pPr>
              <w:spacing w:after="0" w:line="240" w:lineRule="auto"/>
              <w:jc w:val="right"/>
              <w:rPr>
                <w:rFonts w:cs="Arial"/>
                <w:sz w:val="16"/>
                <w:szCs w:val="16"/>
              </w:rPr>
            </w:pPr>
            <w:r w:rsidRPr="00ED46C7">
              <w:rPr>
                <w:rFonts w:cs="Arial"/>
                <w:sz w:val="16"/>
                <w:szCs w:val="16"/>
              </w:rPr>
              <w:t>1,414</w:t>
            </w:r>
          </w:p>
        </w:tc>
        <w:tc>
          <w:tcPr>
            <w:tcW w:w="1036" w:type="dxa"/>
            <w:tcBorders>
              <w:top w:val="nil"/>
              <w:left w:val="nil"/>
              <w:bottom w:val="single" w:sz="4" w:space="0" w:color="auto"/>
              <w:right w:val="single" w:sz="4" w:space="0" w:color="auto"/>
            </w:tcBorders>
            <w:noWrap/>
            <w:vAlign w:val="bottom"/>
          </w:tcPr>
          <w:p w14:paraId="631F740D" w14:textId="77777777" w:rsidR="009A033B" w:rsidRPr="00ED46C7" w:rsidRDefault="009A033B" w:rsidP="00B70186">
            <w:pPr>
              <w:spacing w:after="0" w:line="240" w:lineRule="auto"/>
              <w:jc w:val="right"/>
              <w:rPr>
                <w:rFonts w:cs="Arial"/>
                <w:sz w:val="16"/>
                <w:szCs w:val="16"/>
              </w:rPr>
            </w:pPr>
            <w:r w:rsidRPr="00ED46C7">
              <w:rPr>
                <w:rFonts w:cs="Arial"/>
                <w:sz w:val="16"/>
                <w:szCs w:val="16"/>
              </w:rPr>
              <w:t>1,399</w:t>
            </w:r>
          </w:p>
        </w:tc>
        <w:tc>
          <w:tcPr>
            <w:tcW w:w="902" w:type="dxa"/>
            <w:tcBorders>
              <w:top w:val="nil"/>
              <w:left w:val="nil"/>
              <w:bottom w:val="single" w:sz="4" w:space="0" w:color="auto"/>
              <w:right w:val="single" w:sz="4" w:space="0" w:color="auto"/>
            </w:tcBorders>
            <w:noWrap/>
            <w:vAlign w:val="bottom"/>
          </w:tcPr>
          <w:p w14:paraId="48B3EF4A" w14:textId="77777777" w:rsidR="009A033B" w:rsidRPr="00ED46C7" w:rsidRDefault="009A033B" w:rsidP="00B70186">
            <w:pPr>
              <w:spacing w:after="0" w:line="240" w:lineRule="auto"/>
              <w:jc w:val="right"/>
              <w:rPr>
                <w:rFonts w:cs="Arial"/>
                <w:sz w:val="16"/>
                <w:szCs w:val="16"/>
              </w:rPr>
            </w:pPr>
            <w:r w:rsidRPr="00ED46C7">
              <w:rPr>
                <w:rFonts w:cs="Arial"/>
                <w:sz w:val="16"/>
                <w:szCs w:val="16"/>
              </w:rPr>
              <w:t>1,373</w:t>
            </w:r>
          </w:p>
        </w:tc>
        <w:tc>
          <w:tcPr>
            <w:tcW w:w="1036" w:type="dxa"/>
            <w:tcBorders>
              <w:top w:val="nil"/>
              <w:left w:val="nil"/>
              <w:bottom w:val="single" w:sz="4" w:space="0" w:color="auto"/>
              <w:right w:val="single" w:sz="4" w:space="0" w:color="auto"/>
            </w:tcBorders>
            <w:noWrap/>
            <w:vAlign w:val="bottom"/>
          </w:tcPr>
          <w:p w14:paraId="39EFB82F" w14:textId="77777777" w:rsidR="009A033B" w:rsidRPr="00ED46C7" w:rsidRDefault="009A033B" w:rsidP="00B70186">
            <w:pPr>
              <w:spacing w:after="0" w:line="240" w:lineRule="auto"/>
              <w:jc w:val="right"/>
              <w:rPr>
                <w:rFonts w:cs="Arial"/>
                <w:sz w:val="16"/>
                <w:szCs w:val="16"/>
              </w:rPr>
            </w:pPr>
            <w:r w:rsidRPr="00ED46C7">
              <w:rPr>
                <w:rFonts w:cs="Arial"/>
                <w:sz w:val="16"/>
                <w:szCs w:val="16"/>
              </w:rPr>
              <w:t>1,187</w:t>
            </w:r>
          </w:p>
        </w:tc>
        <w:tc>
          <w:tcPr>
            <w:tcW w:w="1260" w:type="dxa"/>
            <w:tcBorders>
              <w:top w:val="nil"/>
              <w:left w:val="nil"/>
              <w:bottom w:val="single" w:sz="4" w:space="0" w:color="auto"/>
              <w:right w:val="single" w:sz="4" w:space="0" w:color="auto"/>
            </w:tcBorders>
            <w:noWrap/>
            <w:vAlign w:val="bottom"/>
          </w:tcPr>
          <w:p w14:paraId="3C79B5CC" w14:textId="77777777" w:rsidR="009A033B" w:rsidRPr="00ED46C7" w:rsidRDefault="009A033B" w:rsidP="00B70186">
            <w:pPr>
              <w:spacing w:after="0" w:line="240" w:lineRule="auto"/>
              <w:jc w:val="right"/>
              <w:rPr>
                <w:rFonts w:cs="Arial"/>
                <w:sz w:val="16"/>
                <w:szCs w:val="16"/>
              </w:rPr>
            </w:pPr>
            <w:r w:rsidRPr="00ED46C7">
              <w:rPr>
                <w:rFonts w:cs="Arial"/>
                <w:sz w:val="16"/>
                <w:szCs w:val="16"/>
              </w:rPr>
              <w:t>4,660</w:t>
            </w:r>
          </w:p>
        </w:tc>
        <w:tc>
          <w:tcPr>
            <w:tcW w:w="845" w:type="dxa"/>
            <w:tcBorders>
              <w:top w:val="nil"/>
              <w:left w:val="nil"/>
              <w:bottom w:val="single" w:sz="4" w:space="0" w:color="auto"/>
              <w:right w:val="single" w:sz="4" w:space="0" w:color="auto"/>
            </w:tcBorders>
            <w:noWrap/>
            <w:vAlign w:val="bottom"/>
          </w:tcPr>
          <w:p w14:paraId="24401AF8" w14:textId="77777777" w:rsidR="009A033B" w:rsidRPr="00ED46C7" w:rsidRDefault="009A033B" w:rsidP="00B70186">
            <w:pPr>
              <w:spacing w:after="0" w:line="240" w:lineRule="auto"/>
              <w:jc w:val="right"/>
              <w:rPr>
                <w:rFonts w:cs="Arial"/>
                <w:sz w:val="16"/>
                <w:szCs w:val="16"/>
              </w:rPr>
            </w:pPr>
            <w:r w:rsidRPr="00ED46C7">
              <w:rPr>
                <w:rFonts w:cs="Arial"/>
                <w:sz w:val="16"/>
                <w:szCs w:val="16"/>
              </w:rPr>
              <w:t>676</w:t>
            </w:r>
          </w:p>
        </w:tc>
        <w:tc>
          <w:tcPr>
            <w:tcW w:w="1041" w:type="dxa"/>
            <w:tcBorders>
              <w:top w:val="nil"/>
              <w:left w:val="nil"/>
              <w:bottom w:val="single" w:sz="4" w:space="0" w:color="auto"/>
              <w:right w:val="single" w:sz="4" w:space="0" w:color="auto"/>
            </w:tcBorders>
            <w:noWrap/>
            <w:vAlign w:val="bottom"/>
          </w:tcPr>
          <w:p w14:paraId="4A5756FD" w14:textId="77777777" w:rsidR="009A033B" w:rsidRPr="00ED46C7" w:rsidRDefault="009A033B" w:rsidP="00B70186">
            <w:pPr>
              <w:spacing w:after="0" w:line="240" w:lineRule="auto"/>
              <w:jc w:val="right"/>
              <w:rPr>
                <w:rFonts w:cs="Arial"/>
                <w:sz w:val="16"/>
                <w:szCs w:val="16"/>
              </w:rPr>
            </w:pPr>
            <w:r w:rsidRPr="00ED46C7">
              <w:rPr>
                <w:rFonts w:cs="Arial"/>
                <w:sz w:val="16"/>
                <w:szCs w:val="16"/>
              </w:rPr>
              <w:t>625</w:t>
            </w:r>
          </w:p>
        </w:tc>
        <w:tc>
          <w:tcPr>
            <w:tcW w:w="986" w:type="dxa"/>
            <w:tcBorders>
              <w:top w:val="nil"/>
              <w:left w:val="nil"/>
              <w:bottom w:val="single" w:sz="4" w:space="0" w:color="auto"/>
              <w:right w:val="single" w:sz="4" w:space="0" w:color="auto"/>
            </w:tcBorders>
            <w:noWrap/>
            <w:vAlign w:val="bottom"/>
          </w:tcPr>
          <w:p w14:paraId="13B0F8E9" w14:textId="77777777" w:rsidR="009A033B" w:rsidRPr="00ED46C7" w:rsidRDefault="009A033B" w:rsidP="00B70186">
            <w:pPr>
              <w:spacing w:after="0" w:line="240" w:lineRule="auto"/>
              <w:jc w:val="right"/>
              <w:rPr>
                <w:rFonts w:cs="Arial"/>
                <w:sz w:val="16"/>
                <w:szCs w:val="16"/>
              </w:rPr>
            </w:pPr>
            <w:r w:rsidRPr="00ED46C7">
              <w:rPr>
                <w:rFonts w:cs="Arial"/>
                <w:sz w:val="16"/>
                <w:szCs w:val="16"/>
              </w:rPr>
              <w:t>521</w:t>
            </w:r>
          </w:p>
        </w:tc>
        <w:tc>
          <w:tcPr>
            <w:tcW w:w="838" w:type="dxa"/>
            <w:tcBorders>
              <w:top w:val="nil"/>
              <w:left w:val="nil"/>
              <w:bottom w:val="single" w:sz="4" w:space="0" w:color="auto"/>
              <w:right w:val="single" w:sz="4" w:space="0" w:color="auto"/>
            </w:tcBorders>
            <w:noWrap/>
            <w:vAlign w:val="bottom"/>
          </w:tcPr>
          <w:p w14:paraId="0749C3B0" w14:textId="77777777" w:rsidR="009A033B" w:rsidRPr="00ED46C7" w:rsidRDefault="009A033B" w:rsidP="00B70186">
            <w:pPr>
              <w:spacing w:after="0" w:line="240" w:lineRule="auto"/>
              <w:jc w:val="right"/>
              <w:rPr>
                <w:rFonts w:cs="Arial"/>
                <w:sz w:val="16"/>
                <w:szCs w:val="16"/>
              </w:rPr>
            </w:pPr>
            <w:r w:rsidRPr="00ED46C7">
              <w:rPr>
                <w:rFonts w:cs="Arial"/>
                <w:sz w:val="16"/>
                <w:szCs w:val="16"/>
              </w:rPr>
              <w:t>1,122</w:t>
            </w:r>
          </w:p>
        </w:tc>
      </w:tr>
      <w:tr w:rsidR="009A033B" w:rsidRPr="00ED46C7" w14:paraId="6C81B4BF"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6E134C6C"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Nzaba </w:t>
            </w:r>
          </w:p>
        </w:tc>
        <w:tc>
          <w:tcPr>
            <w:tcW w:w="1080" w:type="dxa"/>
            <w:tcBorders>
              <w:top w:val="nil"/>
              <w:left w:val="nil"/>
              <w:bottom w:val="single" w:sz="4" w:space="0" w:color="auto"/>
              <w:right w:val="single" w:sz="4" w:space="0" w:color="auto"/>
            </w:tcBorders>
            <w:noWrap/>
            <w:vAlign w:val="bottom"/>
            <w:hideMark/>
          </w:tcPr>
          <w:p w14:paraId="7567B6E7"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402,864</w:t>
            </w:r>
          </w:p>
        </w:tc>
        <w:tc>
          <w:tcPr>
            <w:tcW w:w="900" w:type="dxa"/>
            <w:tcBorders>
              <w:top w:val="nil"/>
              <w:left w:val="nil"/>
              <w:bottom w:val="single" w:sz="4" w:space="0" w:color="auto"/>
              <w:right w:val="single" w:sz="4" w:space="0" w:color="auto"/>
            </w:tcBorders>
            <w:noWrap/>
            <w:vAlign w:val="bottom"/>
          </w:tcPr>
          <w:p w14:paraId="26E0BCDF" w14:textId="77777777" w:rsidR="009A033B" w:rsidRPr="00ED46C7" w:rsidRDefault="009A033B" w:rsidP="00B70186">
            <w:pPr>
              <w:spacing w:after="0" w:line="240" w:lineRule="auto"/>
              <w:jc w:val="right"/>
              <w:rPr>
                <w:rFonts w:cs="Arial"/>
                <w:sz w:val="16"/>
                <w:szCs w:val="16"/>
              </w:rPr>
            </w:pPr>
            <w:r w:rsidRPr="00ED46C7">
              <w:rPr>
                <w:rFonts w:cs="Arial"/>
                <w:sz w:val="16"/>
                <w:szCs w:val="16"/>
              </w:rPr>
              <w:t>1,255</w:t>
            </w:r>
          </w:p>
        </w:tc>
        <w:tc>
          <w:tcPr>
            <w:tcW w:w="720" w:type="dxa"/>
            <w:tcBorders>
              <w:top w:val="nil"/>
              <w:left w:val="nil"/>
              <w:bottom w:val="single" w:sz="4" w:space="0" w:color="auto"/>
              <w:right w:val="single" w:sz="4" w:space="0" w:color="auto"/>
            </w:tcBorders>
            <w:noWrap/>
            <w:vAlign w:val="bottom"/>
          </w:tcPr>
          <w:p w14:paraId="16BA81B8" w14:textId="77777777" w:rsidR="009A033B" w:rsidRPr="00ED46C7" w:rsidRDefault="009A033B" w:rsidP="00B70186">
            <w:pPr>
              <w:spacing w:after="0" w:line="240" w:lineRule="auto"/>
              <w:jc w:val="right"/>
              <w:rPr>
                <w:rFonts w:cs="Arial"/>
                <w:sz w:val="16"/>
                <w:szCs w:val="16"/>
              </w:rPr>
            </w:pPr>
            <w:r w:rsidRPr="00ED46C7">
              <w:rPr>
                <w:rFonts w:cs="Arial"/>
                <w:sz w:val="16"/>
                <w:szCs w:val="16"/>
              </w:rPr>
              <w:t>1,257</w:t>
            </w:r>
          </w:p>
        </w:tc>
        <w:tc>
          <w:tcPr>
            <w:tcW w:w="718" w:type="dxa"/>
            <w:tcBorders>
              <w:top w:val="nil"/>
              <w:left w:val="nil"/>
              <w:bottom w:val="single" w:sz="4" w:space="0" w:color="auto"/>
              <w:right w:val="single" w:sz="4" w:space="0" w:color="auto"/>
            </w:tcBorders>
            <w:noWrap/>
            <w:vAlign w:val="bottom"/>
          </w:tcPr>
          <w:p w14:paraId="0C0F26FF" w14:textId="77777777" w:rsidR="009A033B" w:rsidRPr="00ED46C7" w:rsidRDefault="009A033B" w:rsidP="00B70186">
            <w:pPr>
              <w:spacing w:after="0" w:line="240" w:lineRule="auto"/>
              <w:jc w:val="right"/>
              <w:rPr>
                <w:rFonts w:cs="Arial"/>
                <w:sz w:val="16"/>
                <w:szCs w:val="16"/>
              </w:rPr>
            </w:pPr>
            <w:r w:rsidRPr="00ED46C7">
              <w:rPr>
                <w:rFonts w:cs="Arial"/>
                <w:sz w:val="16"/>
                <w:szCs w:val="16"/>
              </w:rPr>
              <w:t>1,227</w:t>
            </w:r>
          </w:p>
        </w:tc>
        <w:tc>
          <w:tcPr>
            <w:tcW w:w="722" w:type="dxa"/>
            <w:tcBorders>
              <w:top w:val="nil"/>
              <w:left w:val="nil"/>
              <w:bottom w:val="single" w:sz="4" w:space="0" w:color="auto"/>
              <w:right w:val="single" w:sz="4" w:space="0" w:color="auto"/>
            </w:tcBorders>
            <w:noWrap/>
            <w:vAlign w:val="bottom"/>
          </w:tcPr>
          <w:p w14:paraId="3C57AC20" w14:textId="77777777" w:rsidR="009A033B" w:rsidRPr="00ED46C7" w:rsidRDefault="009A033B" w:rsidP="00B70186">
            <w:pPr>
              <w:spacing w:after="0" w:line="240" w:lineRule="auto"/>
              <w:jc w:val="right"/>
              <w:rPr>
                <w:rFonts w:cs="Arial"/>
                <w:sz w:val="16"/>
                <w:szCs w:val="16"/>
              </w:rPr>
            </w:pPr>
            <w:r w:rsidRPr="00ED46C7">
              <w:rPr>
                <w:rFonts w:cs="Arial"/>
                <w:sz w:val="16"/>
                <w:szCs w:val="16"/>
              </w:rPr>
              <w:t>1,110</w:t>
            </w:r>
          </w:p>
        </w:tc>
        <w:tc>
          <w:tcPr>
            <w:tcW w:w="781" w:type="dxa"/>
            <w:tcBorders>
              <w:top w:val="nil"/>
              <w:left w:val="nil"/>
              <w:bottom w:val="single" w:sz="4" w:space="0" w:color="auto"/>
              <w:right w:val="single" w:sz="4" w:space="0" w:color="auto"/>
            </w:tcBorders>
            <w:noWrap/>
            <w:vAlign w:val="bottom"/>
          </w:tcPr>
          <w:p w14:paraId="0A7316E7" w14:textId="77777777" w:rsidR="009A033B" w:rsidRPr="00ED46C7" w:rsidRDefault="009A033B" w:rsidP="00B70186">
            <w:pPr>
              <w:spacing w:after="0" w:line="240" w:lineRule="auto"/>
              <w:jc w:val="right"/>
              <w:rPr>
                <w:rFonts w:cs="Arial"/>
                <w:sz w:val="16"/>
                <w:szCs w:val="16"/>
              </w:rPr>
            </w:pPr>
            <w:r w:rsidRPr="00ED46C7">
              <w:rPr>
                <w:rFonts w:cs="Arial"/>
                <w:sz w:val="16"/>
                <w:szCs w:val="16"/>
              </w:rPr>
              <w:t>1,204</w:t>
            </w:r>
          </w:p>
        </w:tc>
        <w:tc>
          <w:tcPr>
            <w:tcW w:w="1036" w:type="dxa"/>
            <w:tcBorders>
              <w:top w:val="nil"/>
              <w:left w:val="nil"/>
              <w:bottom w:val="single" w:sz="4" w:space="0" w:color="auto"/>
              <w:right w:val="single" w:sz="4" w:space="0" w:color="auto"/>
            </w:tcBorders>
            <w:noWrap/>
            <w:vAlign w:val="bottom"/>
          </w:tcPr>
          <w:p w14:paraId="7C425622" w14:textId="77777777" w:rsidR="009A033B" w:rsidRPr="00ED46C7" w:rsidRDefault="009A033B" w:rsidP="00B70186">
            <w:pPr>
              <w:spacing w:after="0" w:line="240" w:lineRule="auto"/>
              <w:jc w:val="right"/>
              <w:rPr>
                <w:rFonts w:cs="Arial"/>
                <w:sz w:val="16"/>
                <w:szCs w:val="16"/>
              </w:rPr>
            </w:pPr>
            <w:r w:rsidRPr="00ED46C7">
              <w:rPr>
                <w:rFonts w:cs="Arial"/>
                <w:sz w:val="16"/>
                <w:szCs w:val="16"/>
              </w:rPr>
              <w:t>1,205</w:t>
            </w:r>
          </w:p>
        </w:tc>
        <w:tc>
          <w:tcPr>
            <w:tcW w:w="902" w:type="dxa"/>
            <w:tcBorders>
              <w:top w:val="nil"/>
              <w:left w:val="nil"/>
              <w:bottom w:val="single" w:sz="4" w:space="0" w:color="auto"/>
              <w:right w:val="single" w:sz="4" w:space="0" w:color="auto"/>
            </w:tcBorders>
            <w:noWrap/>
            <w:vAlign w:val="bottom"/>
          </w:tcPr>
          <w:p w14:paraId="17EF5BBA" w14:textId="77777777" w:rsidR="009A033B" w:rsidRPr="00ED46C7" w:rsidRDefault="009A033B" w:rsidP="00B70186">
            <w:pPr>
              <w:spacing w:after="0" w:line="240" w:lineRule="auto"/>
              <w:jc w:val="right"/>
              <w:rPr>
                <w:rFonts w:cs="Arial"/>
                <w:sz w:val="16"/>
                <w:szCs w:val="16"/>
              </w:rPr>
            </w:pPr>
            <w:r w:rsidRPr="00ED46C7">
              <w:rPr>
                <w:rFonts w:cs="Arial"/>
                <w:sz w:val="16"/>
                <w:szCs w:val="16"/>
              </w:rPr>
              <w:t>1,089</w:t>
            </w:r>
          </w:p>
        </w:tc>
        <w:tc>
          <w:tcPr>
            <w:tcW w:w="1036" w:type="dxa"/>
            <w:tcBorders>
              <w:top w:val="nil"/>
              <w:left w:val="nil"/>
              <w:bottom w:val="single" w:sz="4" w:space="0" w:color="auto"/>
              <w:right w:val="single" w:sz="4" w:space="0" w:color="auto"/>
            </w:tcBorders>
            <w:noWrap/>
            <w:vAlign w:val="bottom"/>
          </w:tcPr>
          <w:p w14:paraId="549EAE55" w14:textId="77777777" w:rsidR="009A033B" w:rsidRPr="00ED46C7" w:rsidRDefault="009A033B" w:rsidP="00B70186">
            <w:pPr>
              <w:spacing w:after="0" w:line="240" w:lineRule="auto"/>
              <w:jc w:val="right"/>
              <w:rPr>
                <w:rFonts w:cs="Arial"/>
                <w:sz w:val="16"/>
                <w:szCs w:val="16"/>
              </w:rPr>
            </w:pPr>
            <w:r w:rsidRPr="00ED46C7">
              <w:rPr>
                <w:rFonts w:cs="Arial"/>
                <w:sz w:val="16"/>
                <w:szCs w:val="16"/>
              </w:rPr>
              <w:t>1,188</w:t>
            </w:r>
          </w:p>
        </w:tc>
        <w:tc>
          <w:tcPr>
            <w:tcW w:w="1260" w:type="dxa"/>
            <w:tcBorders>
              <w:top w:val="nil"/>
              <w:left w:val="nil"/>
              <w:bottom w:val="single" w:sz="4" w:space="0" w:color="auto"/>
              <w:right w:val="single" w:sz="4" w:space="0" w:color="auto"/>
            </w:tcBorders>
            <w:noWrap/>
            <w:vAlign w:val="bottom"/>
          </w:tcPr>
          <w:p w14:paraId="6692E2D2" w14:textId="77777777" w:rsidR="009A033B" w:rsidRPr="00ED46C7" w:rsidRDefault="009A033B" w:rsidP="00B70186">
            <w:pPr>
              <w:spacing w:after="0" w:line="240" w:lineRule="auto"/>
              <w:jc w:val="right"/>
              <w:rPr>
                <w:rFonts w:cs="Arial"/>
                <w:sz w:val="16"/>
                <w:szCs w:val="16"/>
              </w:rPr>
            </w:pPr>
            <w:r w:rsidRPr="00ED46C7">
              <w:rPr>
                <w:rFonts w:cs="Arial"/>
                <w:sz w:val="16"/>
                <w:szCs w:val="16"/>
              </w:rPr>
              <w:t>1,776</w:t>
            </w:r>
          </w:p>
        </w:tc>
        <w:tc>
          <w:tcPr>
            <w:tcW w:w="845" w:type="dxa"/>
            <w:tcBorders>
              <w:top w:val="nil"/>
              <w:left w:val="nil"/>
              <w:bottom w:val="single" w:sz="4" w:space="0" w:color="auto"/>
              <w:right w:val="single" w:sz="4" w:space="0" w:color="auto"/>
            </w:tcBorders>
            <w:noWrap/>
            <w:vAlign w:val="bottom"/>
          </w:tcPr>
          <w:p w14:paraId="2C147A5E" w14:textId="77777777" w:rsidR="009A033B" w:rsidRPr="00ED46C7" w:rsidRDefault="009A033B" w:rsidP="00B70186">
            <w:pPr>
              <w:spacing w:after="0" w:line="240" w:lineRule="auto"/>
              <w:jc w:val="right"/>
              <w:rPr>
                <w:rFonts w:cs="Arial"/>
                <w:sz w:val="16"/>
                <w:szCs w:val="16"/>
              </w:rPr>
            </w:pPr>
            <w:r w:rsidRPr="00ED46C7">
              <w:rPr>
                <w:rFonts w:cs="Arial"/>
                <w:sz w:val="16"/>
                <w:szCs w:val="16"/>
              </w:rPr>
              <w:t>341</w:t>
            </w:r>
          </w:p>
        </w:tc>
        <w:tc>
          <w:tcPr>
            <w:tcW w:w="1041" w:type="dxa"/>
            <w:tcBorders>
              <w:top w:val="nil"/>
              <w:left w:val="nil"/>
              <w:bottom w:val="single" w:sz="4" w:space="0" w:color="auto"/>
              <w:right w:val="single" w:sz="4" w:space="0" w:color="auto"/>
            </w:tcBorders>
            <w:noWrap/>
            <w:vAlign w:val="bottom"/>
          </w:tcPr>
          <w:p w14:paraId="28A72717" w14:textId="77777777" w:rsidR="009A033B" w:rsidRPr="00ED46C7" w:rsidRDefault="009A033B" w:rsidP="00B70186">
            <w:pPr>
              <w:spacing w:after="0" w:line="240" w:lineRule="auto"/>
              <w:jc w:val="right"/>
              <w:rPr>
                <w:rFonts w:cs="Arial"/>
                <w:sz w:val="16"/>
                <w:szCs w:val="16"/>
              </w:rPr>
            </w:pPr>
            <w:r w:rsidRPr="00ED46C7">
              <w:rPr>
                <w:rFonts w:cs="Arial"/>
                <w:sz w:val="16"/>
                <w:szCs w:val="16"/>
              </w:rPr>
              <w:t>410</w:t>
            </w:r>
          </w:p>
        </w:tc>
        <w:tc>
          <w:tcPr>
            <w:tcW w:w="986" w:type="dxa"/>
            <w:tcBorders>
              <w:top w:val="nil"/>
              <w:left w:val="nil"/>
              <w:bottom w:val="single" w:sz="4" w:space="0" w:color="auto"/>
              <w:right w:val="single" w:sz="4" w:space="0" w:color="auto"/>
            </w:tcBorders>
            <w:noWrap/>
            <w:vAlign w:val="bottom"/>
          </w:tcPr>
          <w:p w14:paraId="2F936703" w14:textId="77777777" w:rsidR="009A033B" w:rsidRPr="00ED46C7" w:rsidRDefault="009A033B" w:rsidP="00B70186">
            <w:pPr>
              <w:spacing w:after="0" w:line="240" w:lineRule="auto"/>
              <w:jc w:val="right"/>
              <w:rPr>
                <w:rFonts w:cs="Arial"/>
                <w:sz w:val="16"/>
                <w:szCs w:val="16"/>
              </w:rPr>
            </w:pPr>
            <w:r w:rsidRPr="00ED46C7">
              <w:rPr>
                <w:rFonts w:cs="Arial"/>
                <w:sz w:val="16"/>
                <w:szCs w:val="16"/>
              </w:rPr>
              <w:t>2,880</w:t>
            </w:r>
          </w:p>
        </w:tc>
        <w:tc>
          <w:tcPr>
            <w:tcW w:w="838" w:type="dxa"/>
            <w:tcBorders>
              <w:top w:val="nil"/>
              <w:left w:val="nil"/>
              <w:bottom w:val="single" w:sz="4" w:space="0" w:color="auto"/>
              <w:right w:val="single" w:sz="4" w:space="0" w:color="auto"/>
            </w:tcBorders>
            <w:noWrap/>
            <w:vAlign w:val="bottom"/>
          </w:tcPr>
          <w:p w14:paraId="44E3A6C5" w14:textId="77777777" w:rsidR="009A033B" w:rsidRPr="00ED46C7" w:rsidRDefault="009A033B" w:rsidP="00B70186">
            <w:pPr>
              <w:spacing w:after="0" w:line="240" w:lineRule="auto"/>
              <w:jc w:val="right"/>
              <w:rPr>
                <w:rFonts w:cs="Arial"/>
                <w:sz w:val="16"/>
                <w:szCs w:val="16"/>
              </w:rPr>
            </w:pPr>
            <w:r w:rsidRPr="00ED46C7">
              <w:rPr>
                <w:rFonts w:cs="Arial"/>
                <w:sz w:val="16"/>
                <w:szCs w:val="16"/>
              </w:rPr>
              <w:t>670</w:t>
            </w:r>
          </w:p>
        </w:tc>
      </w:tr>
      <w:tr w:rsidR="009A033B" w:rsidRPr="00ED46C7" w14:paraId="50544E68" w14:textId="77777777" w:rsidTr="00B70186">
        <w:trPr>
          <w:trHeight w:val="217"/>
        </w:trPr>
        <w:tc>
          <w:tcPr>
            <w:tcW w:w="1260" w:type="dxa"/>
            <w:tcBorders>
              <w:top w:val="nil"/>
              <w:left w:val="single" w:sz="4" w:space="0" w:color="auto"/>
              <w:bottom w:val="single" w:sz="4" w:space="0" w:color="auto"/>
              <w:right w:val="single" w:sz="4" w:space="0" w:color="auto"/>
            </w:tcBorders>
            <w:noWrap/>
            <w:vAlign w:val="bottom"/>
            <w:hideMark/>
          </w:tcPr>
          <w:p w14:paraId="46FFF3C7"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Tshilenge </w:t>
            </w:r>
          </w:p>
        </w:tc>
        <w:tc>
          <w:tcPr>
            <w:tcW w:w="1080" w:type="dxa"/>
            <w:tcBorders>
              <w:top w:val="nil"/>
              <w:left w:val="nil"/>
              <w:bottom w:val="single" w:sz="4" w:space="0" w:color="auto"/>
              <w:right w:val="single" w:sz="4" w:space="0" w:color="auto"/>
            </w:tcBorders>
            <w:noWrap/>
            <w:vAlign w:val="bottom"/>
            <w:hideMark/>
          </w:tcPr>
          <w:p w14:paraId="643804D0"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400,158</w:t>
            </w:r>
          </w:p>
        </w:tc>
        <w:tc>
          <w:tcPr>
            <w:tcW w:w="900" w:type="dxa"/>
            <w:tcBorders>
              <w:top w:val="nil"/>
              <w:left w:val="nil"/>
              <w:bottom w:val="single" w:sz="4" w:space="0" w:color="auto"/>
              <w:right w:val="single" w:sz="4" w:space="0" w:color="auto"/>
            </w:tcBorders>
            <w:noWrap/>
            <w:vAlign w:val="bottom"/>
          </w:tcPr>
          <w:p w14:paraId="541D9280" w14:textId="77777777" w:rsidR="009A033B" w:rsidRPr="00ED46C7" w:rsidRDefault="009A033B" w:rsidP="00B70186">
            <w:pPr>
              <w:spacing w:after="0" w:line="240" w:lineRule="auto"/>
              <w:jc w:val="right"/>
              <w:rPr>
                <w:rFonts w:cs="Arial"/>
                <w:sz w:val="16"/>
                <w:szCs w:val="16"/>
              </w:rPr>
            </w:pPr>
            <w:r w:rsidRPr="00ED46C7">
              <w:rPr>
                <w:rFonts w:cs="Arial"/>
                <w:sz w:val="16"/>
                <w:szCs w:val="16"/>
              </w:rPr>
              <w:t>1,377</w:t>
            </w:r>
          </w:p>
        </w:tc>
        <w:tc>
          <w:tcPr>
            <w:tcW w:w="720" w:type="dxa"/>
            <w:tcBorders>
              <w:top w:val="nil"/>
              <w:left w:val="nil"/>
              <w:bottom w:val="single" w:sz="4" w:space="0" w:color="auto"/>
              <w:right w:val="single" w:sz="4" w:space="0" w:color="auto"/>
            </w:tcBorders>
            <w:noWrap/>
            <w:vAlign w:val="bottom"/>
          </w:tcPr>
          <w:p w14:paraId="0D8A2AC5" w14:textId="77777777" w:rsidR="009A033B" w:rsidRPr="00ED46C7" w:rsidRDefault="009A033B" w:rsidP="00B70186">
            <w:pPr>
              <w:spacing w:after="0" w:line="240" w:lineRule="auto"/>
              <w:jc w:val="right"/>
              <w:rPr>
                <w:rFonts w:cs="Arial"/>
                <w:sz w:val="16"/>
                <w:szCs w:val="16"/>
              </w:rPr>
            </w:pPr>
            <w:r w:rsidRPr="00ED46C7">
              <w:rPr>
                <w:rFonts w:cs="Arial"/>
                <w:sz w:val="16"/>
                <w:szCs w:val="16"/>
              </w:rPr>
              <w:t>1,330</w:t>
            </w:r>
          </w:p>
        </w:tc>
        <w:tc>
          <w:tcPr>
            <w:tcW w:w="718" w:type="dxa"/>
            <w:tcBorders>
              <w:top w:val="nil"/>
              <w:left w:val="nil"/>
              <w:bottom w:val="single" w:sz="4" w:space="0" w:color="auto"/>
              <w:right w:val="single" w:sz="4" w:space="0" w:color="auto"/>
            </w:tcBorders>
            <w:noWrap/>
            <w:vAlign w:val="bottom"/>
          </w:tcPr>
          <w:p w14:paraId="08977B1F" w14:textId="77777777" w:rsidR="009A033B" w:rsidRPr="00ED46C7" w:rsidRDefault="009A033B" w:rsidP="00B70186">
            <w:pPr>
              <w:spacing w:after="0" w:line="240" w:lineRule="auto"/>
              <w:jc w:val="right"/>
              <w:rPr>
                <w:rFonts w:cs="Arial"/>
                <w:sz w:val="16"/>
                <w:szCs w:val="16"/>
              </w:rPr>
            </w:pPr>
            <w:r w:rsidRPr="00ED46C7">
              <w:rPr>
                <w:rFonts w:cs="Arial"/>
                <w:sz w:val="16"/>
                <w:szCs w:val="16"/>
              </w:rPr>
              <w:t>1,134</w:t>
            </w:r>
          </w:p>
        </w:tc>
        <w:tc>
          <w:tcPr>
            <w:tcW w:w="722" w:type="dxa"/>
            <w:tcBorders>
              <w:top w:val="nil"/>
              <w:left w:val="nil"/>
              <w:bottom w:val="single" w:sz="4" w:space="0" w:color="auto"/>
              <w:right w:val="single" w:sz="4" w:space="0" w:color="auto"/>
            </w:tcBorders>
            <w:noWrap/>
            <w:vAlign w:val="bottom"/>
          </w:tcPr>
          <w:p w14:paraId="365B068A" w14:textId="77777777" w:rsidR="009A033B" w:rsidRPr="00ED46C7" w:rsidRDefault="009A033B" w:rsidP="00B70186">
            <w:pPr>
              <w:spacing w:after="0" w:line="240" w:lineRule="auto"/>
              <w:jc w:val="right"/>
              <w:rPr>
                <w:rFonts w:cs="Arial"/>
                <w:sz w:val="16"/>
                <w:szCs w:val="16"/>
              </w:rPr>
            </w:pPr>
            <w:r w:rsidRPr="00ED46C7">
              <w:rPr>
                <w:rFonts w:cs="Arial"/>
                <w:sz w:val="16"/>
                <w:szCs w:val="16"/>
              </w:rPr>
              <w:t>1,219</w:t>
            </w:r>
          </w:p>
        </w:tc>
        <w:tc>
          <w:tcPr>
            <w:tcW w:w="781" w:type="dxa"/>
            <w:tcBorders>
              <w:top w:val="nil"/>
              <w:left w:val="nil"/>
              <w:bottom w:val="single" w:sz="4" w:space="0" w:color="auto"/>
              <w:right w:val="single" w:sz="4" w:space="0" w:color="auto"/>
            </w:tcBorders>
            <w:noWrap/>
            <w:vAlign w:val="bottom"/>
          </w:tcPr>
          <w:p w14:paraId="5D16B166" w14:textId="77777777" w:rsidR="009A033B" w:rsidRPr="00ED46C7" w:rsidRDefault="009A033B" w:rsidP="00B70186">
            <w:pPr>
              <w:spacing w:after="0" w:line="240" w:lineRule="auto"/>
              <w:jc w:val="right"/>
              <w:rPr>
                <w:rFonts w:cs="Arial"/>
                <w:sz w:val="16"/>
                <w:szCs w:val="16"/>
              </w:rPr>
            </w:pPr>
            <w:r w:rsidRPr="00ED46C7">
              <w:rPr>
                <w:rFonts w:cs="Arial"/>
                <w:sz w:val="16"/>
                <w:szCs w:val="16"/>
              </w:rPr>
              <w:t>346</w:t>
            </w:r>
          </w:p>
        </w:tc>
        <w:tc>
          <w:tcPr>
            <w:tcW w:w="1036" w:type="dxa"/>
            <w:tcBorders>
              <w:top w:val="nil"/>
              <w:left w:val="nil"/>
              <w:bottom w:val="single" w:sz="4" w:space="0" w:color="auto"/>
              <w:right w:val="single" w:sz="4" w:space="0" w:color="auto"/>
            </w:tcBorders>
            <w:noWrap/>
            <w:vAlign w:val="bottom"/>
          </w:tcPr>
          <w:p w14:paraId="4AA08B04" w14:textId="77777777" w:rsidR="009A033B" w:rsidRPr="00ED46C7" w:rsidRDefault="009A033B" w:rsidP="00B70186">
            <w:pPr>
              <w:spacing w:after="0" w:line="240" w:lineRule="auto"/>
              <w:jc w:val="right"/>
              <w:rPr>
                <w:rFonts w:cs="Arial"/>
                <w:sz w:val="16"/>
                <w:szCs w:val="16"/>
              </w:rPr>
            </w:pPr>
            <w:r w:rsidRPr="00ED46C7">
              <w:rPr>
                <w:rFonts w:cs="Arial"/>
                <w:sz w:val="16"/>
                <w:szCs w:val="16"/>
              </w:rPr>
              <w:t>121</w:t>
            </w:r>
          </w:p>
        </w:tc>
        <w:tc>
          <w:tcPr>
            <w:tcW w:w="902" w:type="dxa"/>
            <w:tcBorders>
              <w:top w:val="nil"/>
              <w:left w:val="nil"/>
              <w:bottom w:val="single" w:sz="4" w:space="0" w:color="auto"/>
              <w:right w:val="single" w:sz="4" w:space="0" w:color="auto"/>
            </w:tcBorders>
            <w:noWrap/>
            <w:vAlign w:val="bottom"/>
          </w:tcPr>
          <w:p w14:paraId="0C02070D" w14:textId="77777777" w:rsidR="009A033B" w:rsidRPr="00ED46C7" w:rsidRDefault="009A033B" w:rsidP="00B70186">
            <w:pPr>
              <w:spacing w:after="0" w:line="240" w:lineRule="auto"/>
              <w:jc w:val="right"/>
              <w:rPr>
                <w:rFonts w:cs="Arial"/>
                <w:sz w:val="16"/>
                <w:szCs w:val="16"/>
              </w:rPr>
            </w:pPr>
            <w:r w:rsidRPr="00ED46C7">
              <w:rPr>
                <w:rFonts w:cs="Arial"/>
                <w:sz w:val="16"/>
                <w:szCs w:val="16"/>
              </w:rPr>
              <w:t>320</w:t>
            </w:r>
          </w:p>
        </w:tc>
        <w:tc>
          <w:tcPr>
            <w:tcW w:w="1036" w:type="dxa"/>
            <w:tcBorders>
              <w:top w:val="nil"/>
              <w:left w:val="nil"/>
              <w:bottom w:val="single" w:sz="4" w:space="0" w:color="auto"/>
              <w:right w:val="single" w:sz="4" w:space="0" w:color="auto"/>
            </w:tcBorders>
            <w:noWrap/>
            <w:vAlign w:val="bottom"/>
          </w:tcPr>
          <w:p w14:paraId="44D53518" w14:textId="77777777" w:rsidR="009A033B" w:rsidRPr="00ED46C7" w:rsidRDefault="009A033B" w:rsidP="00B70186">
            <w:pPr>
              <w:spacing w:after="0" w:line="240" w:lineRule="auto"/>
              <w:jc w:val="right"/>
              <w:rPr>
                <w:rFonts w:cs="Arial"/>
                <w:sz w:val="16"/>
                <w:szCs w:val="16"/>
              </w:rPr>
            </w:pPr>
            <w:r w:rsidRPr="00ED46C7">
              <w:rPr>
                <w:rFonts w:cs="Arial"/>
                <w:sz w:val="16"/>
                <w:szCs w:val="16"/>
              </w:rPr>
              <w:t>248</w:t>
            </w:r>
          </w:p>
        </w:tc>
        <w:tc>
          <w:tcPr>
            <w:tcW w:w="1260" w:type="dxa"/>
            <w:tcBorders>
              <w:top w:val="nil"/>
              <w:left w:val="nil"/>
              <w:bottom w:val="single" w:sz="4" w:space="0" w:color="auto"/>
              <w:right w:val="single" w:sz="4" w:space="0" w:color="auto"/>
            </w:tcBorders>
            <w:noWrap/>
            <w:vAlign w:val="bottom"/>
          </w:tcPr>
          <w:p w14:paraId="4262BC79" w14:textId="77777777" w:rsidR="009A033B" w:rsidRPr="00ED46C7" w:rsidRDefault="009A033B" w:rsidP="00B70186">
            <w:pPr>
              <w:spacing w:after="0" w:line="240" w:lineRule="auto"/>
              <w:jc w:val="right"/>
              <w:rPr>
                <w:rFonts w:cs="Arial"/>
                <w:sz w:val="16"/>
                <w:szCs w:val="16"/>
              </w:rPr>
            </w:pPr>
            <w:r w:rsidRPr="00ED46C7">
              <w:rPr>
                <w:rFonts w:cs="Arial"/>
                <w:sz w:val="16"/>
                <w:szCs w:val="16"/>
              </w:rPr>
              <w:t>7,976</w:t>
            </w:r>
          </w:p>
        </w:tc>
        <w:tc>
          <w:tcPr>
            <w:tcW w:w="845" w:type="dxa"/>
            <w:tcBorders>
              <w:top w:val="nil"/>
              <w:left w:val="nil"/>
              <w:bottom w:val="single" w:sz="4" w:space="0" w:color="auto"/>
              <w:right w:val="single" w:sz="4" w:space="0" w:color="auto"/>
            </w:tcBorders>
            <w:noWrap/>
            <w:vAlign w:val="bottom"/>
          </w:tcPr>
          <w:p w14:paraId="60E5573B" w14:textId="77777777" w:rsidR="009A033B" w:rsidRPr="00ED46C7" w:rsidRDefault="009A033B" w:rsidP="00B70186">
            <w:pPr>
              <w:spacing w:after="0" w:line="240" w:lineRule="auto"/>
              <w:jc w:val="right"/>
              <w:rPr>
                <w:rFonts w:cs="Arial"/>
                <w:sz w:val="16"/>
                <w:szCs w:val="16"/>
              </w:rPr>
            </w:pPr>
            <w:r w:rsidRPr="00ED46C7">
              <w:rPr>
                <w:rFonts w:cs="Arial"/>
                <w:sz w:val="16"/>
                <w:szCs w:val="16"/>
              </w:rPr>
              <w:t>198</w:t>
            </w:r>
          </w:p>
        </w:tc>
        <w:tc>
          <w:tcPr>
            <w:tcW w:w="1041" w:type="dxa"/>
            <w:tcBorders>
              <w:top w:val="nil"/>
              <w:left w:val="nil"/>
              <w:bottom w:val="single" w:sz="4" w:space="0" w:color="auto"/>
              <w:right w:val="single" w:sz="4" w:space="0" w:color="auto"/>
            </w:tcBorders>
            <w:noWrap/>
            <w:vAlign w:val="bottom"/>
          </w:tcPr>
          <w:p w14:paraId="59505424" w14:textId="77777777" w:rsidR="009A033B" w:rsidRPr="00ED46C7" w:rsidRDefault="009A033B" w:rsidP="00B70186">
            <w:pPr>
              <w:spacing w:after="0" w:line="240" w:lineRule="auto"/>
              <w:jc w:val="right"/>
              <w:rPr>
                <w:rFonts w:cs="Arial"/>
                <w:sz w:val="16"/>
                <w:szCs w:val="16"/>
              </w:rPr>
            </w:pPr>
            <w:r w:rsidRPr="00ED46C7">
              <w:rPr>
                <w:rFonts w:cs="Arial"/>
                <w:sz w:val="16"/>
                <w:szCs w:val="16"/>
              </w:rPr>
              <w:t>1,077</w:t>
            </w:r>
          </w:p>
        </w:tc>
        <w:tc>
          <w:tcPr>
            <w:tcW w:w="986" w:type="dxa"/>
            <w:tcBorders>
              <w:top w:val="nil"/>
              <w:left w:val="nil"/>
              <w:bottom w:val="single" w:sz="4" w:space="0" w:color="auto"/>
              <w:right w:val="single" w:sz="4" w:space="0" w:color="auto"/>
            </w:tcBorders>
            <w:noWrap/>
            <w:vAlign w:val="bottom"/>
          </w:tcPr>
          <w:p w14:paraId="79B8BD85" w14:textId="77777777" w:rsidR="009A033B" w:rsidRPr="00ED46C7" w:rsidRDefault="009A033B" w:rsidP="00B70186">
            <w:pPr>
              <w:spacing w:after="0" w:line="240" w:lineRule="auto"/>
              <w:jc w:val="right"/>
              <w:rPr>
                <w:rFonts w:cs="Arial"/>
                <w:sz w:val="16"/>
                <w:szCs w:val="16"/>
              </w:rPr>
            </w:pPr>
            <w:r w:rsidRPr="00ED46C7">
              <w:rPr>
                <w:rFonts w:cs="Arial"/>
                <w:sz w:val="16"/>
                <w:szCs w:val="16"/>
              </w:rPr>
              <w:t>276</w:t>
            </w:r>
          </w:p>
        </w:tc>
        <w:tc>
          <w:tcPr>
            <w:tcW w:w="838" w:type="dxa"/>
            <w:tcBorders>
              <w:top w:val="nil"/>
              <w:left w:val="nil"/>
              <w:bottom w:val="single" w:sz="4" w:space="0" w:color="auto"/>
              <w:right w:val="single" w:sz="4" w:space="0" w:color="auto"/>
            </w:tcBorders>
            <w:noWrap/>
            <w:vAlign w:val="bottom"/>
          </w:tcPr>
          <w:p w14:paraId="3F4B8C5B" w14:textId="77777777" w:rsidR="009A033B" w:rsidRPr="00ED46C7" w:rsidRDefault="009A033B" w:rsidP="00B70186">
            <w:pPr>
              <w:spacing w:after="0" w:line="240" w:lineRule="auto"/>
              <w:jc w:val="right"/>
              <w:rPr>
                <w:rFonts w:cs="Arial"/>
                <w:sz w:val="16"/>
                <w:szCs w:val="16"/>
              </w:rPr>
            </w:pPr>
            <w:r w:rsidRPr="00ED46C7">
              <w:rPr>
                <w:rFonts w:cs="Arial"/>
                <w:sz w:val="16"/>
                <w:szCs w:val="16"/>
              </w:rPr>
              <w:t>1,076</w:t>
            </w:r>
          </w:p>
        </w:tc>
      </w:tr>
      <w:tr w:rsidR="009A033B" w:rsidRPr="00ED46C7" w14:paraId="2D53F445" w14:textId="77777777" w:rsidTr="00B70186">
        <w:trPr>
          <w:trHeight w:val="217"/>
        </w:trPr>
        <w:tc>
          <w:tcPr>
            <w:tcW w:w="1260" w:type="dxa"/>
            <w:tcBorders>
              <w:top w:val="nil"/>
              <w:left w:val="single" w:sz="4" w:space="0" w:color="auto"/>
              <w:bottom w:val="single" w:sz="4" w:space="0" w:color="auto"/>
              <w:right w:val="single" w:sz="4" w:space="0" w:color="auto"/>
            </w:tcBorders>
            <w:shd w:val="clear" w:color="000000" w:fill="F2F2F2"/>
            <w:noWrap/>
            <w:vAlign w:val="bottom"/>
            <w:hideMark/>
          </w:tcPr>
          <w:p w14:paraId="4D50D355" w14:textId="77777777" w:rsidR="009A033B" w:rsidRPr="00ED46C7" w:rsidRDefault="009A033B" w:rsidP="00B70186">
            <w:pPr>
              <w:spacing w:after="0" w:line="240" w:lineRule="auto"/>
              <w:rPr>
                <w:rFonts w:eastAsia="Times New Roman" w:cs="Arial"/>
                <w:kern w:val="0"/>
                <w:sz w:val="16"/>
                <w:szCs w:val="16"/>
                <w14:ligatures w14:val="none"/>
              </w:rPr>
            </w:pPr>
            <w:r w:rsidRPr="00ED46C7">
              <w:rPr>
                <w:rFonts w:eastAsia="Times New Roman" w:cs="Arial"/>
                <w:kern w:val="0"/>
                <w:sz w:val="16"/>
                <w:szCs w:val="16"/>
                <w14:ligatures w14:val="none"/>
              </w:rPr>
              <w:t xml:space="preserve">ke Tshishimbi </w:t>
            </w:r>
          </w:p>
        </w:tc>
        <w:tc>
          <w:tcPr>
            <w:tcW w:w="1080" w:type="dxa"/>
            <w:tcBorders>
              <w:top w:val="nil"/>
              <w:left w:val="nil"/>
              <w:bottom w:val="single" w:sz="4" w:space="0" w:color="auto"/>
              <w:right w:val="single" w:sz="4" w:space="0" w:color="auto"/>
            </w:tcBorders>
            <w:shd w:val="clear" w:color="000000" w:fill="F2F2F2"/>
            <w:noWrap/>
            <w:vAlign w:val="bottom"/>
            <w:hideMark/>
          </w:tcPr>
          <w:p w14:paraId="30C83EC5" w14:textId="77777777" w:rsidR="009A033B" w:rsidRPr="00ED46C7" w:rsidRDefault="009A033B" w:rsidP="00B70186">
            <w:pPr>
              <w:spacing w:after="0" w:line="240" w:lineRule="auto"/>
              <w:jc w:val="right"/>
              <w:rPr>
                <w:rFonts w:eastAsia="Times New Roman" w:cs="Arial"/>
                <w:kern w:val="0"/>
                <w:sz w:val="16"/>
                <w:szCs w:val="16"/>
                <w14:ligatures w14:val="none"/>
              </w:rPr>
            </w:pPr>
            <w:r w:rsidRPr="00ED46C7">
              <w:rPr>
                <w:rFonts w:eastAsia="Times New Roman" w:cs="Arial"/>
                <w:kern w:val="0"/>
                <w:sz w:val="16"/>
                <w:szCs w:val="16"/>
                <w14:ligatures w14:val="none"/>
              </w:rPr>
              <w:t>249,851</w:t>
            </w:r>
          </w:p>
        </w:tc>
        <w:tc>
          <w:tcPr>
            <w:tcW w:w="900" w:type="dxa"/>
            <w:tcBorders>
              <w:top w:val="nil"/>
              <w:left w:val="nil"/>
              <w:bottom w:val="single" w:sz="4" w:space="0" w:color="auto"/>
              <w:right w:val="single" w:sz="4" w:space="0" w:color="auto"/>
            </w:tcBorders>
            <w:shd w:val="clear" w:color="000000" w:fill="F2F2F2"/>
            <w:noWrap/>
            <w:vAlign w:val="bottom"/>
          </w:tcPr>
          <w:p w14:paraId="0D1CCBB5" w14:textId="77777777" w:rsidR="009A033B" w:rsidRPr="00ED46C7" w:rsidRDefault="009A033B" w:rsidP="00B70186">
            <w:pPr>
              <w:spacing w:after="0" w:line="240" w:lineRule="auto"/>
              <w:jc w:val="right"/>
              <w:rPr>
                <w:rFonts w:cs="Arial"/>
                <w:sz w:val="16"/>
                <w:szCs w:val="16"/>
              </w:rPr>
            </w:pPr>
            <w:r w:rsidRPr="00ED46C7">
              <w:rPr>
                <w:rFonts w:cs="Arial"/>
                <w:sz w:val="16"/>
                <w:szCs w:val="16"/>
              </w:rPr>
              <w:t>741</w:t>
            </w:r>
          </w:p>
        </w:tc>
        <w:tc>
          <w:tcPr>
            <w:tcW w:w="720" w:type="dxa"/>
            <w:tcBorders>
              <w:top w:val="nil"/>
              <w:left w:val="nil"/>
              <w:bottom w:val="single" w:sz="4" w:space="0" w:color="auto"/>
              <w:right w:val="single" w:sz="4" w:space="0" w:color="auto"/>
            </w:tcBorders>
            <w:shd w:val="clear" w:color="000000" w:fill="F2F2F2"/>
            <w:noWrap/>
            <w:vAlign w:val="bottom"/>
          </w:tcPr>
          <w:p w14:paraId="24BFA4D0" w14:textId="77777777" w:rsidR="009A033B" w:rsidRPr="00ED46C7" w:rsidRDefault="009A033B" w:rsidP="00B70186">
            <w:pPr>
              <w:spacing w:after="0" w:line="240" w:lineRule="auto"/>
              <w:jc w:val="right"/>
              <w:rPr>
                <w:rFonts w:cs="Arial"/>
                <w:sz w:val="16"/>
                <w:szCs w:val="16"/>
              </w:rPr>
            </w:pPr>
            <w:r w:rsidRPr="00ED46C7">
              <w:rPr>
                <w:rFonts w:cs="Arial"/>
                <w:sz w:val="16"/>
                <w:szCs w:val="16"/>
              </w:rPr>
              <w:t>741</w:t>
            </w:r>
          </w:p>
        </w:tc>
        <w:tc>
          <w:tcPr>
            <w:tcW w:w="718" w:type="dxa"/>
            <w:tcBorders>
              <w:top w:val="nil"/>
              <w:left w:val="nil"/>
              <w:bottom w:val="single" w:sz="4" w:space="0" w:color="auto"/>
              <w:right w:val="single" w:sz="4" w:space="0" w:color="auto"/>
            </w:tcBorders>
            <w:shd w:val="clear" w:color="000000" w:fill="F2F2F2"/>
            <w:noWrap/>
            <w:vAlign w:val="bottom"/>
          </w:tcPr>
          <w:p w14:paraId="67229308" w14:textId="77777777" w:rsidR="009A033B" w:rsidRPr="00ED46C7" w:rsidRDefault="009A033B" w:rsidP="00B70186">
            <w:pPr>
              <w:spacing w:after="0" w:line="240" w:lineRule="auto"/>
              <w:jc w:val="right"/>
              <w:rPr>
                <w:rFonts w:cs="Arial"/>
                <w:sz w:val="16"/>
                <w:szCs w:val="16"/>
              </w:rPr>
            </w:pPr>
            <w:r w:rsidRPr="00ED46C7">
              <w:rPr>
                <w:rFonts w:cs="Arial"/>
                <w:sz w:val="16"/>
                <w:szCs w:val="16"/>
              </w:rPr>
              <w:t>706</w:t>
            </w:r>
          </w:p>
        </w:tc>
        <w:tc>
          <w:tcPr>
            <w:tcW w:w="722" w:type="dxa"/>
            <w:tcBorders>
              <w:top w:val="nil"/>
              <w:left w:val="nil"/>
              <w:bottom w:val="single" w:sz="4" w:space="0" w:color="auto"/>
              <w:right w:val="single" w:sz="4" w:space="0" w:color="auto"/>
            </w:tcBorders>
            <w:shd w:val="clear" w:color="000000" w:fill="F2F2F2"/>
            <w:noWrap/>
            <w:vAlign w:val="bottom"/>
          </w:tcPr>
          <w:p w14:paraId="346F8115" w14:textId="77777777" w:rsidR="009A033B" w:rsidRPr="00ED46C7" w:rsidRDefault="009A033B" w:rsidP="00B70186">
            <w:pPr>
              <w:spacing w:after="0" w:line="240" w:lineRule="auto"/>
              <w:jc w:val="right"/>
              <w:rPr>
                <w:rFonts w:cs="Arial"/>
                <w:sz w:val="16"/>
                <w:szCs w:val="16"/>
              </w:rPr>
            </w:pPr>
            <w:r w:rsidRPr="00ED46C7">
              <w:rPr>
                <w:rFonts w:cs="Arial"/>
                <w:sz w:val="16"/>
                <w:szCs w:val="16"/>
              </w:rPr>
              <w:t>705</w:t>
            </w:r>
          </w:p>
        </w:tc>
        <w:tc>
          <w:tcPr>
            <w:tcW w:w="781" w:type="dxa"/>
            <w:tcBorders>
              <w:top w:val="nil"/>
              <w:left w:val="nil"/>
              <w:bottom w:val="single" w:sz="4" w:space="0" w:color="auto"/>
              <w:right w:val="single" w:sz="4" w:space="0" w:color="auto"/>
            </w:tcBorders>
            <w:shd w:val="clear" w:color="000000" w:fill="F2F2F2"/>
            <w:noWrap/>
            <w:vAlign w:val="bottom"/>
          </w:tcPr>
          <w:p w14:paraId="34B7E10A" w14:textId="77777777" w:rsidR="009A033B" w:rsidRPr="00ED46C7" w:rsidRDefault="009A033B" w:rsidP="00B70186">
            <w:pPr>
              <w:spacing w:after="0" w:line="240" w:lineRule="auto"/>
              <w:jc w:val="right"/>
              <w:rPr>
                <w:rFonts w:cs="Arial"/>
                <w:sz w:val="16"/>
                <w:szCs w:val="16"/>
              </w:rPr>
            </w:pPr>
            <w:r w:rsidRPr="00ED46C7">
              <w:rPr>
                <w:rFonts w:cs="Arial"/>
                <w:sz w:val="16"/>
                <w:szCs w:val="16"/>
              </w:rPr>
              <w:t>80</w:t>
            </w:r>
          </w:p>
        </w:tc>
        <w:tc>
          <w:tcPr>
            <w:tcW w:w="1036" w:type="dxa"/>
            <w:tcBorders>
              <w:top w:val="nil"/>
              <w:left w:val="nil"/>
              <w:bottom w:val="single" w:sz="4" w:space="0" w:color="auto"/>
              <w:right w:val="single" w:sz="4" w:space="0" w:color="auto"/>
            </w:tcBorders>
            <w:shd w:val="clear" w:color="000000" w:fill="F2F2F2"/>
            <w:noWrap/>
            <w:vAlign w:val="bottom"/>
          </w:tcPr>
          <w:p w14:paraId="0D411161" w14:textId="77777777" w:rsidR="009A033B" w:rsidRPr="00ED46C7" w:rsidRDefault="009A033B" w:rsidP="00B70186">
            <w:pPr>
              <w:spacing w:after="0" w:line="240" w:lineRule="auto"/>
              <w:jc w:val="right"/>
              <w:rPr>
                <w:rFonts w:cs="Arial"/>
                <w:sz w:val="16"/>
                <w:szCs w:val="16"/>
              </w:rPr>
            </w:pPr>
            <w:r w:rsidRPr="00ED46C7">
              <w:rPr>
                <w:rFonts w:cs="Arial"/>
                <w:sz w:val="16"/>
                <w:szCs w:val="16"/>
              </w:rPr>
              <w:t>233</w:t>
            </w:r>
          </w:p>
        </w:tc>
        <w:tc>
          <w:tcPr>
            <w:tcW w:w="902" w:type="dxa"/>
            <w:tcBorders>
              <w:top w:val="nil"/>
              <w:left w:val="nil"/>
              <w:bottom w:val="single" w:sz="4" w:space="0" w:color="auto"/>
              <w:right w:val="single" w:sz="4" w:space="0" w:color="auto"/>
            </w:tcBorders>
            <w:shd w:val="clear" w:color="000000" w:fill="F2F2F2"/>
            <w:noWrap/>
            <w:vAlign w:val="bottom"/>
          </w:tcPr>
          <w:p w14:paraId="14447A6D" w14:textId="77777777" w:rsidR="009A033B" w:rsidRPr="00ED46C7" w:rsidRDefault="009A033B" w:rsidP="00B70186">
            <w:pPr>
              <w:spacing w:after="0" w:line="240" w:lineRule="auto"/>
              <w:jc w:val="right"/>
              <w:rPr>
                <w:rFonts w:cs="Arial"/>
                <w:sz w:val="16"/>
                <w:szCs w:val="16"/>
              </w:rPr>
            </w:pPr>
            <w:r w:rsidRPr="00ED46C7">
              <w:rPr>
                <w:rFonts w:cs="Arial"/>
                <w:sz w:val="16"/>
                <w:szCs w:val="16"/>
              </w:rPr>
              <w:t>77</w:t>
            </w:r>
          </w:p>
        </w:tc>
        <w:tc>
          <w:tcPr>
            <w:tcW w:w="1036" w:type="dxa"/>
            <w:tcBorders>
              <w:top w:val="nil"/>
              <w:left w:val="nil"/>
              <w:bottom w:val="single" w:sz="4" w:space="0" w:color="auto"/>
              <w:right w:val="single" w:sz="4" w:space="0" w:color="auto"/>
            </w:tcBorders>
            <w:shd w:val="clear" w:color="000000" w:fill="F2F2F2"/>
            <w:noWrap/>
            <w:vAlign w:val="bottom"/>
          </w:tcPr>
          <w:p w14:paraId="22196651" w14:textId="77777777" w:rsidR="009A033B" w:rsidRPr="00ED46C7" w:rsidRDefault="009A033B" w:rsidP="00B70186">
            <w:pPr>
              <w:spacing w:after="0" w:line="240" w:lineRule="auto"/>
              <w:jc w:val="right"/>
              <w:rPr>
                <w:rFonts w:cs="Arial"/>
                <w:sz w:val="16"/>
                <w:szCs w:val="16"/>
              </w:rPr>
            </w:pPr>
            <w:r w:rsidRPr="00ED46C7">
              <w:rPr>
                <w:rFonts w:cs="Arial"/>
                <w:sz w:val="16"/>
                <w:szCs w:val="16"/>
              </w:rPr>
              <w:t>177</w:t>
            </w:r>
          </w:p>
        </w:tc>
        <w:tc>
          <w:tcPr>
            <w:tcW w:w="1260" w:type="dxa"/>
            <w:tcBorders>
              <w:top w:val="nil"/>
              <w:left w:val="nil"/>
              <w:bottom w:val="single" w:sz="4" w:space="0" w:color="auto"/>
              <w:right w:val="single" w:sz="4" w:space="0" w:color="auto"/>
            </w:tcBorders>
            <w:shd w:val="clear" w:color="000000" w:fill="F2F2F2"/>
            <w:noWrap/>
            <w:vAlign w:val="bottom"/>
          </w:tcPr>
          <w:p w14:paraId="4376E62D" w14:textId="77777777" w:rsidR="009A033B" w:rsidRPr="00ED46C7" w:rsidRDefault="009A033B" w:rsidP="00B70186">
            <w:pPr>
              <w:spacing w:after="0" w:line="240" w:lineRule="auto"/>
              <w:jc w:val="right"/>
              <w:rPr>
                <w:rFonts w:cs="Arial"/>
                <w:sz w:val="16"/>
                <w:szCs w:val="16"/>
              </w:rPr>
            </w:pPr>
            <w:r w:rsidRPr="00ED46C7">
              <w:rPr>
                <w:rFonts w:cs="Arial"/>
                <w:sz w:val="16"/>
                <w:szCs w:val="16"/>
              </w:rPr>
              <w:t>6,409</w:t>
            </w:r>
          </w:p>
        </w:tc>
        <w:tc>
          <w:tcPr>
            <w:tcW w:w="845" w:type="dxa"/>
            <w:tcBorders>
              <w:top w:val="nil"/>
              <w:left w:val="nil"/>
              <w:bottom w:val="single" w:sz="4" w:space="0" w:color="auto"/>
              <w:right w:val="single" w:sz="4" w:space="0" w:color="auto"/>
            </w:tcBorders>
            <w:shd w:val="clear" w:color="000000" w:fill="F2F2F2"/>
            <w:noWrap/>
            <w:vAlign w:val="bottom"/>
          </w:tcPr>
          <w:p w14:paraId="43692164" w14:textId="77777777" w:rsidR="009A033B" w:rsidRPr="00ED46C7" w:rsidRDefault="009A033B" w:rsidP="00B70186">
            <w:pPr>
              <w:spacing w:after="0" w:line="240" w:lineRule="auto"/>
              <w:jc w:val="right"/>
              <w:rPr>
                <w:rFonts w:cs="Arial"/>
                <w:sz w:val="16"/>
                <w:szCs w:val="16"/>
              </w:rPr>
            </w:pPr>
            <w:r w:rsidRPr="00ED46C7">
              <w:rPr>
                <w:rFonts w:cs="Arial"/>
                <w:sz w:val="16"/>
                <w:szCs w:val="16"/>
              </w:rPr>
              <w:t>70</w:t>
            </w:r>
          </w:p>
        </w:tc>
        <w:tc>
          <w:tcPr>
            <w:tcW w:w="1041" w:type="dxa"/>
            <w:tcBorders>
              <w:top w:val="nil"/>
              <w:left w:val="nil"/>
              <w:bottom w:val="single" w:sz="4" w:space="0" w:color="auto"/>
              <w:right w:val="single" w:sz="4" w:space="0" w:color="auto"/>
            </w:tcBorders>
            <w:shd w:val="clear" w:color="000000" w:fill="F2F2F2"/>
            <w:noWrap/>
            <w:vAlign w:val="bottom"/>
          </w:tcPr>
          <w:p w14:paraId="3332D963" w14:textId="77777777" w:rsidR="009A033B" w:rsidRPr="00ED46C7" w:rsidRDefault="009A033B" w:rsidP="00B70186">
            <w:pPr>
              <w:spacing w:after="0" w:line="240" w:lineRule="auto"/>
              <w:jc w:val="right"/>
              <w:rPr>
                <w:rFonts w:cs="Arial"/>
                <w:sz w:val="16"/>
                <w:szCs w:val="16"/>
              </w:rPr>
            </w:pPr>
            <w:r w:rsidRPr="00ED46C7">
              <w:rPr>
                <w:rFonts w:cs="Arial"/>
                <w:sz w:val="16"/>
                <w:szCs w:val="16"/>
              </w:rPr>
              <w:t>322</w:t>
            </w:r>
          </w:p>
        </w:tc>
        <w:tc>
          <w:tcPr>
            <w:tcW w:w="986" w:type="dxa"/>
            <w:tcBorders>
              <w:top w:val="nil"/>
              <w:left w:val="nil"/>
              <w:bottom w:val="single" w:sz="4" w:space="0" w:color="auto"/>
              <w:right w:val="single" w:sz="4" w:space="0" w:color="auto"/>
            </w:tcBorders>
            <w:shd w:val="clear" w:color="000000" w:fill="F2F2F2"/>
            <w:noWrap/>
            <w:vAlign w:val="bottom"/>
          </w:tcPr>
          <w:p w14:paraId="40CA7F8F" w14:textId="77777777" w:rsidR="009A033B" w:rsidRPr="00ED46C7" w:rsidRDefault="009A033B" w:rsidP="00B70186">
            <w:pPr>
              <w:spacing w:after="0" w:line="240" w:lineRule="auto"/>
              <w:jc w:val="right"/>
              <w:rPr>
                <w:rFonts w:cs="Arial"/>
                <w:sz w:val="16"/>
                <w:szCs w:val="16"/>
              </w:rPr>
            </w:pPr>
            <w:r w:rsidRPr="00ED46C7">
              <w:rPr>
                <w:rFonts w:cs="Arial"/>
                <w:sz w:val="16"/>
                <w:szCs w:val="16"/>
              </w:rPr>
              <w:t>301</w:t>
            </w:r>
          </w:p>
        </w:tc>
        <w:tc>
          <w:tcPr>
            <w:tcW w:w="838" w:type="dxa"/>
            <w:tcBorders>
              <w:top w:val="nil"/>
              <w:left w:val="nil"/>
              <w:bottom w:val="single" w:sz="4" w:space="0" w:color="auto"/>
              <w:right w:val="single" w:sz="4" w:space="0" w:color="auto"/>
            </w:tcBorders>
            <w:noWrap/>
            <w:vAlign w:val="bottom"/>
          </w:tcPr>
          <w:p w14:paraId="338C6D90" w14:textId="77777777" w:rsidR="009A033B" w:rsidRPr="00ED46C7" w:rsidRDefault="009A033B" w:rsidP="00B70186">
            <w:pPr>
              <w:spacing w:after="0" w:line="240" w:lineRule="auto"/>
              <w:jc w:val="right"/>
              <w:rPr>
                <w:rFonts w:cs="Arial"/>
                <w:sz w:val="16"/>
                <w:szCs w:val="16"/>
              </w:rPr>
            </w:pPr>
            <w:r w:rsidRPr="00ED46C7">
              <w:rPr>
                <w:rFonts w:cs="Arial"/>
                <w:sz w:val="16"/>
                <w:szCs w:val="16"/>
              </w:rPr>
              <w:t>613</w:t>
            </w:r>
          </w:p>
        </w:tc>
      </w:tr>
      <w:tr w:rsidR="009A033B" w:rsidRPr="00ED46C7" w14:paraId="5F38BF7A" w14:textId="77777777" w:rsidTr="00B70186">
        <w:trPr>
          <w:trHeight w:val="225"/>
        </w:trPr>
        <w:tc>
          <w:tcPr>
            <w:tcW w:w="1260" w:type="dxa"/>
            <w:tcBorders>
              <w:top w:val="nil"/>
              <w:left w:val="single" w:sz="4" w:space="0" w:color="auto"/>
              <w:bottom w:val="single" w:sz="4" w:space="0" w:color="auto"/>
              <w:right w:val="single" w:sz="4" w:space="0" w:color="auto"/>
            </w:tcBorders>
            <w:shd w:val="clear" w:color="000000" w:fill="F2F2F2"/>
            <w:noWrap/>
            <w:vAlign w:val="bottom"/>
            <w:hideMark/>
          </w:tcPr>
          <w:p w14:paraId="08CED56F" w14:textId="77777777" w:rsidR="009A033B" w:rsidRPr="00ED46C7" w:rsidRDefault="009A033B" w:rsidP="00B70186">
            <w:pPr>
              <w:spacing w:after="0" w:line="240" w:lineRule="auto"/>
              <w:rPr>
                <w:rFonts w:eastAsia="Times New Roman" w:cs="Arial"/>
                <w:b/>
                <w:bCs/>
                <w:kern w:val="0"/>
                <w:sz w:val="16"/>
                <w:szCs w:val="16"/>
                <w14:ligatures w14:val="none"/>
              </w:rPr>
            </w:pPr>
            <w:r w:rsidRPr="00ED46C7">
              <w:rPr>
                <w:rFonts w:eastAsia="Times New Roman" w:cs="Arial"/>
                <w:b/>
                <w:bCs/>
                <w:kern w:val="0"/>
                <w:sz w:val="16"/>
                <w:szCs w:val="16"/>
                <w14:ligatures w14:val="none"/>
              </w:rPr>
              <w:t>Total Province</w:t>
            </w:r>
          </w:p>
        </w:tc>
        <w:tc>
          <w:tcPr>
            <w:tcW w:w="1080" w:type="dxa"/>
            <w:tcBorders>
              <w:top w:val="nil"/>
              <w:left w:val="nil"/>
              <w:bottom w:val="single" w:sz="4" w:space="0" w:color="auto"/>
              <w:right w:val="single" w:sz="4" w:space="0" w:color="auto"/>
            </w:tcBorders>
            <w:shd w:val="clear" w:color="000000" w:fill="F2F2F2"/>
            <w:noWrap/>
            <w:vAlign w:val="bottom"/>
            <w:hideMark/>
          </w:tcPr>
          <w:p w14:paraId="01DEB90D"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eastAsia="Times New Roman" w:cs="Arial"/>
                <w:b/>
                <w:bCs/>
                <w:kern w:val="0"/>
                <w:sz w:val="16"/>
                <w:szCs w:val="16"/>
                <w14:ligatures w14:val="none"/>
              </w:rPr>
              <w:t>6,351,968</w:t>
            </w:r>
          </w:p>
        </w:tc>
        <w:tc>
          <w:tcPr>
            <w:tcW w:w="900" w:type="dxa"/>
            <w:tcBorders>
              <w:top w:val="nil"/>
              <w:left w:val="nil"/>
              <w:bottom w:val="single" w:sz="4" w:space="0" w:color="auto"/>
              <w:right w:val="single" w:sz="4" w:space="0" w:color="auto"/>
            </w:tcBorders>
            <w:shd w:val="clear" w:color="000000" w:fill="F2F2F2"/>
            <w:noWrap/>
            <w:vAlign w:val="center"/>
          </w:tcPr>
          <w:p w14:paraId="586DE443"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color w:val="000000"/>
                <w:sz w:val="16"/>
                <w:szCs w:val="16"/>
              </w:rPr>
              <w:t>19300</w:t>
            </w:r>
          </w:p>
        </w:tc>
        <w:tc>
          <w:tcPr>
            <w:tcW w:w="720" w:type="dxa"/>
            <w:tcBorders>
              <w:top w:val="nil"/>
              <w:left w:val="nil"/>
              <w:bottom w:val="single" w:sz="4" w:space="0" w:color="auto"/>
              <w:right w:val="single" w:sz="4" w:space="0" w:color="auto"/>
            </w:tcBorders>
            <w:shd w:val="clear" w:color="000000" w:fill="F2F2F2"/>
            <w:noWrap/>
            <w:vAlign w:val="center"/>
          </w:tcPr>
          <w:p w14:paraId="0ADAD58F"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19227</w:t>
            </w:r>
          </w:p>
        </w:tc>
        <w:tc>
          <w:tcPr>
            <w:tcW w:w="718" w:type="dxa"/>
            <w:tcBorders>
              <w:top w:val="nil"/>
              <w:left w:val="nil"/>
              <w:bottom w:val="single" w:sz="4" w:space="0" w:color="auto"/>
              <w:right w:val="single" w:sz="4" w:space="0" w:color="auto"/>
            </w:tcBorders>
            <w:shd w:val="clear" w:color="000000" w:fill="F2F2F2"/>
            <w:noWrap/>
            <w:vAlign w:val="center"/>
          </w:tcPr>
          <w:p w14:paraId="083F72B2"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18174</w:t>
            </w:r>
          </w:p>
        </w:tc>
        <w:tc>
          <w:tcPr>
            <w:tcW w:w="722" w:type="dxa"/>
            <w:tcBorders>
              <w:top w:val="nil"/>
              <w:left w:val="nil"/>
              <w:bottom w:val="single" w:sz="4" w:space="0" w:color="auto"/>
              <w:right w:val="single" w:sz="4" w:space="0" w:color="auto"/>
            </w:tcBorders>
            <w:shd w:val="clear" w:color="000000" w:fill="F2F2F2"/>
            <w:noWrap/>
            <w:vAlign w:val="center"/>
          </w:tcPr>
          <w:p w14:paraId="051FBC6F"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17278</w:t>
            </w:r>
          </w:p>
        </w:tc>
        <w:tc>
          <w:tcPr>
            <w:tcW w:w="781" w:type="dxa"/>
            <w:tcBorders>
              <w:top w:val="nil"/>
              <w:left w:val="nil"/>
              <w:bottom w:val="single" w:sz="4" w:space="0" w:color="auto"/>
              <w:right w:val="single" w:sz="4" w:space="0" w:color="auto"/>
            </w:tcBorders>
            <w:shd w:val="clear" w:color="000000" w:fill="F2F2F2"/>
            <w:noWrap/>
            <w:vAlign w:val="center"/>
          </w:tcPr>
          <w:p w14:paraId="2D8C906B"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14249</w:t>
            </w:r>
          </w:p>
        </w:tc>
        <w:tc>
          <w:tcPr>
            <w:tcW w:w="1036" w:type="dxa"/>
            <w:tcBorders>
              <w:top w:val="nil"/>
              <w:left w:val="nil"/>
              <w:bottom w:val="single" w:sz="4" w:space="0" w:color="auto"/>
              <w:right w:val="single" w:sz="4" w:space="0" w:color="auto"/>
            </w:tcBorders>
            <w:shd w:val="clear" w:color="000000" w:fill="F2F2F2"/>
            <w:noWrap/>
            <w:vAlign w:val="center"/>
          </w:tcPr>
          <w:p w14:paraId="048D2527"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12160</w:t>
            </w:r>
          </w:p>
        </w:tc>
        <w:tc>
          <w:tcPr>
            <w:tcW w:w="902" w:type="dxa"/>
            <w:tcBorders>
              <w:top w:val="nil"/>
              <w:left w:val="nil"/>
              <w:bottom w:val="single" w:sz="4" w:space="0" w:color="auto"/>
              <w:right w:val="single" w:sz="4" w:space="0" w:color="auto"/>
            </w:tcBorders>
            <w:shd w:val="clear" w:color="000000" w:fill="F2F2F2"/>
            <w:noWrap/>
            <w:vAlign w:val="center"/>
          </w:tcPr>
          <w:p w14:paraId="35D6F933"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13385</w:t>
            </w:r>
          </w:p>
        </w:tc>
        <w:tc>
          <w:tcPr>
            <w:tcW w:w="1036" w:type="dxa"/>
            <w:tcBorders>
              <w:top w:val="nil"/>
              <w:left w:val="nil"/>
              <w:bottom w:val="single" w:sz="4" w:space="0" w:color="auto"/>
              <w:right w:val="single" w:sz="4" w:space="0" w:color="auto"/>
            </w:tcBorders>
            <w:shd w:val="clear" w:color="000000" w:fill="F2F2F2"/>
            <w:noWrap/>
            <w:vAlign w:val="center"/>
          </w:tcPr>
          <w:p w14:paraId="1322DD91"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11116</w:t>
            </w:r>
          </w:p>
        </w:tc>
        <w:tc>
          <w:tcPr>
            <w:tcW w:w="1260" w:type="dxa"/>
            <w:tcBorders>
              <w:top w:val="nil"/>
              <w:left w:val="nil"/>
              <w:bottom w:val="single" w:sz="4" w:space="0" w:color="auto"/>
              <w:right w:val="single" w:sz="4" w:space="0" w:color="auto"/>
            </w:tcBorders>
            <w:shd w:val="clear" w:color="000000" w:fill="F2F2F2"/>
            <w:noWrap/>
            <w:vAlign w:val="center"/>
          </w:tcPr>
          <w:p w14:paraId="3B9AB474"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99006</w:t>
            </w:r>
          </w:p>
        </w:tc>
        <w:tc>
          <w:tcPr>
            <w:tcW w:w="845" w:type="dxa"/>
            <w:tcBorders>
              <w:top w:val="nil"/>
              <w:left w:val="nil"/>
              <w:bottom w:val="single" w:sz="4" w:space="0" w:color="auto"/>
              <w:right w:val="single" w:sz="4" w:space="0" w:color="auto"/>
            </w:tcBorders>
            <w:shd w:val="clear" w:color="000000" w:fill="F2F2F2"/>
            <w:noWrap/>
            <w:vAlign w:val="center"/>
          </w:tcPr>
          <w:p w14:paraId="3909A97F"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7172</w:t>
            </w:r>
          </w:p>
        </w:tc>
        <w:tc>
          <w:tcPr>
            <w:tcW w:w="1041" w:type="dxa"/>
            <w:tcBorders>
              <w:top w:val="nil"/>
              <w:left w:val="nil"/>
              <w:bottom w:val="single" w:sz="4" w:space="0" w:color="auto"/>
              <w:right w:val="single" w:sz="4" w:space="0" w:color="auto"/>
            </w:tcBorders>
            <w:shd w:val="clear" w:color="000000" w:fill="F2F2F2"/>
            <w:noWrap/>
            <w:vAlign w:val="center"/>
          </w:tcPr>
          <w:p w14:paraId="42B8416E"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10391</w:t>
            </w:r>
          </w:p>
        </w:tc>
        <w:tc>
          <w:tcPr>
            <w:tcW w:w="986" w:type="dxa"/>
            <w:tcBorders>
              <w:top w:val="nil"/>
              <w:left w:val="nil"/>
              <w:bottom w:val="single" w:sz="4" w:space="0" w:color="auto"/>
              <w:right w:val="single" w:sz="4" w:space="0" w:color="auto"/>
            </w:tcBorders>
            <w:shd w:val="clear" w:color="000000" w:fill="F2F2F2"/>
            <w:noWrap/>
            <w:vAlign w:val="center"/>
          </w:tcPr>
          <w:p w14:paraId="31B30010"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34770</w:t>
            </w:r>
          </w:p>
        </w:tc>
        <w:tc>
          <w:tcPr>
            <w:tcW w:w="838" w:type="dxa"/>
            <w:tcBorders>
              <w:top w:val="nil"/>
              <w:left w:val="nil"/>
              <w:bottom w:val="single" w:sz="4" w:space="0" w:color="auto"/>
              <w:right w:val="single" w:sz="4" w:space="0" w:color="auto"/>
            </w:tcBorders>
            <w:shd w:val="clear" w:color="000000" w:fill="FFFFFF"/>
            <w:noWrap/>
            <w:vAlign w:val="center"/>
          </w:tcPr>
          <w:p w14:paraId="3B163D41" w14:textId="77777777" w:rsidR="009A033B" w:rsidRPr="00ED46C7" w:rsidRDefault="009A033B" w:rsidP="00B70186">
            <w:pPr>
              <w:spacing w:after="0" w:line="240" w:lineRule="auto"/>
              <w:jc w:val="right"/>
              <w:rPr>
                <w:rFonts w:eastAsia="Times New Roman" w:cs="Arial"/>
                <w:b/>
                <w:bCs/>
                <w:kern w:val="0"/>
                <w:sz w:val="16"/>
                <w:szCs w:val="16"/>
                <w14:ligatures w14:val="none"/>
              </w:rPr>
            </w:pPr>
            <w:r w:rsidRPr="00ED46C7">
              <w:rPr>
                <w:rFonts w:cs="Arial"/>
                <w:b/>
                <w:bCs/>
                <w:sz w:val="16"/>
                <w:szCs w:val="16"/>
              </w:rPr>
              <w:t>12715</w:t>
            </w:r>
          </w:p>
        </w:tc>
      </w:tr>
    </w:tbl>
    <w:p w14:paraId="58E16074" w14:textId="77777777" w:rsidR="004E340B" w:rsidRPr="00ED46C7" w:rsidRDefault="004E340B" w:rsidP="0EB0F78D">
      <w:pPr>
        <w:rPr>
          <w:b/>
          <w:bCs/>
          <w:lang w:val="fr-FR"/>
        </w:rPr>
      </w:pPr>
    </w:p>
    <w:p w14:paraId="75D9CA64" w14:textId="53B0A8B2" w:rsidR="009A033B" w:rsidRPr="00ED46C7" w:rsidRDefault="009A033B" w:rsidP="009A033B">
      <w:pPr>
        <w:rPr>
          <w:i/>
          <w:iCs/>
          <w:sz w:val="18"/>
          <w:szCs w:val="18"/>
          <w:lang w:val="fr-FR"/>
        </w:rPr>
      </w:pPr>
      <w:r w:rsidRPr="00ED46C7">
        <w:rPr>
          <w:i/>
          <w:iCs/>
          <w:sz w:val="18"/>
          <w:szCs w:val="18"/>
          <w:lang w:val="fr-FR"/>
        </w:rPr>
        <w:t>Données tirées de DHIS-2, le 24/07/2026 à 12h01’</w:t>
      </w:r>
    </w:p>
    <w:p w14:paraId="23F5B7C7" w14:textId="77777777" w:rsidR="009A033B" w:rsidRPr="00ED46C7" w:rsidRDefault="009A033B" w:rsidP="0EB0F78D">
      <w:pPr>
        <w:rPr>
          <w:b/>
          <w:bCs/>
          <w:lang w:val="fr-FR"/>
        </w:rPr>
        <w:sectPr w:rsidR="009A033B" w:rsidRPr="00ED46C7" w:rsidSect="009A033B">
          <w:pgSz w:w="15840" w:h="12240" w:orient="landscape"/>
          <w:pgMar w:top="1440" w:right="1440" w:bottom="1440" w:left="1440" w:header="720" w:footer="720" w:gutter="0"/>
          <w:cols w:space="720"/>
          <w:docGrid w:linePitch="360"/>
        </w:sectPr>
      </w:pPr>
    </w:p>
    <w:p w14:paraId="14F66E60" w14:textId="77777777" w:rsidR="009A033B" w:rsidRPr="00ED46C7" w:rsidRDefault="009A033B" w:rsidP="0EB0F78D">
      <w:pPr>
        <w:rPr>
          <w:b/>
          <w:bCs/>
          <w:lang w:val="fr-FR"/>
        </w:rPr>
      </w:pPr>
    </w:p>
    <w:p w14:paraId="536CB572" w14:textId="41E4A6FD" w:rsidR="209EA9B6" w:rsidRPr="00ED46C7" w:rsidRDefault="209EA9B6" w:rsidP="0EB0F78D">
      <w:pPr>
        <w:rPr>
          <w:b/>
          <w:bCs/>
          <w:lang w:val="fr-FR"/>
        </w:rPr>
      </w:pPr>
      <w:r w:rsidRPr="00ED46C7">
        <w:rPr>
          <w:b/>
          <w:bCs/>
          <w:lang w:val="fr-FR"/>
        </w:rPr>
        <w:t xml:space="preserve">Annexe B:  Photos/images </w:t>
      </w:r>
      <w:r w:rsidR="23E0B7DD" w:rsidRPr="00ED46C7">
        <w:rPr>
          <w:b/>
          <w:bCs/>
          <w:lang w:val="fr-FR"/>
        </w:rPr>
        <w:t xml:space="preserve">de la </w:t>
      </w:r>
      <w:r w:rsidRPr="00ED46C7">
        <w:rPr>
          <w:b/>
          <w:bCs/>
          <w:lang w:val="fr-FR"/>
        </w:rPr>
        <w:t>mise en œuvre</w:t>
      </w:r>
      <w:r w:rsidR="6D0084CA" w:rsidRPr="00ED46C7">
        <w:rPr>
          <w:b/>
          <w:bCs/>
          <w:lang w:val="fr-FR"/>
        </w:rPr>
        <w:t xml:space="preserve"> de l’activité</w:t>
      </w:r>
    </w:p>
    <w:tbl>
      <w:tblPr>
        <w:tblStyle w:val="TableGrid"/>
        <w:tblW w:w="0" w:type="auto"/>
        <w:tblLook w:val="06A0" w:firstRow="1" w:lastRow="0" w:firstColumn="1" w:lastColumn="0" w:noHBand="1" w:noVBand="1"/>
      </w:tblPr>
      <w:tblGrid>
        <w:gridCol w:w="3112"/>
        <w:gridCol w:w="3119"/>
        <w:gridCol w:w="3119"/>
      </w:tblGrid>
      <w:tr w:rsidR="0EB0F78D" w:rsidRPr="00ED46C7" w14:paraId="37FC09C5" w14:textId="77777777" w:rsidTr="314C1C41">
        <w:trPr>
          <w:trHeight w:val="300"/>
        </w:trPr>
        <w:tc>
          <w:tcPr>
            <w:tcW w:w="3120" w:type="dxa"/>
          </w:tcPr>
          <w:p w14:paraId="7B1E8F1B" w14:textId="21C2FA08" w:rsidR="0EB0F78D" w:rsidRPr="00ED46C7" w:rsidRDefault="0EB0F78D" w:rsidP="314C1C41">
            <w:pPr>
              <w:rPr>
                <w:b/>
                <w:bCs/>
                <w:lang w:val="fr-FR"/>
              </w:rPr>
            </w:pPr>
          </w:p>
          <w:p w14:paraId="5A474F2B" w14:textId="26A8EDD4" w:rsidR="0EB0F78D" w:rsidRPr="00ED46C7" w:rsidRDefault="0828109E" w:rsidP="314C1C41">
            <w:r w:rsidRPr="00ED46C7">
              <w:rPr>
                <w:noProof/>
              </w:rPr>
              <w:drawing>
                <wp:inline distT="0" distB="0" distL="0" distR="0" wp14:anchorId="1681FD09" wp14:editId="71751D02">
                  <wp:extent cx="1697013" cy="1402519"/>
                  <wp:effectExtent l="0" t="0" r="0" b="0"/>
                  <wp:docPr id="676043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43639" name="Picture 676043639"/>
                          <pic:cNvPicPr/>
                        </pic:nvPicPr>
                        <pic:blipFill>
                          <a:blip r:embed="rId19">
                            <a:extLst>
                              <a:ext uri="{28A0092B-C50C-407E-A947-70E740481C1C}">
                                <a14:useLocalDpi xmlns:a14="http://schemas.microsoft.com/office/drawing/2010/main"/>
                              </a:ext>
                            </a:extLst>
                          </a:blip>
                          <a:stretch>
                            <a:fillRect/>
                          </a:stretch>
                        </pic:blipFill>
                        <pic:spPr>
                          <a:xfrm>
                            <a:off x="0" y="0"/>
                            <a:ext cx="1697013" cy="1402519"/>
                          </a:xfrm>
                          <a:prstGeom prst="rect">
                            <a:avLst/>
                          </a:prstGeom>
                        </pic:spPr>
                      </pic:pic>
                    </a:graphicData>
                  </a:graphic>
                </wp:inline>
              </w:drawing>
            </w:r>
          </w:p>
        </w:tc>
        <w:tc>
          <w:tcPr>
            <w:tcW w:w="3120" w:type="dxa"/>
          </w:tcPr>
          <w:p w14:paraId="51A734A2" w14:textId="1FF3504E" w:rsidR="209EA9B6" w:rsidRPr="00ED46C7" w:rsidRDefault="0828109E" w:rsidP="314C1C41">
            <w:r w:rsidRPr="00ED46C7">
              <w:rPr>
                <w:noProof/>
              </w:rPr>
              <w:drawing>
                <wp:inline distT="0" distB="0" distL="0" distR="0" wp14:anchorId="654DF9CF" wp14:editId="37AFFC79">
                  <wp:extent cx="1820952" cy="1460555"/>
                  <wp:effectExtent l="0" t="0" r="0" b="0"/>
                  <wp:docPr id="359915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15033" name="Picture 359915033"/>
                          <pic:cNvPicPr/>
                        </pic:nvPicPr>
                        <pic:blipFill>
                          <a:blip r:embed="rId20">
                            <a:extLst>
                              <a:ext uri="{28A0092B-C50C-407E-A947-70E740481C1C}">
                                <a14:useLocalDpi xmlns:a14="http://schemas.microsoft.com/office/drawing/2010/main"/>
                              </a:ext>
                            </a:extLst>
                          </a:blip>
                          <a:stretch>
                            <a:fillRect/>
                          </a:stretch>
                        </pic:blipFill>
                        <pic:spPr>
                          <a:xfrm>
                            <a:off x="0" y="0"/>
                            <a:ext cx="1820952" cy="1460555"/>
                          </a:xfrm>
                          <a:prstGeom prst="rect">
                            <a:avLst/>
                          </a:prstGeom>
                        </pic:spPr>
                      </pic:pic>
                    </a:graphicData>
                  </a:graphic>
                </wp:inline>
              </w:drawing>
            </w:r>
          </w:p>
        </w:tc>
        <w:tc>
          <w:tcPr>
            <w:tcW w:w="3120" w:type="dxa"/>
          </w:tcPr>
          <w:p w14:paraId="0CEDDF72" w14:textId="5CCCEB99" w:rsidR="209EA9B6" w:rsidRPr="00ED46C7" w:rsidRDefault="2699526B" w:rsidP="314C1C41">
            <w:r w:rsidRPr="00ED46C7">
              <w:rPr>
                <w:noProof/>
              </w:rPr>
              <w:drawing>
                <wp:inline distT="0" distB="0" distL="0" distR="0" wp14:anchorId="39AC5235" wp14:editId="02205050">
                  <wp:extent cx="1828800" cy="1371600"/>
                  <wp:effectExtent l="0" t="0" r="0" b="0"/>
                  <wp:docPr id="133033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3344" name="Picture 133033344"/>
                          <pic:cNvPicPr/>
                        </pic:nvPicPr>
                        <pic:blipFill>
                          <a:blip r:embed="rId21">
                            <a:extLst>
                              <a:ext uri="{28A0092B-C50C-407E-A947-70E740481C1C}">
                                <a14:useLocalDpi xmlns:a14="http://schemas.microsoft.com/office/drawing/2010/main"/>
                              </a:ext>
                            </a:extLst>
                          </a:blip>
                          <a:stretch>
                            <a:fillRect/>
                          </a:stretch>
                        </pic:blipFill>
                        <pic:spPr>
                          <a:xfrm>
                            <a:off x="0" y="0"/>
                            <a:ext cx="1828800" cy="1371600"/>
                          </a:xfrm>
                          <a:prstGeom prst="rect">
                            <a:avLst/>
                          </a:prstGeom>
                        </pic:spPr>
                      </pic:pic>
                    </a:graphicData>
                  </a:graphic>
                </wp:inline>
              </w:drawing>
            </w:r>
          </w:p>
        </w:tc>
      </w:tr>
      <w:tr w:rsidR="0EB0F78D" w:rsidRPr="00ED46C7" w14:paraId="3CC6FD34" w14:textId="77777777" w:rsidTr="314C1C41">
        <w:trPr>
          <w:trHeight w:val="300"/>
        </w:trPr>
        <w:tc>
          <w:tcPr>
            <w:tcW w:w="3120" w:type="dxa"/>
          </w:tcPr>
          <w:p w14:paraId="6EF5655B" w14:textId="4FD16244" w:rsidR="209EA9B6" w:rsidRPr="00ED46C7" w:rsidRDefault="0828109E" w:rsidP="314C1C41">
            <w:pPr>
              <w:spacing w:after="120"/>
              <w:jc w:val="center"/>
              <w:rPr>
                <w:sz w:val="22"/>
                <w:szCs w:val="22"/>
                <w:lang w:val="fr-FR"/>
              </w:rPr>
            </w:pPr>
            <w:r w:rsidRPr="00ED46C7">
              <w:rPr>
                <w:rFonts w:eastAsia="Segoe UI" w:cs="Segoe UI"/>
                <w:color w:val="262626" w:themeColor="text1" w:themeTint="D9"/>
                <w:sz w:val="22"/>
                <w:szCs w:val="22"/>
                <w:lang w:val="fr-FR"/>
              </w:rPr>
              <w:t xml:space="preserve">Une femme et 3nouvaux-nés sauvés au Site mentorat </w:t>
            </w:r>
            <w:r w:rsidRPr="00ED46C7">
              <w:rPr>
                <w:rFonts w:eastAsia="Segoe UI" w:cs="Segoe UI"/>
                <w:b/>
                <w:bCs/>
                <w:color w:val="262626" w:themeColor="text1" w:themeTint="D9"/>
                <w:sz w:val="22"/>
                <w:szCs w:val="22"/>
                <w:lang w:val="fr-FR"/>
              </w:rPr>
              <w:t xml:space="preserve">HGR Bipemba </w:t>
            </w:r>
            <w:r w:rsidRPr="00ED46C7">
              <w:rPr>
                <w:rFonts w:eastAsia="Segoe UI" w:cs="Segoe UI"/>
                <w:color w:val="262626" w:themeColor="text1" w:themeTint="D9"/>
                <w:sz w:val="22"/>
                <w:szCs w:val="22"/>
                <w:lang w:val="fr-FR"/>
              </w:rPr>
              <w:t>de suite d'accouchement dystocique (travail prolongé puis césarienne)</w:t>
            </w:r>
          </w:p>
        </w:tc>
        <w:tc>
          <w:tcPr>
            <w:tcW w:w="3120" w:type="dxa"/>
          </w:tcPr>
          <w:p w14:paraId="0D387253" w14:textId="437EC199" w:rsidR="209EA9B6" w:rsidRPr="00ED46C7" w:rsidRDefault="0828109E" w:rsidP="314C1C41">
            <w:pPr>
              <w:jc w:val="center"/>
              <w:rPr>
                <w:rFonts w:eastAsia="Segoe UI" w:cs="Segoe UI"/>
                <w:b/>
                <w:bCs/>
                <w:color w:val="262626" w:themeColor="text1" w:themeTint="D9"/>
                <w:sz w:val="22"/>
                <w:szCs w:val="22"/>
                <w:lang w:val="fr-FR"/>
              </w:rPr>
            </w:pPr>
            <w:r w:rsidRPr="00ED46C7">
              <w:rPr>
                <w:rFonts w:eastAsia="Segoe UI" w:cs="Segoe UI"/>
                <w:color w:val="262626" w:themeColor="text1" w:themeTint="D9"/>
                <w:sz w:val="22"/>
                <w:szCs w:val="22"/>
                <w:lang w:val="fr-FR"/>
              </w:rPr>
              <w:t xml:space="preserve">Promotion PFE : Réalisation de TDR chez les enfants pour paludisme </w:t>
            </w:r>
            <w:r w:rsidR="5690D906" w:rsidRPr="00ED46C7">
              <w:rPr>
                <w:rFonts w:eastAsia="Segoe UI" w:cs="Segoe UI"/>
                <w:color w:val="262626" w:themeColor="text1" w:themeTint="D9"/>
                <w:sz w:val="22"/>
                <w:szCs w:val="22"/>
                <w:lang w:val="fr-FR"/>
              </w:rPr>
              <w:t>diagnostic</w:t>
            </w:r>
            <w:r w:rsidRPr="00ED46C7">
              <w:rPr>
                <w:rFonts w:eastAsia="Segoe UI" w:cs="Segoe UI"/>
                <w:color w:val="262626" w:themeColor="text1" w:themeTint="D9"/>
                <w:sz w:val="22"/>
                <w:szCs w:val="22"/>
                <w:lang w:val="fr-FR"/>
              </w:rPr>
              <w:t xml:space="preserve"> du paludisme, au CS Lupandu (AS Wadia Waloba) dans la </w:t>
            </w:r>
            <w:r w:rsidRPr="00ED46C7">
              <w:rPr>
                <w:rFonts w:eastAsia="Segoe UI" w:cs="Segoe UI"/>
                <w:b/>
                <w:bCs/>
                <w:color w:val="262626" w:themeColor="text1" w:themeTint="D9"/>
                <w:sz w:val="22"/>
                <w:szCs w:val="22"/>
                <w:lang w:val="fr-FR"/>
              </w:rPr>
              <w:t xml:space="preserve">ZS Lukelenge </w:t>
            </w:r>
            <w:r w:rsidR="5C5976AA" w:rsidRPr="00ED46C7">
              <w:rPr>
                <w:rFonts w:eastAsia="Segoe UI" w:cs="Segoe UI"/>
                <w:color w:val="262626" w:themeColor="text1" w:themeTint="D9"/>
                <w:sz w:val="22"/>
                <w:szCs w:val="22"/>
                <w:lang w:val="fr-FR"/>
              </w:rPr>
              <w:t>pendant la promotion de PFE</w:t>
            </w:r>
          </w:p>
          <w:p w14:paraId="1BD13155" w14:textId="41A2A3EE" w:rsidR="209EA9B6" w:rsidRPr="00ED46C7" w:rsidRDefault="209EA9B6" w:rsidP="0EB0F78D">
            <w:pPr>
              <w:rPr>
                <w:b/>
                <w:bCs/>
                <w:sz w:val="22"/>
                <w:szCs w:val="22"/>
                <w:lang w:val="fr-FR"/>
              </w:rPr>
            </w:pPr>
          </w:p>
        </w:tc>
        <w:tc>
          <w:tcPr>
            <w:tcW w:w="3120" w:type="dxa"/>
          </w:tcPr>
          <w:p w14:paraId="1F795E32" w14:textId="7AFFC215" w:rsidR="0EB0F78D" w:rsidRPr="00ED46C7" w:rsidRDefault="7925E0B9" w:rsidP="314C1C41">
            <w:pPr>
              <w:spacing w:after="120"/>
              <w:rPr>
                <w:sz w:val="22"/>
                <w:szCs w:val="22"/>
                <w:lang w:val="fr-FR"/>
              </w:rPr>
            </w:pPr>
            <w:r w:rsidRPr="00ED46C7">
              <w:rPr>
                <w:rFonts w:eastAsia="Segoe UI" w:cs="Segoe UI"/>
                <w:color w:val="262626" w:themeColor="text1" w:themeTint="D9"/>
                <w:sz w:val="22"/>
                <w:szCs w:val="22"/>
                <w:lang w:val="fr-FR"/>
              </w:rPr>
              <w:t xml:space="preserve">Séance de démonstration culinaire, dans l'aire de </w:t>
            </w:r>
            <w:r w:rsidR="009A033B" w:rsidRPr="00ED46C7">
              <w:rPr>
                <w:rFonts w:eastAsia="Segoe UI" w:cs="Segoe UI"/>
                <w:color w:val="262626" w:themeColor="text1" w:themeTint="D9"/>
                <w:sz w:val="22"/>
                <w:szCs w:val="22"/>
                <w:lang w:val="fr-FR"/>
              </w:rPr>
              <w:t>santé de</w:t>
            </w:r>
            <w:r w:rsidRPr="00ED46C7">
              <w:rPr>
                <w:rFonts w:eastAsia="Segoe UI" w:cs="Segoe UI"/>
                <w:color w:val="262626" w:themeColor="text1" w:themeTint="D9"/>
                <w:sz w:val="22"/>
                <w:szCs w:val="22"/>
                <w:lang w:val="fr-FR"/>
              </w:rPr>
              <w:t xml:space="preserve"> Bufua </w:t>
            </w:r>
            <w:r w:rsidRPr="00ED46C7">
              <w:rPr>
                <w:rFonts w:eastAsia="Segoe UI" w:cs="Segoe UI"/>
                <w:b/>
                <w:bCs/>
                <w:color w:val="262626" w:themeColor="text1" w:themeTint="D9"/>
                <w:sz w:val="22"/>
                <w:szCs w:val="22"/>
                <w:lang w:val="fr-FR"/>
              </w:rPr>
              <w:t>(ZS de Bibanga)</w:t>
            </w:r>
          </w:p>
          <w:p w14:paraId="78DDE297" w14:textId="6BE051FD" w:rsidR="0EB0F78D" w:rsidRPr="00ED46C7" w:rsidRDefault="0EB0F78D" w:rsidP="0EB0F78D">
            <w:pPr>
              <w:rPr>
                <w:b/>
                <w:bCs/>
                <w:sz w:val="22"/>
                <w:szCs w:val="22"/>
                <w:lang w:val="fr-FR"/>
              </w:rPr>
            </w:pPr>
          </w:p>
        </w:tc>
      </w:tr>
    </w:tbl>
    <w:p w14:paraId="0EAE77F2" w14:textId="58F3604F" w:rsidR="314C1C41" w:rsidRPr="00ED46C7" w:rsidRDefault="314C1C41">
      <w:pPr>
        <w:rPr>
          <w:lang w:val="fr-FR"/>
        </w:rPr>
      </w:pPr>
    </w:p>
    <w:p w14:paraId="533DD240" w14:textId="77777777" w:rsidR="00B6767B" w:rsidRPr="00ED46C7" w:rsidRDefault="00B6767B" w:rsidP="00C85402">
      <w:pPr>
        <w:rPr>
          <w:b/>
          <w:bCs/>
          <w:lang w:val="fr-FR"/>
        </w:rPr>
      </w:pPr>
    </w:p>
    <w:p w14:paraId="7340E228" w14:textId="77777777" w:rsidR="00B6767B" w:rsidRPr="00ED46C7" w:rsidRDefault="00B6767B" w:rsidP="00C85402">
      <w:pPr>
        <w:rPr>
          <w:b/>
          <w:bCs/>
          <w:lang w:val="fr-FR"/>
        </w:rPr>
      </w:pPr>
    </w:p>
    <w:p w14:paraId="43023353" w14:textId="77777777" w:rsidR="00B6767B" w:rsidRPr="00ED46C7" w:rsidRDefault="00B6767B" w:rsidP="00C85402">
      <w:pPr>
        <w:rPr>
          <w:b/>
          <w:bCs/>
          <w:lang w:val="fr-FR"/>
        </w:rPr>
      </w:pPr>
    </w:p>
    <w:p w14:paraId="7FBE793E" w14:textId="77777777" w:rsidR="00B6767B" w:rsidRPr="00ED46C7" w:rsidRDefault="00B6767B" w:rsidP="00C85402">
      <w:pPr>
        <w:rPr>
          <w:b/>
          <w:bCs/>
          <w:lang w:val="fr-FR"/>
        </w:rPr>
      </w:pPr>
    </w:p>
    <w:p w14:paraId="71149749" w14:textId="77777777" w:rsidR="00B6767B" w:rsidRPr="00ED46C7" w:rsidRDefault="00B6767B" w:rsidP="00C85402">
      <w:pPr>
        <w:rPr>
          <w:b/>
          <w:bCs/>
          <w:lang w:val="fr-FR"/>
        </w:rPr>
      </w:pPr>
    </w:p>
    <w:p w14:paraId="26B2E36F" w14:textId="77777777" w:rsidR="00B6767B" w:rsidRPr="00ED46C7" w:rsidRDefault="00B6767B" w:rsidP="00C85402">
      <w:pPr>
        <w:rPr>
          <w:b/>
          <w:bCs/>
          <w:lang w:val="fr-FR"/>
        </w:rPr>
      </w:pPr>
    </w:p>
    <w:p w14:paraId="25818C56" w14:textId="77777777" w:rsidR="00B6767B" w:rsidRPr="00ED46C7" w:rsidRDefault="00B6767B" w:rsidP="00C85402">
      <w:pPr>
        <w:rPr>
          <w:b/>
          <w:bCs/>
          <w:lang w:val="fr-FR"/>
        </w:rPr>
      </w:pPr>
    </w:p>
    <w:p w14:paraId="505F6E3D" w14:textId="77777777" w:rsidR="00B6767B" w:rsidRPr="00ED46C7" w:rsidRDefault="00B6767B" w:rsidP="00C85402">
      <w:pPr>
        <w:rPr>
          <w:b/>
          <w:bCs/>
          <w:lang w:val="fr-FR"/>
        </w:rPr>
      </w:pPr>
    </w:p>
    <w:p w14:paraId="5A56CDD7" w14:textId="77777777" w:rsidR="00B6767B" w:rsidRPr="00ED46C7" w:rsidRDefault="00B6767B" w:rsidP="00C85402">
      <w:pPr>
        <w:rPr>
          <w:b/>
          <w:bCs/>
          <w:lang w:val="fr-FR"/>
        </w:rPr>
      </w:pPr>
    </w:p>
    <w:p w14:paraId="210C3DCC" w14:textId="77777777" w:rsidR="00B6767B" w:rsidRPr="00ED46C7" w:rsidRDefault="00B6767B" w:rsidP="00C85402">
      <w:pPr>
        <w:rPr>
          <w:b/>
          <w:bCs/>
          <w:lang w:val="fr-FR"/>
        </w:rPr>
      </w:pPr>
    </w:p>
    <w:p w14:paraId="6592F898" w14:textId="77777777" w:rsidR="00B6767B" w:rsidRPr="00ED46C7" w:rsidRDefault="00B6767B" w:rsidP="00C85402">
      <w:pPr>
        <w:rPr>
          <w:b/>
          <w:bCs/>
          <w:lang w:val="fr-FR"/>
        </w:rPr>
      </w:pPr>
    </w:p>
    <w:p w14:paraId="0A9CC38A" w14:textId="77777777" w:rsidR="00B6767B" w:rsidRPr="00ED46C7" w:rsidRDefault="00B6767B" w:rsidP="00C85402">
      <w:pPr>
        <w:rPr>
          <w:b/>
          <w:bCs/>
          <w:lang w:val="fr-FR"/>
        </w:rPr>
      </w:pPr>
    </w:p>
    <w:p w14:paraId="1E7A35F2" w14:textId="77777777" w:rsidR="00B6767B" w:rsidRPr="00ED46C7" w:rsidRDefault="00B6767B" w:rsidP="00C85402">
      <w:pPr>
        <w:rPr>
          <w:b/>
          <w:bCs/>
          <w:lang w:val="fr-FR"/>
        </w:rPr>
      </w:pPr>
    </w:p>
    <w:sectPr w:rsidR="00B6767B" w:rsidRPr="00ED46C7" w:rsidSect="009A0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AD18"/>
    <w:multiLevelType w:val="hybridMultilevel"/>
    <w:tmpl w:val="5AFAB23A"/>
    <w:lvl w:ilvl="0" w:tplc="0E86A448">
      <w:start w:val="1"/>
      <w:numFmt w:val="bullet"/>
      <w:lvlText w:val=""/>
      <w:lvlJc w:val="left"/>
      <w:pPr>
        <w:ind w:left="720" w:hanging="360"/>
      </w:pPr>
      <w:rPr>
        <w:rFonts w:ascii="Symbol" w:hAnsi="Symbol" w:hint="default"/>
      </w:rPr>
    </w:lvl>
    <w:lvl w:ilvl="1" w:tplc="E0EEACFE">
      <w:start w:val="1"/>
      <w:numFmt w:val="bullet"/>
      <w:lvlText w:val="o"/>
      <w:lvlJc w:val="left"/>
      <w:pPr>
        <w:ind w:left="1440" w:hanging="360"/>
      </w:pPr>
      <w:rPr>
        <w:rFonts w:ascii="Courier New" w:hAnsi="Courier New" w:hint="default"/>
      </w:rPr>
    </w:lvl>
    <w:lvl w:ilvl="2" w:tplc="35E045E4">
      <w:start w:val="1"/>
      <w:numFmt w:val="bullet"/>
      <w:lvlText w:val=""/>
      <w:lvlJc w:val="left"/>
      <w:pPr>
        <w:ind w:left="2160" w:hanging="360"/>
      </w:pPr>
      <w:rPr>
        <w:rFonts w:ascii="Wingdings" w:hAnsi="Wingdings" w:hint="default"/>
      </w:rPr>
    </w:lvl>
    <w:lvl w:ilvl="3" w:tplc="C7940FAE">
      <w:start w:val="1"/>
      <w:numFmt w:val="bullet"/>
      <w:lvlText w:val=""/>
      <w:lvlJc w:val="left"/>
      <w:pPr>
        <w:ind w:left="2880" w:hanging="360"/>
      </w:pPr>
      <w:rPr>
        <w:rFonts w:ascii="Symbol" w:hAnsi="Symbol" w:hint="default"/>
      </w:rPr>
    </w:lvl>
    <w:lvl w:ilvl="4" w:tplc="C3DA1AD2">
      <w:start w:val="1"/>
      <w:numFmt w:val="bullet"/>
      <w:lvlText w:val="o"/>
      <w:lvlJc w:val="left"/>
      <w:pPr>
        <w:ind w:left="3600" w:hanging="360"/>
      </w:pPr>
      <w:rPr>
        <w:rFonts w:ascii="Courier New" w:hAnsi="Courier New" w:hint="default"/>
      </w:rPr>
    </w:lvl>
    <w:lvl w:ilvl="5" w:tplc="38405912">
      <w:start w:val="1"/>
      <w:numFmt w:val="bullet"/>
      <w:lvlText w:val=""/>
      <w:lvlJc w:val="left"/>
      <w:pPr>
        <w:ind w:left="4320" w:hanging="360"/>
      </w:pPr>
      <w:rPr>
        <w:rFonts w:ascii="Wingdings" w:hAnsi="Wingdings" w:hint="default"/>
      </w:rPr>
    </w:lvl>
    <w:lvl w:ilvl="6" w:tplc="64BE2AF4">
      <w:start w:val="1"/>
      <w:numFmt w:val="bullet"/>
      <w:lvlText w:val=""/>
      <w:lvlJc w:val="left"/>
      <w:pPr>
        <w:ind w:left="5040" w:hanging="360"/>
      </w:pPr>
      <w:rPr>
        <w:rFonts w:ascii="Symbol" w:hAnsi="Symbol" w:hint="default"/>
      </w:rPr>
    </w:lvl>
    <w:lvl w:ilvl="7" w:tplc="5DEA6BFE">
      <w:start w:val="1"/>
      <w:numFmt w:val="bullet"/>
      <w:lvlText w:val="o"/>
      <w:lvlJc w:val="left"/>
      <w:pPr>
        <w:ind w:left="5760" w:hanging="360"/>
      </w:pPr>
      <w:rPr>
        <w:rFonts w:ascii="Courier New" w:hAnsi="Courier New" w:hint="default"/>
      </w:rPr>
    </w:lvl>
    <w:lvl w:ilvl="8" w:tplc="4B58DAFA">
      <w:start w:val="1"/>
      <w:numFmt w:val="bullet"/>
      <w:lvlText w:val=""/>
      <w:lvlJc w:val="left"/>
      <w:pPr>
        <w:ind w:left="6480" w:hanging="360"/>
      </w:pPr>
      <w:rPr>
        <w:rFonts w:ascii="Wingdings" w:hAnsi="Wingdings" w:hint="default"/>
      </w:rPr>
    </w:lvl>
  </w:abstractNum>
  <w:abstractNum w:abstractNumId="1" w15:restartNumberingAfterBreak="0">
    <w:nsid w:val="0BE49E73"/>
    <w:multiLevelType w:val="hybridMultilevel"/>
    <w:tmpl w:val="E35C005A"/>
    <w:lvl w:ilvl="0" w:tplc="CB120BF6">
      <w:start w:val="1"/>
      <w:numFmt w:val="bullet"/>
      <w:lvlText w:val=""/>
      <w:lvlJc w:val="left"/>
      <w:pPr>
        <w:ind w:left="720" w:hanging="360"/>
      </w:pPr>
      <w:rPr>
        <w:rFonts w:ascii="Symbol" w:hAnsi="Symbol" w:hint="default"/>
      </w:rPr>
    </w:lvl>
    <w:lvl w:ilvl="1" w:tplc="341ED4EE">
      <w:start w:val="1"/>
      <w:numFmt w:val="bullet"/>
      <w:lvlText w:val="·"/>
      <w:lvlJc w:val="left"/>
      <w:pPr>
        <w:ind w:left="1440" w:hanging="360"/>
      </w:pPr>
      <w:rPr>
        <w:rFonts w:ascii="Symbol" w:hAnsi="Symbol" w:hint="default"/>
      </w:rPr>
    </w:lvl>
    <w:lvl w:ilvl="2" w:tplc="29D2E574">
      <w:start w:val="1"/>
      <w:numFmt w:val="bullet"/>
      <w:lvlText w:val=""/>
      <w:lvlJc w:val="left"/>
      <w:pPr>
        <w:ind w:left="2160" w:hanging="360"/>
      </w:pPr>
      <w:rPr>
        <w:rFonts w:ascii="Wingdings" w:hAnsi="Wingdings" w:hint="default"/>
      </w:rPr>
    </w:lvl>
    <w:lvl w:ilvl="3" w:tplc="1B32BFD2">
      <w:start w:val="1"/>
      <w:numFmt w:val="bullet"/>
      <w:lvlText w:val=""/>
      <w:lvlJc w:val="left"/>
      <w:pPr>
        <w:ind w:left="2880" w:hanging="360"/>
      </w:pPr>
      <w:rPr>
        <w:rFonts w:ascii="Symbol" w:hAnsi="Symbol" w:hint="default"/>
      </w:rPr>
    </w:lvl>
    <w:lvl w:ilvl="4" w:tplc="8910BF5A">
      <w:start w:val="1"/>
      <w:numFmt w:val="bullet"/>
      <w:lvlText w:val="o"/>
      <w:lvlJc w:val="left"/>
      <w:pPr>
        <w:ind w:left="3600" w:hanging="360"/>
      </w:pPr>
      <w:rPr>
        <w:rFonts w:ascii="Courier New" w:hAnsi="Courier New" w:hint="default"/>
      </w:rPr>
    </w:lvl>
    <w:lvl w:ilvl="5" w:tplc="547C7ECE">
      <w:start w:val="1"/>
      <w:numFmt w:val="bullet"/>
      <w:lvlText w:val=""/>
      <w:lvlJc w:val="left"/>
      <w:pPr>
        <w:ind w:left="4320" w:hanging="360"/>
      </w:pPr>
      <w:rPr>
        <w:rFonts w:ascii="Wingdings" w:hAnsi="Wingdings" w:hint="default"/>
      </w:rPr>
    </w:lvl>
    <w:lvl w:ilvl="6" w:tplc="29E8F3B4">
      <w:start w:val="1"/>
      <w:numFmt w:val="bullet"/>
      <w:lvlText w:val=""/>
      <w:lvlJc w:val="left"/>
      <w:pPr>
        <w:ind w:left="5040" w:hanging="360"/>
      </w:pPr>
      <w:rPr>
        <w:rFonts w:ascii="Symbol" w:hAnsi="Symbol" w:hint="default"/>
      </w:rPr>
    </w:lvl>
    <w:lvl w:ilvl="7" w:tplc="E36C56F8">
      <w:start w:val="1"/>
      <w:numFmt w:val="bullet"/>
      <w:lvlText w:val="o"/>
      <w:lvlJc w:val="left"/>
      <w:pPr>
        <w:ind w:left="5760" w:hanging="360"/>
      </w:pPr>
      <w:rPr>
        <w:rFonts w:ascii="Courier New" w:hAnsi="Courier New" w:hint="default"/>
      </w:rPr>
    </w:lvl>
    <w:lvl w:ilvl="8" w:tplc="D216189A">
      <w:start w:val="1"/>
      <w:numFmt w:val="bullet"/>
      <w:lvlText w:val=""/>
      <w:lvlJc w:val="left"/>
      <w:pPr>
        <w:ind w:left="6480" w:hanging="360"/>
      </w:pPr>
      <w:rPr>
        <w:rFonts w:ascii="Wingdings" w:hAnsi="Wingdings" w:hint="default"/>
      </w:rPr>
    </w:lvl>
  </w:abstractNum>
  <w:abstractNum w:abstractNumId="2" w15:restartNumberingAfterBreak="0">
    <w:nsid w:val="0D470947"/>
    <w:multiLevelType w:val="hybridMultilevel"/>
    <w:tmpl w:val="1D5E2048"/>
    <w:lvl w:ilvl="0" w:tplc="FFFFFFFF">
      <w:start w:val="1"/>
      <w:numFmt w:val="lowerRoman"/>
      <w:lvlText w:val="%1."/>
      <w:lvlJc w:val="left"/>
      <w:pPr>
        <w:ind w:left="720" w:hanging="72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D4A02C"/>
    <w:multiLevelType w:val="hybridMultilevel"/>
    <w:tmpl w:val="BAF844F0"/>
    <w:lvl w:ilvl="0" w:tplc="1EE48708">
      <w:start w:val="1"/>
      <w:numFmt w:val="bullet"/>
      <w:lvlText w:val=""/>
      <w:lvlJc w:val="left"/>
      <w:pPr>
        <w:ind w:left="720" w:hanging="360"/>
      </w:pPr>
      <w:rPr>
        <w:rFonts w:ascii="Symbol" w:hAnsi="Symbol" w:hint="default"/>
      </w:rPr>
    </w:lvl>
    <w:lvl w:ilvl="1" w:tplc="E310952C">
      <w:start w:val="1"/>
      <w:numFmt w:val="bullet"/>
      <w:lvlText w:val="o"/>
      <w:lvlJc w:val="left"/>
      <w:pPr>
        <w:ind w:left="1440" w:hanging="360"/>
      </w:pPr>
      <w:rPr>
        <w:rFonts w:ascii="Courier New" w:hAnsi="Courier New" w:hint="default"/>
      </w:rPr>
    </w:lvl>
    <w:lvl w:ilvl="2" w:tplc="48020848">
      <w:start w:val="1"/>
      <w:numFmt w:val="bullet"/>
      <w:lvlText w:val=""/>
      <w:lvlJc w:val="left"/>
      <w:pPr>
        <w:ind w:left="2160" w:hanging="360"/>
      </w:pPr>
      <w:rPr>
        <w:rFonts w:ascii="Wingdings" w:hAnsi="Wingdings" w:hint="default"/>
      </w:rPr>
    </w:lvl>
    <w:lvl w:ilvl="3" w:tplc="FA0AF968">
      <w:start w:val="1"/>
      <w:numFmt w:val="bullet"/>
      <w:lvlText w:val=""/>
      <w:lvlJc w:val="left"/>
      <w:pPr>
        <w:ind w:left="2880" w:hanging="360"/>
      </w:pPr>
      <w:rPr>
        <w:rFonts w:ascii="Symbol" w:hAnsi="Symbol" w:hint="default"/>
      </w:rPr>
    </w:lvl>
    <w:lvl w:ilvl="4" w:tplc="AF608D6E">
      <w:start w:val="1"/>
      <w:numFmt w:val="bullet"/>
      <w:lvlText w:val="o"/>
      <w:lvlJc w:val="left"/>
      <w:pPr>
        <w:ind w:left="3600" w:hanging="360"/>
      </w:pPr>
      <w:rPr>
        <w:rFonts w:ascii="Courier New" w:hAnsi="Courier New" w:hint="default"/>
      </w:rPr>
    </w:lvl>
    <w:lvl w:ilvl="5" w:tplc="44C0D87C">
      <w:start w:val="1"/>
      <w:numFmt w:val="bullet"/>
      <w:lvlText w:val=""/>
      <w:lvlJc w:val="left"/>
      <w:pPr>
        <w:ind w:left="4320" w:hanging="360"/>
      </w:pPr>
      <w:rPr>
        <w:rFonts w:ascii="Wingdings" w:hAnsi="Wingdings" w:hint="default"/>
      </w:rPr>
    </w:lvl>
    <w:lvl w:ilvl="6" w:tplc="8800E416">
      <w:start w:val="1"/>
      <w:numFmt w:val="bullet"/>
      <w:lvlText w:val=""/>
      <w:lvlJc w:val="left"/>
      <w:pPr>
        <w:ind w:left="5040" w:hanging="360"/>
      </w:pPr>
      <w:rPr>
        <w:rFonts w:ascii="Symbol" w:hAnsi="Symbol" w:hint="default"/>
      </w:rPr>
    </w:lvl>
    <w:lvl w:ilvl="7" w:tplc="B36E2FC0">
      <w:start w:val="1"/>
      <w:numFmt w:val="bullet"/>
      <w:lvlText w:val="o"/>
      <w:lvlJc w:val="left"/>
      <w:pPr>
        <w:ind w:left="5760" w:hanging="360"/>
      </w:pPr>
      <w:rPr>
        <w:rFonts w:ascii="Courier New" w:hAnsi="Courier New" w:hint="default"/>
      </w:rPr>
    </w:lvl>
    <w:lvl w:ilvl="8" w:tplc="3D1224FE">
      <w:start w:val="1"/>
      <w:numFmt w:val="bullet"/>
      <w:lvlText w:val=""/>
      <w:lvlJc w:val="left"/>
      <w:pPr>
        <w:ind w:left="6480" w:hanging="360"/>
      </w:pPr>
      <w:rPr>
        <w:rFonts w:ascii="Wingdings" w:hAnsi="Wingdings" w:hint="default"/>
      </w:rPr>
    </w:lvl>
  </w:abstractNum>
  <w:abstractNum w:abstractNumId="4" w15:restartNumberingAfterBreak="0">
    <w:nsid w:val="12272134"/>
    <w:multiLevelType w:val="multilevel"/>
    <w:tmpl w:val="155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F371D"/>
    <w:multiLevelType w:val="hybridMultilevel"/>
    <w:tmpl w:val="205C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A6150"/>
    <w:multiLevelType w:val="hybridMultilevel"/>
    <w:tmpl w:val="0F3029A4"/>
    <w:lvl w:ilvl="0" w:tplc="C20E1D86">
      <w:start w:val="1"/>
      <w:numFmt w:val="bullet"/>
      <w:lvlText w:val="-"/>
      <w:lvlJc w:val="left"/>
      <w:pPr>
        <w:ind w:left="720" w:hanging="360"/>
      </w:pPr>
      <w:rPr>
        <w:rFonts w:ascii="Aptos" w:hAnsi="Aptos" w:hint="default"/>
      </w:rPr>
    </w:lvl>
    <w:lvl w:ilvl="1" w:tplc="204AF848">
      <w:start w:val="1"/>
      <w:numFmt w:val="bullet"/>
      <w:lvlText w:val="o"/>
      <w:lvlJc w:val="left"/>
      <w:pPr>
        <w:ind w:left="1440" w:hanging="360"/>
      </w:pPr>
      <w:rPr>
        <w:rFonts w:ascii="Courier New" w:hAnsi="Courier New" w:hint="default"/>
      </w:rPr>
    </w:lvl>
    <w:lvl w:ilvl="2" w:tplc="73480C60">
      <w:start w:val="1"/>
      <w:numFmt w:val="bullet"/>
      <w:lvlText w:val=""/>
      <w:lvlJc w:val="left"/>
      <w:pPr>
        <w:ind w:left="2160" w:hanging="360"/>
      </w:pPr>
      <w:rPr>
        <w:rFonts w:ascii="Wingdings" w:hAnsi="Wingdings" w:hint="default"/>
      </w:rPr>
    </w:lvl>
    <w:lvl w:ilvl="3" w:tplc="2D821A7C">
      <w:start w:val="1"/>
      <w:numFmt w:val="bullet"/>
      <w:lvlText w:val=""/>
      <w:lvlJc w:val="left"/>
      <w:pPr>
        <w:ind w:left="2880" w:hanging="360"/>
      </w:pPr>
      <w:rPr>
        <w:rFonts w:ascii="Symbol" w:hAnsi="Symbol" w:hint="default"/>
      </w:rPr>
    </w:lvl>
    <w:lvl w:ilvl="4" w:tplc="55DEB7AE">
      <w:start w:val="1"/>
      <w:numFmt w:val="bullet"/>
      <w:lvlText w:val="o"/>
      <w:lvlJc w:val="left"/>
      <w:pPr>
        <w:ind w:left="3600" w:hanging="360"/>
      </w:pPr>
      <w:rPr>
        <w:rFonts w:ascii="Courier New" w:hAnsi="Courier New" w:hint="default"/>
      </w:rPr>
    </w:lvl>
    <w:lvl w:ilvl="5" w:tplc="40A41F18">
      <w:start w:val="1"/>
      <w:numFmt w:val="bullet"/>
      <w:lvlText w:val=""/>
      <w:lvlJc w:val="left"/>
      <w:pPr>
        <w:ind w:left="4320" w:hanging="360"/>
      </w:pPr>
      <w:rPr>
        <w:rFonts w:ascii="Wingdings" w:hAnsi="Wingdings" w:hint="default"/>
      </w:rPr>
    </w:lvl>
    <w:lvl w:ilvl="6" w:tplc="3974882A">
      <w:start w:val="1"/>
      <w:numFmt w:val="bullet"/>
      <w:lvlText w:val=""/>
      <w:lvlJc w:val="left"/>
      <w:pPr>
        <w:ind w:left="5040" w:hanging="360"/>
      </w:pPr>
      <w:rPr>
        <w:rFonts w:ascii="Symbol" w:hAnsi="Symbol" w:hint="default"/>
      </w:rPr>
    </w:lvl>
    <w:lvl w:ilvl="7" w:tplc="3154AFA4">
      <w:start w:val="1"/>
      <w:numFmt w:val="bullet"/>
      <w:lvlText w:val="o"/>
      <w:lvlJc w:val="left"/>
      <w:pPr>
        <w:ind w:left="5760" w:hanging="360"/>
      </w:pPr>
      <w:rPr>
        <w:rFonts w:ascii="Courier New" w:hAnsi="Courier New" w:hint="default"/>
      </w:rPr>
    </w:lvl>
    <w:lvl w:ilvl="8" w:tplc="D938F430">
      <w:start w:val="1"/>
      <w:numFmt w:val="bullet"/>
      <w:lvlText w:val=""/>
      <w:lvlJc w:val="left"/>
      <w:pPr>
        <w:ind w:left="6480" w:hanging="360"/>
      </w:pPr>
      <w:rPr>
        <w:rFonts w:ascii="Wingdings" w:hAnsi="Wingdings" w:hint="default"/>
      </w:rPr>
    </w:lvl>
  </w:abstractNum>
  <w:abstractNum w:abstractNumId="7" w15:restartNumberingAfterBreak="0">
    <w:nsid w:val="15644991"/>
    <w:multiLevelType w:val="hybridMultilevel"/>
    <w:tmpl w:val="9A1ED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F50F12"/>
    <w:multiLevelType w:val="hybridMultilevel"/>
    <w:tmpl w:val="409E6448"/>
    <w:lvl w:ilvl="0" w:tplc="80361DF4">
      <w:start w:val="1"/>
      <w:numFmt w:val="bullet"/>
      <w:lvlText w:val="-"/>
      <w:lvlJc w:val="left"/>
      <w:pPr>
        <w:ind w:left="720" w:hanging="360"/>
      </w:pPr>
      <w:rPr>
        <w:rFonts w:ascii="Aptos" w:hAnsi="Aptos" w:hint="default"/>
      </w:rPr>
    </w:lvl>
    <w:lvl w:ilvl="1" w:tplc="91947370">
      <w:start w:val="1"/>
      <w:numFmt w:val="bullet"/>
      <w:lvlText w:val="o"/>
      <w:lvlJc w:val="left"/>
      <w:pPr>
        <w:ind w:left="1440" w:hanging="360"/>
      </w:pPr>
      <w:rPr>
        <w:rFonts w:ascii="Courier New" w:hAnsi="Courier New" w:hint="default"/>
      </w:rPr>
    </w:lvl>
    <w:lvl w:ilvl="2" w:tplc="FA2C0D86">
      <w:start w:val="1"/>
      <w:numFmt w:val="bullet"/>
      <w:lvlText w:val=""/>
      <w:lvlJc w:val="left"/>
      <w:pPr>
        <w:ind w:left="2160" w:hanging="360"/>
      </w:pPr>
      <w:rPr>
        <w:rFonts w:ascii="Wingdings" w:hAnsi="Wingdings" w:hint="default"/>
      </w:rPr>
    </w:lvl>
    <w:lvl w:ilvl="3" w:tplc="1ED08BC8">
      <w:start w:val="1"/>
      <w:numFmt w:val="bullet"/>
      <w:lvlText w:val=""/>
      <w:lvlJc w:val="left"/>
      <w:pPr>
        <w:ind w:left="2880" w:hanging="360"/>
      </w:pPr>
      <w:rPr>
        <w:rFonts w:ascii="Symbol" w:hAnsi="Symbol" w:hint="default"/>
      </w:rPr>
    </w:lvl>
    <w:lvl w:ilvl="4" w:tplc="DE9824AA">
      <w:start w:val="1"/>
      <w:numFmt w:val="bullet"/>
      <w:lvlText w:val="o"/>
      <w:lvlJc w:val="left"/>
      <w:pPr>
        <w:ind w:left="3600" w:hanging="360"/>
      </w:pPr>
      <w:rPr>
        <w:rFonts w:ascii="Courier New" w:hAnsi="Courier New" w:hint="default"/>
      </w:rPr>
    </w:lvl>
    <w:lvl w:ilvl="5" w:tplc="FDE27842">
      <w:start w:val="1"/>
      <w:numFmt w:val="bullet"/>
      <w:lvlText w:val=""/>
      <w:lvlJc w:val="left"/>
      <w:pPr>
        <w:ind w:left="4320" w:hanging="360"/>
      </w:pPr>
      <w:rPr>
        <w:rFonts w:ascii="Wingdings" w:hAnsi="Wingdings" w:hint="default"/>
      </w:rPr>
    </w:lvl>
    <w:lvl w:ilvl="6" w:tplc="F5625F4E">
      <w:start w:val="1"/>
      <w:numFmt w:val="bullet"/>
      <w:lvlText w:val=""/>
      <w:lvlJc w:val="left"/>
      <w:pPr>
        <w:ind w:left="5040" w:hanging="360"/>
      </w:pPr>
      <w:rPr>
        <w:rFonts w:ascii="Symbol" w:hAnsi="Symbol" w:hint="default"/>
      </w:rPr>
    </w:lvl>
    <w:lvl w:ilvl="7" w:tplc="B254BC58">
      <w:start w:val="1"/>
      <w:numFmt w:val="bullet"/>
      <w:lvlText w:val="o"/>
      <w:lvlJc w:val="left"/>
      <w:pPr>
        <w:ind w:left="5760" w:hanging="360"/>
      </w:pPr>
      <w:rPr>
        <w:rFonts w:ascii="Courier New" w:hAnsi="Courier New" w:hint="default"/>
      </w:rPr>
    </w:lvl>
    <w:lvl w:ilvl="8" w:tplc="25C0C354">
      <w:start w:val="1"/>
      <w:numFmt w:val="bullet"/>
      <w:lvlText w:val=""/>
      <w:lvlJc w:val="left"/>
      <w:pPr>
        <w:ind w:left="6480" w:hanging="360"/>
      </w:pPr>
      <w:rPr>
        <w:rFonts w:ascii="Wingdings" w:hAnsi="Wingdings" w:hint="default"/>
      </w:rPr>
    </w:lvl>
  </w:abstractNum>
  <w:abstractNum w:abstractNumId="9" w15:restartNumberingAfterBreak="0">
    <w:nsid w:val="1A0BF161"/>
    <w:multiLevelType w:val="hybridMultilevel"/>
    <w:tmpl w:val="70FCEF3E"/>
    <w:lvl w:ilvl="0" w:tplc="DC428294">
      <w:start w:val="1"/>
      <w:numFmt w:val="bullet"/>
      <w:lvlText w:val=""/>
      <w:lvlJc w:val="left"/>
      <w:pPr>
        <w:ind w:left="720" w:hanging="360"/>
      </w:pPr>
      <w:rPr>
        <w:rFonts w:ascii="Symbol" w:hAnsi="Symbol" w:hint="default"/>
      </w:rPr>
    </w:lvl>
    <w:lvl w:ilvl="1" w:tplc="D7CAD798">
      <w:start w:val="1"/>
      <w:numFmt w:val="bullet"/>
      <w:lvlText w:val="o"/>
      <w:lvlJc w:val="left"/>
      <w:pPr>
        <w:ind w:left="1440" w:hanging="360"/>
      </w:pPr>
      <w:rPr>
        <w:rFonts w:ascii="Courier New" w:hAnsi="Courier New" w:hint="default"/>
      </w:rPr>
    </w:lvl>
    <w:lvl w:ilvl="2" w:tplc="6E264672">
      <w:start w:val="1"/>
      <w:numFmt w:val="bullet"/>
      <w:lvlText w:val=""/>
      <w:lvlJc w:val="left"/>
      <w:pPr>
        <w:ind w:left="2160" w:hanging="360"/>
      </w:pPr>
      <w:rPr>
        <w:rFonts w:ascii="Wingdings" w:hAnsi="Wingdings" w:hint="default"/>
      </w:rPr>
    </w:lvl>
    <w:lvl w:ilvl="3" w:tplc="DE18FACE">
      <w:start w:val="1"/>
      <w:numFmt w:val="bullet"/>
      <w:lvlText w:val=""/>
      <w:lvlJc w:val="left"/>
      <w:pPr>
        <w:ind w:left="2880" w:hanging="360"/>
      </w:pPr>
      <w:rPr>
        <w:rFonts w:ascii="Symbol" w:hAnsi="Symbol" w:hint="default"/>
      </w:rPr>
    </w:lvl>
    <w:lvl w:ilvl="4" w:tplc="62BA103C">
      <w:start w:val="1"/>
      <w:numFmt w:val="bullet"/>
      <w:lvlText w:val="o"/>
      <w:lvlJc w:val="left"/>
      <w:pPr>
        <w:ind w:left="3600" w:hanging="360"/>
      </w:pPr>
      <w:rPr>
        <w:rFonts w:ascii="Courier New" w:hAnsi="Courier New" w:hint="default"/>
      </w:rPr>
    </w:lvl>
    <w:lvl w:ilvl="5" w:tplc="40E4FC1C">
      <w:start w:val="1"/>
      <w:numFmt w:val="bullet"/>
      <w:lvlText w:val=""/>
      <w:lvlJc w:val="left"/>
      <w:pPr>
        <w:ind w:left="4320" w:hanging="360"/>
      </w:pPr>
      <w:rPr>
        <w:rFonts w:ascii="Wingdings" w:hAnsi="Wingdings" w:hint="default"/>
      </w:rPr>
    </w:lvl>
    <w:lvl w:ilvl="6" w:tplc="6E58978E">
      <w:start w:val="1"/>
      <w:numFmt w:val="bullet"/>
      <w:lvlText w:val=""/>
      <w:lvlJc w:val="left"/>
      <w:pPr>
        <w:ind w:left="5040" w:hanging="360"/>
      </w:pPr>
      <w:rPr>
        <w:rFonts w:ascii="Symbol" w:hAnsi="Symbol" w:hint="default"/>
      </w:rPr>
    </w:lvl>
    <w:lvl w:ilvl="7" w:tplc="B68A63E8">
      <w:start w:val="1"/>
      <w:numFmt w:val="bullet"/>
      <w:lvlText w:val="o"/>
      <w:lvlJc w:val="left"/>
      <w:pPr>
        <w:ind w:left="5760" w:hanging="360"/>
      </w:pPr>
      <w:rPr>
        <w:rFonts w:ascii="Courier New" w:hAnsi="Courier New" w:hint="default"/>
      </w:rPr>
    </w:lvl>
    <w:lvl w:ilvl="8" w:tplc="4A4A52FE">
      <w:start w:val="1"/>
      <w:numFmt w:val="bullet"/>
      <w:lvlText w:val=""/>
      <w:lvlJc w:val="left"/>
      <w:pPr>
        <w:ind w:left="6480" w:hanging="360"/>
      </w:pPr>
      <w:rPr>
        <w:rFonts w:ascii="Wingdings" w:hAnsi="Wingdings" w:hint="default"/>
      </w:rPr>
    </w:lvl>
  </w:abstractNum>
  <w:abstractNum w:abstractNumId="10" w15:restartNumberingAfterBreak="0">
    <w:nsid w:val="1BE37E0D"/>
    <w:multiLevelType w:val="multilevel"/>
    <w:tmpl w:val="1C2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E057C"/>
    <w:multiLevelType w:val="hybridMultilevel"/>
    <w:tmpl w:val="081C8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5064D"/>
    <w:multiLevelType w:val="hybridMultilevel"/>
    <w:tmpl w:val="B18E4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EF6043"/>
    <w:multiLevelType w:val="hybridMultilevel"/>
    <w:tmpl w:val="0A20BC34"/>
    <w:lvl w:ilvl="0" w:tplc="BCE2A75A">
      <w:start w:val="1"/>
      <w:numFmt w:val="bullet"/>
      <w:lvlText w:val=""/>
      <w:lvlJc w:val="left"/>
      <w:pPr>
        <w:ind w:left="720" w:hanging="360"/>
      </w:pPr>
      <w:rPr>
        <w:rFonts w:ascii="Symbol" w:hAnsi="Symbol" w:hint="default"/>
      </w:rPr>
    </w:lvl>
    <w:lvl w:ilvl="1" w:tplc="9BBCE77E">
      <w:start w:val="1"/>
      <w:numFmt w:val="bullet"/>
      <w:lvlText w:val="o"/>
      <w:lvlJc w:val="left"/>
      <w:pPr>
        <w:ind w:left="1440" w:hanging="360"/>
      </w:pPr>
      <w:rPr>
        <w:rFonts w:ascii="Courier New" w:hAnsi="Courier New" w:hint="default"/>
      </w:rPr>
    </w:lvl>
    <w:lvl w:ilvl="2" w:tplc="4C248794">
      <w:start w:val="1"/>
      <w:numFmt w:val="bullet"/>
      <w:lvlText w:val=""/>
      <w:lvlJc w:val="left"/>
      <w:pPr>
        <w:ind w:left="2160" w:hanging="360"/>
      </w:pPr>
      <w:rPr>
        <w:rFonts w:ascii="Wingdings" w:hAnsi="Wingdings" w:hint="default"/>
      </w:rPr>
    </w:lvl>
    <w:lvl w:ilvl="3" w:tplc="DBD4F8E0">
      <w:start w:val="1"/>
      <w:numFmt w:val="bullet"/>
      <w:lvlText w:val=""/>
      <w:lvlJc w:val="left"/>
      <w:pPr>
        <w:ind w:left="2880" w:hanging="360"/>
      </w:pPr>
      <w:rPr>
        <w:rFonts w:ascii="Symbol" w:hAnsi="Symbol" w:hint="default"/>
      </w:rPr>
    </w:lvl>
    <w:lvl w:ilvl="4" w:tplc="68C27752">
      <w:start w:val="1"/>
      <w:numFmt w:val="bullet"/>
      <w:lvlText w:val="o"/>
      <w:lvlJc w:val="left"/>
      <w:pPr>
        <w:ind w:left="3600" w:hanging="360"/>
      </w:pPr>
      <w:rPr>
        <w:rFonts w:ascii="Courier New" w:hAnsi="Courier New" w:hint="default"/>
      </w:rPr>
    </w:lvl>
    <w:lvl w:ilvl="5" w:tplc="FD069030">
      <w:start w:val="1"/>
      <w:numFmt w:val="bullet"/>
      <w:lvlText w:val=""/>
      <w:lvlJc w:val="left"/>
      <w:pPr>
        <w:ind w:left="4320" w:hanging="360"/>
      </w:pPr>
      <w:rPr>
        <w:rFonts w:ascii="Wingdings" w:hAnsi="Wingdings" w:hint="default"/>
      </w:rPr>
    </w:lvl>
    <w:lvl w:ilvl="6" w:tplc="F5E262FC">
      <w:start w:val="1"/>
      <w:numFmt w:val="bullet"/>
      <w:lvlText w:val=""/>
      <w:lvlJc w:val="left"/>
      <w:pPr>
        <w:ind w:left="5040" w:hanging="360"/>
      </w:pPr>
      <w:rPr>
        <w:rFonts w:ascii="Symbol" w:hAnsi="Symbol" w:hint="default"/>
      </w:rPr>
    </w:lvl>
    <w:lvl w:ilvl="7" w:tplc="DA42A394">
      <w:start w:val="1"/>
      <w:numFmt w:val="bullet"/>
      <w:lvlText w:val="o"/>
      <w:lvlJc w:val="left"/>
      <w:pPr>
        <w:ind w:left="5760" w:hanging="360"/>
      </w:pPr>
      <w:rPr>
        <w:rFonts w:ascii="Courier New" w:hAnsi="Courier New" w:hint="default"/>
      </w:rPr>
    </w:lvl>
    <w:lvl w:ilvl="8" w:tplc="EF286348">
      <w:start w:val="1"/>
      <w:numFmt w:val="bullet"/>
      <w:lvlText w:val=""/>
      <w:lvlJc w:val="left"/>
      <w:pPr>
        <w:ind w:left="6480" w:hanging="360"/>
      </w:pPr>
      <w:rPr>
        <w:rFonts w:ascii="Wingdings" w:hAnsi="Wingdings" w:hint="default"/>
      </w:rPr>
    </w:lvl>
  </w:abstractNum>
  <w:abstractNum w:abstractNumId="14" w15:restartNumberingAfterBreak="0">
    <w:nsid w:val="28C423A2"/>
    <w:multiLevelType w:val="hybridMultilevel"/>
    <w:tmpl w:val="5C302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536927"/>
    <w:multiLevelType w:val="hybridMultilevel"/>
    <w:tmpl w:val="45E83510"/>
    <w:lvl w:ilvl="0" w:tplc="1C2037C4">
      <w:start w:val="1"/>
      <w:numFmt w:val="bullet"/>
      <w:lvlText w:val="-"/>
      <w:lvlJc w:val="left"/>
      <w:pPr>
        <w:ind w:left="720" w:hanging="360"/>
      </w:pPr>
      <w:rPr>
        <w:rFonts w:ascii="Aptos" w:hAnsi="Aptos" w:hint="default"/>
      </w:rPr>
    </w:lvl>
    <w:lvl w:ilvl="1" w:tplc="BF025B72">
      <w:start w:val="1"/>
      <w:numFmt w:val="bullet"/>
      <w:lvlText w:val="o"/>
      <w:lvlJc w:val="left"/>
      <w:pPr>
        <w:ind w:left="1440" w:hanging="360"/>
      </w:pPr>
      <w:rPr>
        <w:rFonts w:ascii="Courier New" w:hAnsi="Courier New" w:hint="default"/>
      </w:rPr>
    </w:lvl>
    <w:lvl w:ilvl="2" w:tplc="A4B2AD34">
      <w:start w:val="1"/>
      <w:numFmt w:val="bullet"/>
      <w:lvlText w:val=""/>
      <w:lvlJc w:val="left"/>
      <w:pPr>
        <w:ind w:left="2160" w:hanging="360"/>
      </w:pPr>
      <w:rPr>
        <w:rFonts w:ascii="Wingdings" w:hAnsi="Wingdings" w:hint="default"/>
      </w:rPr>
    </w:lvl>
    <w:lvl w:ilvl="3" w:tplc="1856128E">
      <w:start w:val="1"/>
      <w:numFmt w:val="bullet"/>
      <w:lvlText w:val=""/>
      <w:lvlJc w:val="left"/>
      <w:pPr>
        <w:ind w:left="2880" w:hanging="360"/>
      </w:pPr>
      <w:rPr>
        <w:rFonts w:ascii="Symbol" w:hAnsi="Symbol" w:hint="default"/>
      </w:rPr>
    </w:lvl>
    <w:lvl w:ilvl="4" w:tplc="174881EE">
      <w:start w:val="1"/>
      <w:numFmt w:val="bullet"/>
      <w:lvlText w:val="o"/>
      <w:lvlJc w:val="left"/>
      <w:pPr>
        <w:ind w:left="3600" w:hanging="360"/>
      </w:pPr>
      <w:rPr>
        <w:rFonts w:ascii="Courier New" w:hAnsi="Courier New" w:hint="default"/>
      </w:rPr>
    </w:lvl>
    <w:lvl w:ilvl="5" w:tplc="0316AC0A">
      <w:start w:val="1"/>
      <w:numFmt w:val="bullet"/>
      <w:lvlText w:val=""/>
      <w:lvlJc w:val="left"/>
      <w:pPr>
        <w:ind w:left="4320" w:hanging="360"/>
      </w:pPr>
      <w:rPr>
        <w:rFonts w:ascii="Wingdings" w:hAnsi="Wingdings" w:hint="default"/>
      </w:rPr>
    </w:lvl>
    <w:lvl w:ilvl="6" w:tplc="A8F8B634">
      <w:start w:val="1"/>
      <w:numFmt w:val="bullet"/>
      <w:lvlText w:val=""/>
      <w:lvlJc w:val="left"/>
      <w:pPr>
        <w:ind w:left="5040" w:hanging="360"/>
      </w:pPr>
      <w:rPr>
        <w:rFonts w:ascii="Symbol" w:hAnsi="Symbol" w:hint="default"/>
      </w:rPr>
    </w:lvl>
    <w:lvl w:ilvl="7" w:tplc="9300F862">
      <w:start w:val="1"/>
      <w:numFmt w:val="bullet"/>
      <w:lvlText w:val="o"/>
      <w:lvlJc w:val="left"/>
      <w:pPr>
        <w:ind w:left="5760" w:hanging="360"/>
      </w:pPr>
      <w:rPr>
        <w:rFonts w:ascii="Courier New" w:hAnsi="Courier New" w:hint="default"/>
      </w:rPr>
    </w:lvl>
    <w:lvl w:ilvl="8" w:tplc="5462C0AA">
      <w:start w:val="1"/>
      <w:numFmt w:val="bullet"/>
      <w:lvlText w:val=""/>
      <w:lvlJc w:val="left"/>
      <w:pPr>
        <w:ind w:left="6480" w:hanging="360"/>
      </w:pPr>
      <w:rPr>
        <w:rFonts w:ascii="Wingdings" w:hAnsi="Wingdings" w:hint="default"/>
      </w:rPr>
    </w:lvl>
  </w:abstractNum>
  <w:abstractNum w:abstractNumId="16" w15:restartNumberingAfterBreak="0">
    <w:nsid w:val="2C0C0320"/>
    <w:multiLevelType w:val="hybridMultilevel"/>
    <w:tmpl w:val="93AC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5ED51B"/>
    <w:multiLevelType w:val="hybridMultilevel"/>
    <w:tmpl w:val="872C14F8"/>
    <w:lvl w:ilvl="0" w:tplc="D4323726">
      <w:start w:val="1"/>
      <w:numFmt w:val="bullet"/>
      <w:lvlText w:val="-"/>
      <w:lvlJc w:val="left"/>
      <w:pPr>
        <w:ind w:left="720" w:hanging="360"/>
      </w:pPr>
      <w:rPr>
        <w:rFonts w:ascii="Aptos" w:hAnsi="Aptos" w:hint="default"/>
      </w:rPr>
    </w:lvl>
    <w:lvl w:ilvl="1" w:tplc="F5905F54">
      <w:start w:val="1"/>
      <w:numFmt w:val="bullet"/>
      <w:lvlText w:val="o"/>
      <w:lvlJc w:val="left"/>
      <w:pPr>
        <w:ind w:left="1440" w:hanging="360"/>
      </w:pPr>
      <w:rPr>
        <w:rFonts w:ascii="Courier New" w:hAnsi="Courier New" w:hint="default"/>
      </w:rPr>
    </w:lvl>
    <w:lvl w:ilvl="2" w:tplc="B7D62C40">
      <w:start w:val="1"/>
      <w:numFmt w:val="bullet"/>
      <w:lvlText w:val=""/>
      <w:lvlJc w:val="left"/>
      <w:pPr>
        <w:ind w:left="2160" w:hanging="360"/>
      </w:pPr>
      <w:rPr>
        <w:rFonts w:ascii="Wingdings" w:hAnsi="Wingdings" w:hint="default"/>
      </w:rPr>
    </w:lvl>
    <w:lvl w:ilvl="3" w:tplc="135062AC">
      <w:start w:val="1"/>
      <w:numFmt w:val="bullet"/>
      <w:lvlText w:val=""/>
      <w:lvlJc w:val="left"/>
      <w:pPr>
        <w:ind w:left="2880" w:hanging="360"/>
      </w:pPr>
      <w:rPr>
        <w:rFonts w:ascii="Symbol" w:hAnsi="Symbol" w:hint="default"/>
      </w:rPr>
    </w:lvl>
    <w:lvl w:ilvl="4" w:tplc="F540396E">
      <w:start w:val="1"/>
      <w:numFmt w:val="bullet"/>
      <w:lvlText w:val="o"/>
      <w:lvlJc w:val="left"/>
      <w:pPr>
        <w:ind w:left="3600" w:hanging="360"/>
      </w:pPr>
      <w:rPr>
        <w:rFonts w:ascii="Courier New" w:hAnsi="Courier New" w:hint="default"/>
      </w:rPr>
    </w:lvl>
    <w:lvl w:ilvl="5" w:tplc="7F847CD8">
      <w:start w:val="1"/>
      <w:numFmt w:val="bullet"/>
      <w:lvlText w:val=""/>
      <w:lvlJc w:val="left"/>
      <w:pPr>
        <w:ind w:left="4320" w:hanging="360"/>
      </w:pPr>
      <w:rPr>
        <w:rFonts w:ascii="Wingdings" w:hAnsi="Wingdings" w:hint="default"/>
      </w:rPr>
    </w:lvl>
    <w:lvl w:ilvl="6" w:tplc="D4F071CA">
      <w:start w:val="1"/>
      <w:numFmt w:val="bullet"/>
      <w:lvlText w:val=""/>
      <w:lvlJc w:val="left"/>
      <w:pPr>
        <w:ind w:left="5040" w:hanging="360"/>
      </w:pPr>
      <w:rPr>
        <w:rFonts w:ascii="Symbol" w:hAnsi="Symbol" w:hint="default"/>
      </w:rPr>
    </w:lvl>
    <w:lvl w:ilvl="7" w:tplc="DA3272D4">
      <w:start w:val="1"/>
      <w:numFmt w:val="bullet"/>
      <w:lvlText w:val="o"/>
      <w:lvlJc w:val="left"/>
      <w:pPr>
        <w:ind w:left="5760" w:hanging="360"/>
      </w:pPr>
      <w:rPr>
        <w:rFonts w:ascii="Courier New" w:hAnsi="Courier New" w:hint="default"/>
      </w:rPr>
    </w:lvl>
    <w:lvl w:ilvl="8" w:tplc="C638D10A">
      <w:start w:val="1"/>
      <w:numFmt w:val="bullet"/>
      <w:lvlText w:val=""/>
      <w:lvlJc w:val="left"/>
      <w:pPr>
        <w:ind w:left="6480" w:hanging="360"/>
      </w:pPr>
      <w:rPr>
        <w:rFonts w:ascii="Wingdings" w:hAnsi="Wingdings" w:hint="default"/>
      </w:rPr>
    </w:lvl>
  </w:abstractNum>
  <w:abstractNum w:abstractNumId="18" w15:restartNumberingAfterBreak="0">
    <w:nsid w:val="30D7D8E4"/>
    <w:multiLevelType w:val="hybridMultilevel"/>
    <w:tmpl w:val="12D26BC2"/>
    <w:lvl w:ilvl="0" w:tplc="8C74D7EA">
      <w:start w:val="1"/>
      <w:numFmt w:val="bullet"/>
      <w:lvlText w:val=""/>
      <w:lvlJc w:val="left"/>
      <w:pPr>
        <w:ind w:left="720" w:hanging="360"/>
      </w:pPr>
      <w:rPr>
        <w:rFonts w:ascii="Symbol" w:hAnsi="Symbol" w:hint="default"/>
      </w:rPr>
    </w:lvl>
    <w:lvl w:ilvl="1" w:tplc="EDA8E3B8">
      <w:start w:val="1"/>
      <w:numFmt w:val="bullet"/>
      <w:lvlText w:val="o"/>
      <w:lvlJc w:val="left"/>
      <w:pPr>
        <w:ind w:left="1440" w:hanging="360"/>
      </w:pPr>
      <w:rPr>
        <w:rFonts w:ascii="Courier New" w:hAnsi="Courier New" w:hint="default"/>
      </w:rPr>
    </w:lvl>
    <w:lvl w:ilvl="2" w:tplc="CA605CF4">
      <w:start w:val="1"/>
      <w:numFmt w:val="bullet"/>
      <w:lvlText w:val=""/>
      <w:lvlJc w:val="left"/>
      <w:pPr>
        <w:ind w:left="2160" w:hanging="360"/>
      </w:pPr>
      <w:rPr>
        <w:rFonts w:ascii="Wingdings" w:hAnsi="Wingdings" w:hint="default"/>
      </w:rPr>
    </w:lvl>
    <w:lvl w:ilvl="3" w:tplc="6C20A66A">
      <w:start w:val="1"/>
      <w:numFmt w:val="bullet"/>
      <w:lvlText w:val=""/>
      <w:lvlJc w:val="left"/>
      <w:pPr>
        <w:ind w:left="2880" w:hanging="360"/>
      </w:pPr>
      <w:rPr>
        <w:rFonts w:ascii="Symbol" w:hAnsi="Symbol" w:hint="default"/>
      </w:rPr>
    </w:lvl>
    <w:lvl w:ilvl="4" w:tplc="C27248AC">
      <w:start w:val="1"/>
      <w:numFmt w:val="bullet"/>
      <w:lvlText w:val="o"/>
      <w:lvlJc w:val="left"/>
      <w:pPr>
        <w:ind w:left="3600" w:hanging="360"/>
      </w:pPr>
      <w:rPr>
        <w:rFonts w:ascii="Courier New" w:hAnsi="Courier New" w:hint="default"/>
      </w:rPr>
    </w:lvl>
    <w:lvl w:ilvl="5" w:tplc="5B3EBF7C">
      <w:start w:val="1"/>
      <w:numFmt w:val="bullet"/>
      <w:lvlText w:val=""/>
      <w:lvlJc w:val="left"/>
      <w:pPr>
        <w:ind w:left="4320" w:hanging="360"/>
      </w:pPr>
      <w:rPr>
        <w:rFonts w:ascii="Wingdings" w:hAnsi="Wingdings" w:hint="default"/>
      </w:rPr>
    </w:lvl>
    <w:lvl w:ilvl="6" w:tplc="958EDF12">
      <w:start w:val="1"/>
      <w:numFmt w:val="bullet"/>
      <w:lvlText w:val=""/>
      <w:lvlJc w:val="left"/>
      <w:pPr>
        <w:ind w:left="5040" w:hanging="360"/>
      </w:pPr>
      <w:rPr>
        <w:rFonts w:ascii="Symbol" w:hAnsi="Symbol" w:hint="default"/>
      </w:rPr>
    </w:lvl>
    <w:lvl w:ilvl="7" w:tplc="5FE66F92">
      <w:start w:val="1"/>
      <w:numFmt w:val="bullet"/>
      <w:lvlText w:val="o"/>
      <w:lvlJc w:val="left"/>
      <w:pPr>
        <w:ind w:left="5760" w:hanging="360"/>
      </w:pPr>
      <w:rPr>
        <w:rFonts w:ascii="Courier New" w:hAnsi="Courier New" w:hint="default"/>
      </w:rPr>
    </w:lvl>
    <w:lvl w:ilvl="8" w:tplc="B9A2F5CA">
      <w:start w:val="1"/>
      <w:numFmt w:val="bullet"/>
      <w:lvlText w:val=""/>
      <w:lvlJc w:val="left"/>
      <w:pPr>
        <w:ind w:left="6480" w:hanging="360"/>
      </w:pPr>
      <w:rPr>
        <w:rFonts w:ascii="Wingdings" w:hAnsi="Wingdings" w:hint="default"/>
      </w:rPr>
    </w:lvl>
  </w:abstractNum>
  <w:abstractNum w:abstractNumId="19" w15:restartNumberingAfterBreak="0">
    <w:nsid w:val="31303984"/>
    <w:multiLevelType w:val="multilevel"/>
    <w:tmpl w:val="9932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82763"/>
    <w:multiLevelType w:val="multilevel"/>
    <w:tmpl w:val="553A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4F5C9"/>
    <w:multiLevelType w:val="hybridMultilevel"/>
    <w:tmpl w:val="D6F2BF2A"/>
    <w:lvl w:ilvl="0" w:tplc="21BC9820">
      <w:start w:val="1"/>
      <w:numFmt w:val="bullet"/>
      <w:lvlText w:val=""/>
      <w:lvlJc w:val="left"/>
      <w:pPr>
        <w:ind w:left="720" w:hanging="360"/>
      </w:pPr>
      <w:rPr>
        <w:rFonts w:ascii="Symbol" w:hAnsi="Symbol" w:hint="default"/>
      </w:rPr>
    </w:lvl>
    <w:lvl w:ilvl="1" w:tplc="801C4486">
      <w:start w:val="1"/>
      <w:numFmt w:val="bullet"/>
      <w:lvlText w:val="o"/>
      <w:lvlJc w:val="left"/>
      <w:pPr>
        <w:ind w:left="1440" w:hanging="360"/>
      </w:pPr>
      <w:rPr>
        <w:rFonts w:ascii="Courier New" w:hAnsi="Courier New" w:hint="default"/>
      </w:rPr>
    </w:lvl>
    <w:lvl w:ilvl="2" w:tplc="3BD4BB92">
      <w:start w:val="1"/>
      <w:numFmt w:val="bullet"/>
      <w:lvlText w:val=""/>
      <w:lvlJc w:val="left"/>
      <w:pPr>
        <w:ind w:left="2160" w:hanging="360"/>
      </w:pPr>
      <w:rPr>
        <w:rFonts w:ascii="Wingdings" w:hAnsi="Wingdings" w:hint="default"/>
      </w:rPr>
    </w:lvl>
    <w:lvl w:ilvl="3" w:tplc="6DF0207C">
      <w:start w:val="1"/>
      <w:numFmt w:val="bullet"/>
      <w:lvlText w:val=""/>
      <w:lvlJc w:val="left"/>
      <w:pPr>
        <w:ind w:left="2880" w:hanging="360"/>
      </w:pPr>
      <w:rPr>
        <w:rFonts w:ascii="Symbol" w:hAnsi="Symbol" w:hint="default"/>
      </w:rPr>
    </w:lvl>
    <w:lvl w:ilvl="4" w:tplc="7F185F00">
      <w:start w:val="1"/>
      <w:numFmt w:val="bullet"/>
      <w:lvlText w:val="o"/>
      <w:lvlJc w:val="left"/>
      <w:pPr>
        <w:ind w:left="3600" w:hanging="360"/>
      </w:pPr>
      <w:rPr>
        <w:rFonts w:ascii="Courier New" w:hAnsi="Courier New" w:hint="default"/>
      </w:rPr>
    </w:lvl>
    <w:lvl w:ilvl="5" w:tplc="EE1658DC">
      <w:start w:val="1"/>
      <w:numFmt w:val="bullet"/>
      <w:lvlText w:val=""/>
      <w:lvlJc w:val="left"/>
      <w:pPr>
        <w:ind w:left="4320" w:hanging="360"/>
      </w:pPr>
      <w:rPr>
        <w:rFonts w:ascii="Wingdings" w:hAnsi="Wingdings" w:hint="default"/>
      </w:rPr>
    </w:lvl>
    <w:lvl w:ilvl="6" w:tplc="4B4AD682">
      <w:start w:val="1"/>
      <w:numFmt w:val="bullet"/>
      <w:lvlText w:val=""/>
      <w:lvlJc w:val="left"/>
      <w:pPr>
        <w:ind w:left="5040" w:hanging="360"/>
      </w:pPr>
      <w:rPr>
        <w:rFonts w:ascii="Symbol" w:hAnsi="Symbol" w:hint="default"/>
      </w:rPr>
    </w:lvl>
    <w:lvl w:ilvl="7" w:tplc="DDB27762">
      <w:start w:val="1"/>
      <w:numFmt w:val="bullet"/>
      <w:lvlText w:val="o"/>
      <w:lvlJc w:val="left"/>
      <w:pPr>
        <w:ind w:left="5760" w:hanging="360"/>
      </w:pPr>
      <w:rPr>
        <w:rFonts w:ascii="Courier New" w:hAnsi="Courier New" w:hint="default"/>
      </w:rPr>
    </w:lvl>
    <w:lvl w:ilvl="8" w:tplc="6F6E397E">
      <w:start w:val="1"/>
      <w:numFmt w:val="bullet"/>
      <w:lvlText w:val=""/>
      <w:lvlJc w:val="left"/>
      <w:pPr>
        <w:ind w:left="6480" w:hanging="360"/>
      </w:pPr>
      <w:rPr>
        <w:rFonts w:ascii="Wingdings" w:hAnsi="Wingdings" w:hint="default"/>
      </w:rPr>
    </w:lvl>
  </w:abstractNum>
  <w:abstractNum w:abstractNumId="22" w15:restartNumberingAfterBreak="0">
    <w:nsid w:val="32709505"/>
    <w:multiLevelType w:val="hybridMultilevel"/>
    <w:tmpl w:val="EF066554"/>
    <w:lvl w:ilvl="0" w:tplc="A0B8384A">
      <w:start w:val="1"/>
      <w:numFmt w:val="bullet"/>
      <w:lvlText w:val=""/>
      <w:lvlJc w:val="left"/>
      <w:pPr>
        <w:ind w:left="720" w:hanging="360"/>
      </w:pPr>
      <w:rPr>
        <w:rFonts w:ascii="Symbol" w:hAnsi="Symbol" w:hint="default"/>
      </w:rPr>
    </w:lvl>
    <w:lvl w:ilvl="1" w:tplc="C60C2CBA">
      <w:start w:val="1"/>
      <w:numFmt w:val="bullet"/>
      <w:lvlText w:val="o"/>
      <w:lvlJc w:val="left"/>
      <w:pPr>
        <w:ind w:left="1440" w:hanging="360"/>
      </w:pPr>
      <w:rPr>
        <w:rFonts w:ascii="Courier New" w:hAnsi="Courier New" w:hint="default"/>
      </w:rPr>
    </w:lvl>
    <w:lvl w:ilvl="2" w:tplc="65AAC252">
      <w:start w:val="1"/>
      <w:numFmt w:val="bullet"/>
      <w:lvlText w:val=""/>
      <w:lvlJc w:val="left"/>
      <w:pPr>
        <w:ind w:left="2160" w:hanging="360"/>
      </w:pPr>
      <w:rPr>
        <w:rFonts w:ascii="Wingdings" w:hAnsi="Wingdings" w:hint="default"/>
      </w:rPr>
    </w:lvl>
    <w:lvl w:ilvl="3" w:tplc="59605192">
      <w:start w:val="1"/>
      <w:numFmt w:val="bullet"/>
      <w:lvlText w:val=""/>
      <w:lvlJc w:val="left"/>
      <w:pPr>
        <w:ind w:left="2880" w:hanging="360"/>
      </w:pPr>
      <w:rPr>
        <w:rFonts w:ascii="Symbol" w:hAnsi="Symbol" w:hint="default"/>
      </w:rPr>
    </w:lvl>
    <w:lvl w:ilvl="4" w:tplc="D1704C80">
      <w:start w:val="1"/>
      <w:numFmt w:val="bullet"/>
      <w:lvlText w:val="o"/>
      <w:lvlJc w:val="left"/>
      <w:pPr>
        <w:ind w:left="3600" w:hanging="360"/>
      </w:pPr>
      <w:rPr>
        <w:rFonts w:ascii="Courier New" w:hAnsi="Courier New" w:hint="default"/>
      </w:rPr>
    </w:lvl>
    <w:lvl w:ilvl="5" w:tplc="48AEBF96">
      <w:start w:val="1"/>
      <w:numFmt w:val="bullet"/>
      <w:lvlText w:val=""/>
      <w:lvlJc w:val="left"/>
      <w:pPr>
        <w:ind w:left="4320" w:hanging="360"/>
      </w:pPr>
      <w:rPr>
        <w:rFonts w:ascii="Wingdings" w:hAnsi="Wingdings" w:hint="default"/>
      </w:rPr>
    </w:lvl>
    <w:lvl w:ilvl="6" w:tplc="659ED932">
      <w:start w:val="1"/>
      <w:numFmt w:val="bullet"/>
      <w:lvlText w:val=""/>
      <w:lvlJc w:val="left"/>
      <w:pPr>
        <w:ind w:left="5040" w:hanging="360"/>
      </w:pPr>
      <w:rPr>
        <w:rFonts w:ascii="Symbol" w:hAnsi="Symbol" w:hint="default"/>
      </w:rPr>
    </w:lvl>
    <w:lvl w:ilvl="7" w:tplc="16A04B76">
      <w:start w:val="1"/>
      <w:numFmt w:val="bullet"/>
      <w:lvlText w:val="o"/>
      <w:lvlJc w:val="left"/>
      <w:pPr>
        <w:ind w:left="5760" w:hanging="360"/>
      </w:pPr>
      <w:rPr>
        <w:rFonts w:ascii="Courier New" w:hAnsi="Courier New" w:hint="default"/>
      </w:rPr>
    </w:lvl>
    <w:lvl w:ilvl="8" w:tplc="4DDED350">
      <w:start w:val="1"/>
      <w:numFmt w:val="bullet"/>
      <w:lvlText w:val=""/>
      <w:lvlJc w:val="left"/>
      <w:pPr>
        <w:ind w:left="6480" w:hanging="360"/>
      </w:pPr>
      <w:rPr>
        <w:rFonts w:ascii="Wingdings" w:hAnsi="Wingdings" w:hint="default"/>
      </w:rPr>
    </w:lvl>
  </w:abstractNum>
  <w:abstractNum w:abstractNumId="23" w15:restartNumberingAfterBreak="0">
    <w:nsid w:val="32D0D647"/>
    <w:multiLevelType w:val="hybridMultilevel"/>
    <w:tmpl w:val="FFFFFFFF"/>
    <w:lvl w:ilvl="0" w:tplc="13029186">
      <w:start w:val="1"/>
      <w:numFmt w:val="bullet"/>
      <w:lvlText w:val=""/>
      <w:lvlJc w:val="left"/>
      <w:pPr>
        <w:ind w:left="720" w:hanging="360"/>
      </w:pPr>
      <w:rPr>
        <w:rFonts w:ascii="Symbol" w:hAnsi="Symbol" w:hint="default"/>
      </w:rPr>
    </w:lvl>
    <w:lvl w:ilvl="1" w:tplc="49525AEA">
      <w:start w:val="1"/>
      <w:numFmt w:val="bullet"/>
      <w:lvlText w:val="o"/>
      <w:lvlJc w:val="left"/>
      <w:pPr>
        <w:ind w:left="1440" w:hanging="360"/>
      </w:pPr>
      <w:rPr>
        <w:rFonts w:ascii="Courier New" w:hAnsi="Courier New" w:hint="default"/>
      </w:rPr>
    </w:lvl>
    <w:lvl w:ilvl="2" w:tplc="2FEE0C20">
      <w:start w:val="1"/>
      <w:numFmt w:val="bullet"/>
      <w:lvlText w:val=""/>
      <w:lvlJc w:val="left"/>
      <w:pPr>
        <w:ind w:left="2160" w:hanging="360"/>
      </w:pPr>
      <w:rPr>
        <w:rFonts w:ascii="Wingdings" w:hAnsi="Wingdings" w:hint="default"/>
      </w:rPr>
    </w:lvl>
    <w:lvl w:ilvl="3" w:tplc="9758AD6C">
      <w:start w:val="1"/>
      <w:numFmt w:val="bullet"/>
      <w:lvlText w:val=""/>
      <w:lvlJc w:val="left"/>
      <w:pPr>
        <w:ind w:left="2880" w:hanging="360"/>
      </w:pPr>
      <w:rPr>
        <w:rFonts w:ascii="Symbol" w:hAnsi="Symbol" w:hint="default"/>
      </w:rPr>
    </w:lvl>
    <w:lvl w:ilvl="4" w:tplc="74CC33D6">
      <w:start w:val="1"/>
      <w:numFmt w:val="bullet"/>
      <w:lvlText w:val="o"/>
      <w:lvlJc w:val="left"/>
      <w:pPr>
        <w:ind w:left="3600" w:hanging="360"/>
      </w:pPr>
      <w:rPr>
        <w:rFonts w:ascii="Courier New" w:hAnsi="Courier New" w:hint="default"/>
      </w:rPr>
    </w:lvl>
    <w:lvl w:ilvl="5" w:tplc="FBF6CC62">
      <w:start w:val="1"/>
      <w:numFmt w:val="bullet"/>
      <w:lvlText w:val=""/>
      <w:lvlJc w:val="left"/>
      <w:pPr>
        <w:ind w:left="4320" w:hanging="360"/>
      </w:pPr>
      <w:rPr>
        <w:rFonts w:ascii="Wingdings" w:hAnsi="Wingdings" w:hint="default"/>
      </w:rPr>
    </w:lvl>
    <w:lvl w:ilvl="6" w:tplc="58F63418">
      <w:start w:val="1"/>
      <w:numFmt w:val="bullet"/>
      <w:lvlText w:val=""/>
      <w:lvlJc w:val="left"/>
      <w:pPr>
        <w:ind w:left="5040" w:hanging="360"/>
      </w:pPr>
      <w:rPr>
        <w:rFonts w:ascii="Symbol" w:hAnsi="Symbol" w:hint="default"/>
      </w:rPr>
    </w:lvl>
    <w:lvl w:ilvl="7" w:tplc="03EE09CA">
      <w:start w:val="1"/>
      <w:numFmt w:val="bullet"/>
      <w:lvlText w:val="o"/>
      <w:lvlJc w:val="left"/>
      <w:pPr>
        <w:ind w:left="5760" w:hanging="360"/>
      </w:pPr>
      <w:rPr>
        <w:rFonts w:ascii="Courier New" w:hAnsi="Courier New" w:hint="default"/>
      </w:rPr>
    </w:lvl>
    <w:lvl w:ilvl="8" w:tplc="F3D6E21E">
      <w:start w:val="1"/>
      <w:numFmt w:val="bullet"/>
      <w:lvlText w:val=""/>
      <w:lvlJc w:val="left"/>
      <w:pPr>
        <w:ind w:left="6480" w:hanging="360"/>
      </w:pPr>
      <w:rPr>
        <w:rFonts w:ascii="Wingdings" w:hAnsi="Wingdings" w:hint="default"/>
      </w:rPr>
    </w:lvl>
  </w:abstractNum>
  <w:abstractNum w:abstractNumId="24" w15:restartNumberingAfterBreak="0">
    <w:nsid w:val="37823E66"/>
    <w:multiLevelType w:val="hybridMultilevel"/>
    <w:tmpl w:val="3C80473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543D59"/>
    <w:multiLevelType w:val="hybridMultilevel"/>
    <w:tmpl w:val="FFFFFFFF"/>
    <w:lvl w:ilvl="0" w:tplc="A24A8FAA">
      <w:start w:val="1"/>
      <w:numFmt w:val="bullet"/>
      <w:lvlText w:val=""/>
      <w:lvlJc w:val="left"/>
      <w:pPr>
        <w:ind w:left="720" w:hanging="360"/>
      </w:pPr>
      <w:rPr>
        <w:rFonts w:ascii="Symbol" w:hAnsi="Symbol" w:hint="default"/>
      </w:rPr>
    </w:lvl>
    <w:lvl w:ilvl="1" w:tplc="EFF04E5C">
      <w:start w:val="1"/>
      <w:numFmt w:val="bullet"/>
      <w:lvlText w:val="o"/>
      <w:lvlJc w:val="left"/>
      <w:pPr>
        <w:ind w:left="1440" w:hanging="360"/>
      </w:pPr>
      <w:rPr>
        <w:rFonts w:ascii="Courier New" w:hAnsi="Courier New" w:hint="default"/>
      </w:rPr>
    </w:lvl>
    <w:lvl w:ilvl="2" w:tplc="809EC51E">
      <w:start w:val="1"/>
      <w:numFmt w:val="bullet"/>
      <w:lvlText w:val=""/>
      <w:lvlJc w:val="left"/>
      <w:pPr>
        <w:ind w:left="2160" w:hanging="360"/>
      </w:pPr>
      <w:rPr>
        <w:rFonts w:ascii="Wingdings" w:hAnsi="Wingdings" w:hint="default"/>
      </w:rPr>
    </w:lvl>
    <w:lvl w:ilvl="3" w:tplc="856ADCAA">
      <w:start w:val="1"/>
      <w:numFmt w:val="bullet"/>
      <w:lvlText w:val=""/>
      <w:lvlJc w:val="left"/>
      <w:pPr>
        <w:ind w:left="2880" w:hanging="360"/>
      </w:pPr>
      <w:rPr>
        <w:rFonts w:ascii="Symbol" w:hAnsi="Symbol" w:hint="default"/>
      </w:rPr>
    </w:lvl>
    <w:lvl w:ilvl="4" w:tplc="DEA4F61E">
      <w:start w:val="1"/>
      <w:numFmt w:val="bullet"/>
      <w:lvlText w:val="o"/>
      <w:lvlJc w:val="left"/>
      <w:pPr>
        <w:ind w:left="3600" w:hanging="360"/>
      </w:pPr>
      <w:rPr>
        <w:rFonts w:ascii="Courier New" w:hAnsi="Courier New" w:hint="default"/>
      </w:rPr>
    </w:lvl>
    <w:lvl w:ilvl="5" w:tplc="75440C42">
      <w:start w:val="1"/>
      <w:numFmt w:val="bullet"/>
      <w:lvlText w:val=""/>
      <w:lvlJc w:val="left"/>
      <w:pPr>
        <w:ind w:left="4320" w:hanging="360"/>
      </w:pPr>
      <w:rPr>
        <w:rFonts w:ascii="Wingdings" w:hAnsi="Wingdings" w:hint="default"/>
      </w:rPr>
    </w:lvl>
    <w:lvl w:ilvl="6" w:tplc="AD9EFF2E">
      <w:start w:val="1"/>
      <w:numFmt w:val="bullet"/>
      <w:lvlText w:val=""/>
      <w:lvlJc w:val="left"/>
      <w:pPr>
        <w:ind w:left="5040" w:hanging="360"/>
      </w:pPr>
      <w:rPr>
        <w:rFonts w:ascii="Symbol" w:hAnsi="Symbol" w:hint="default"/>
      </w:rPr>
    </w:lvl>
    <w:lvl w:ilvl="7" w:tplc="3B6647BC">
      <w:start w:val="1"/>
      <w:numFmt w:val="bullet"/>
      <w:lvlText w:val="o"/>
      <w:lvlJc w:val="left"/>
      <w:pPr>
        <w:ind w:left="5760" w:hanging="360"/>
      </w:pPr>
      <w:rPr>
        <w:rFonts w:ascii="Courier New" w:hAnsi="Courier New" w:hint="default"/>
      </w:rPr>
    </w:lvl>
    <w:lvl w:ilvl="8" w:tplc="5B460154">
      <w:start w:val="1"/>
      <w:numFmt w:val="bullet"/>
      <w:lvlText w:val=""/>
      <w:lvlJc w:val="left"/>
      <w:pPr>
        <w:ind w:left="6480" w:hanging="360"/>
      </w:pPr>
      <w:rPr>
        <w:rFonts w:ascii="Wingdings" w:hAnsi="Wingdings" w:hint="default"/>
      </w:rPr>
    </w:lvl>
  </w:abstractNum>
  <w:abstractNum w:abstractNumId="26" w15:restartNumberingAfterBreak="0">
    <w:nsid w:val="414113A0"/>
    <w:multiLevelType w:val="hybridMultilevel"/>
    <w:tmpl w:val="50C8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A931D2"/>
    <w:multiLevelType w:val="hybridMultilevel"/>
    <w:tmpl w:val="1D5E2048"/>
    <w:lvl w:ilvl="0" w:tplc="233C27F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2760C7E"/>
    <w:multiLevelType w:val="hybridMultilevel"/>
    <w:tmpl w:val="1C7E92AE"/>
    <w:lvl w:ilvl="0" w:tplc="84CC1CDC">
      <w:start w:val="1"/>
      <w:numFmt w:val="bullet"/>
      <w:lvlText w:val=""/>
      <w:lvlJc w:val="left"/>
      <w:pPr>
        <w:ind w:left="720" w:hanging="360"/>
      </w:pPr>
      <w:rPr>
        <w:rFonts w:ascii="Symbol" w:hAnsi="Symbol" w:hint="default"/>
      </w:rPr>
    </w:lvl>
    <w:lvl w:ilvl="1" w:tplc="A588E87C">
      <w:start w:val="1"/>
      <w:numFmt w:val="bullet"/>
      <w:lvlText w:val="o"/>
      <w:lvlJc w:val="left"/>
      <w:pPr>
        <w:ind w:left="1440" w:hanging="360"/>
      </w:pPr>
      <w:rPr>
        <w:rFonts w:ascii="Courier New" w:hAnsi="Courier New" w:hint="default"/>
      </w:rPr>
    </w:lvl>
    <w:lvl w:ilvl="2" w:tplc="8314FBBA">
      <w:start w:val="1"/>
      <w:numFmt w:val="bullet"/>
      <w:lvlText w:val=""/>
      <w:lvlJc w:val="left"/>
      <w:pPr>
        <w:ind w:left="2160" w:hanging="360"/>
      </w:pPr>
      <w:rPr>
        <w:rFonts w:ascii="Wingdings" w:hAnsi="Wingdings" w:hint="default"/>
      </w:rPr>
    </w:lvl>
    <w:lvl w:ilvl="3" w:tplc="C810C44A">
      <w:start w:val="1"/>
      <w:numFmt w:val="bullet"/>
      <w:lvlText w:val=""/>
      <w:lvlJc w:val="left"/>
      <w:pPr>
        <w:ind w:left="2880" w:hanging="360"/>
      </w:pPr>
      <w:rPr>
        <w:rFonts w:ascii="Symbol" w:hAnsi="Symbol" w:hint="default"/>
      </w:rPr>
    </w:lvl>
    <w:lvl w:ilvl="4" w:tplc="F8C0A2D0">
      <w:start w:val="1"/>
      <w:numFmt w:val="bullet"/>
      <w:lvlText w:val="o"/>
      <w:lvlJc w:val="left"/>
      <w:pPr>
        <w:ind w:left="3600" w:hanging="360"/>
      </w:pPr>
      <w:rPr>
        <w:rFonts w:ascii="Courier New" w:hAnsi="Courier New" w:hint="default"/>
      </w:rPr>
    </w:lvl>
    <w:lvl w:ilvl="5" w:tplc="896C80B0">
      <w:start w:val="1"/>
      <w:numFmt w:val="bullet"/>
      <w:lvlText w:val=""/>
      <w:lvlJc w:val="left"/>
      <w:pPr>
        <w:ind w:left="4320" w:hanging="360"/>
      </w:pPr>
      <w:rPr>
        <w:rFonts w:ascii="Wingdings" w:hAnsi="Wingdings" w:hint="default"/>
      </w:rPr>
    </w:lvl>
    <w:lvl w:ilvl="6" w:tplc="43381B46">
      <w:start w:val="1"/>
      <w:numFmt w:val="bullet"/>
      <w:lvlText w:val=""/>
      <w:lvlJc w:val="left"/>
      <w:pPr>
        <w:ind w:left="5040" w:hanging="360"/>
      </w:pPr>
      <w:rPr>
        <w:rFonts w:ascii="Symbol" w:hAnsi="Symbol" w:hint="default"/>
      </w:rPr>
    </w:lvl>
    <w:lvl w:ilvl="7" w:tplc="BB5EACD0">
      <w:start w:val="1"/>
      <w:numFmt w:val="bullet"/>
      <w:lvlText w:val="o"/>
      <w:lvlJc w:val="left"/>
      <w:pPr>
        <w:ind w:left="5760" w:hanging="360"/>
      </w:pPr>
      <w:rPr>
        <w:rFonts w:ascii="Courier New" w:hAnsi="Courier New" w:hint="default"/>
      </w:rPr>
    </w:lvl>
    <w:lvl w:ilvl="8" w:tplc="12C67D4E">
      <w:start w:val="1"/>
      <w:numFmt w:val="bullet"/>
      <w:lvlText w:val=""/>
      <w:lvlJc w:val="left"/>
      <w:pPr>
        <w:ind w:left="6480" w:hanging="360"/>
      </w:pPr>
      <w:rPr>
        <w:rFonts w:ascii="Wingdings" w:hAnsi="Wingdings" w:hint="default"/>
      </w:rPr>
    </w:lvl>
  </w:abstractNum>
  <w:abstractNum w:abstractNumId="29" w15:restartNumberingAfterBreak="0">
    <w:nsid w:val="4F2E6E8D"/>
    <w:multiLevelType w:val="multilevel"/>
    <w:tmpl w:val="A76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77B81"/>
    <w:multiLevelType w:val="hybridMultilevel"/>
    <w:tmpl w:val="BFD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1BF7"/>
    <w:multiLevelType w:val="hybridMultilevel"/>
    <w:tmpl w:val="6B7C1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3893C0"/>
    <w:multiLevelType w:val="hybridMultilevel"/>
    <w:tmpl w:val="900E00E4"/>
    <w:lvl w:ilvl="0" w:tplc="9976D39E">
      <w:start w:val="1"/>
      <w:numFmt w:val="bullet"/>
      <w:lvlText w:val=""/>
      <w:lvlJc w:val="left"/>
      <w:pPr>
        <w:ind w:left="720" w:hanging="360"/>
      </w:pPr>
      <w:rPr>
        <w:rFonts w:ascii="Symbol" w:hAnsi="Symbol" w:hint="default"/>
      </w:rPr>
    </w:lvl>
    <w:lvl w:ilvl="1" w:tplc="00F4CC3E">
      <w:start w:val="1"/>
      <w:numFmt w:val="bullet"/>
      <w:lvlText w:val="o"/>
      <w:lvlJc w:val="left"/>
      <w:pPr>
        <w:ind w:left="1440" w:hanging="360"/>
      </w:pPr>
      <w:rPr>
        <w:rFonts w:ascii="Courier New" w:hAnsi="Courier New" w:hint="default"/>
      </w:rPr>
    </w:lvl>
    <w:lvl w:ilvl="2" w:tplc="DBC4780E">
      <w:start w:val="1"/>
      <w:numFmt w:val="bullet"/>
      <w:lvlText w:val=""/>
      <w:lvlJc w:val="left"/>
      <w:pPr>
        <w:ind w:left="2160" w:hanging="360"/>
      </w:pPr>
      <w:rPr>
        <w:rFonts w:ascii="Wingdings" w:hAnsi="Wingdings" w:hint="default"/>
      </w:rPr>
    </w:lvl>
    <w:lvl w:ilvl="3" w:tplc="2C926074">
      <w:start w:val="1"/>
      <w:numFmt w:val="bullet"/>
      <w:lvlText w:val=""/>
      <w:lvlJc w:val="left"/>
      <w:pPr>
        <w:ind w:left="2880" w:hanging="360"/>
      </w:pPr>
      <w:rPr>
        <w:rFonts w:ascii="Symbol" w:hAnsi="Symbol" w:hint="default"/>
      </w:rPr>
    </w:lvl>
    <w:lvl w:ilvl="4" w:tplc="B652E24A">
      <w:start w:val="1"/>
      <w:numFmt w:val="bullet"/>
      <w:lvlText w:val="o"/>
      <w:lvlJc w:val="left"/>
      <w:pPr>
        <w:ind w:left="3600" w:hanging="360"/>
      </w:pPr>
      <w:rPr>
        <w:rFonts w:ascii="Courier New" w:hAnsi="Courier New" w:hint="default"/>
      </w:rPr>
    </w:lvl>
    <w:lvl w:ilvl="5" w:tplc="DF102126">
      <w:start w:val="1"/>
      <w:numFmt w:val="bullet"/>
      <w:lvlText w:val=""/>
      <w:lvlJc w:val="left"/>
      <w:pPr>
        <w:ind w:left="4320" w:hanging="360"/>
      </w:pPr>
      <w:rPr>
        <w:rFonts w:ascii="Wingdings" w:hAnsi="Wingdings" w:hint="default"/>
      </w:rPr>
    </w:lvl>
    <w:lvl w:ilvl="6" w:tplc="EF4A95F0">
      <w:start w:val="1"/>
      <w:numFmt w:val="bullet"/>
      <w:lvlText w:val=""/>
      <w:lvlJc w:val="left"/>
      <w:pPr>
        <w:ind w:left="5040" w:hanging="360"/>
      </w:pPr>
      <w:rPr>
        <w:rFonts w:ascii="Symbol" w:hAnsi="Symbol" w:hint="default"/>
      </w:rPr>
    </w:lvl>
    <w:lvl w:ilvl="7" w:tplc="A39060C2">
      <w:start w:val="1"/>
      <w:numFmt w:val="bullet"/>
      <w:lvlText w:val="o"/>
      <w:lvlJc w:val="left"/>
      <w:pPr>
        <w:ind w:left="5760" w:hanging="360"/>
      </w:pPr>
      <w:rPr>
        <w:rFonts w:ascii="Courier New" w:hAnsi="Courier New" w:hint="default"/>
      </w:rPr>
    </w:lvl>
    <w:lvl w:ilvl="8" w:tplc="6084FF3C">
      <w:start w:val="1"/>
      <w:numFmt w:val="bullet"/>
      <w:lvlText w:val=""/>
      <w:lvlJc w:val="left"/>
      <w:pPr>
        <w:ind w:left="6480" w:hanging="360"/>
      </w:pPr>
      <w:rPr>
        <w:rFonts w:ascii="Wingdings" w:hAnsi="Wingdings" w:hint="default"/>
      </w:rPr>
    </w:lvl>
  </w:abstractNum>
  <w:abstractNum w:abstractNumId="33" w15:restartNumberingAfterBreak="0">
    <w:nsid w:val="5D415282"/>
    <w:multiLevelType w:val="multilevel"/>
    <w:tmpl w:val="F6C6C0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D919690"/>
    <w:multiLevelType w:val="hybridMultilevel"/>
    <w:tmpl w:val="FFFFFFFF"/>
    <w:lvl w:ilvl="0" w:tplc="0A163802">
      <w:start w:val="1"/>
      <w:numFmt w:val="bullet"/>
      <w:lvlText w:val=""/>
      <w:lvlJc w:val="left"/>
      <w:pPr>
        <w:ind w:left="720" w:hanging="360"/>
      </w:pPr>
      <w:rPr>
        <w:rFonts w:ascii="Symbol" w:hAnsi="Symbol" w:hint="default"/>
      </w:rPr>
    </w:lvl>
    <w:lvl w:ilvl="1" w:tplc="23F49CDE">
      <w:start w:val="1"/>
      <w:numFmt w:val="bullet"/>
      <w:lvlText w:val="o"/>
      <w:lvlJc w:val="left"/>
      <w:pPr>
        <w:ind w:left="1440" w:hanging="360"/>
      </w:pPr>
      <w:rPr>
        <w:rFonts w:ascii="Courier New" w:hAnsi="Courier New" w:hint="default"/>
      </w:rPr>
    </w:lvl>
    <w:lvl w:ilvl="2" w:tplc="8474D07C">
      <w:start w:val="1"/>
      <w:numFmt w:val="bullet"/>
      <w:lvlText w:val=""/>
      <w:lvlJc w:val="left"/>
      <w:pPr>
        <w:ind w:left="2160" w:hanging="360"/>
      </w:pPr>
      <w:rPr>
        <w:rFonts w:ascii="Wingdings" w:hAnsi="Wingdings" w:hint="default"/>
      </w:rPr>
    </w:lvl>
    <w:lvl w:ilvl="3" w:tplc="9D7E7186">
      <w:start w:val="1"/>
      <w:numFmt w:val="bullet"/>
      <w:lvlText w:val=""/>
      <w:lvlJc w:val="left"/>
      <w:pPr>
        <w:ind w:left="2880" w:hanging="360"/>
      </w:pPr>
      <w:rPr>
        <w:rFonts w:ascii="Symbol" w:hAnsi="Symbol" w:hint="default"/>
      </w:rPr>
    </w:lvl>
    <w:lvl w:ilvl="4" w:tplc="92F423C0">
      <w:start w:val="1"/>
      <w:numFmt w:val="bullet"/>
      <w:lvlText w:val="o"/>
      <w:lvlJc w:val="left"/>
      <w:pPr>
        <w:ind w:left="3600" w:hanging="360"/>
      </w:pPr>
      <w:rPr>
        <w:rFonts w:ascii="Courier New" w:hAnsi="Courier New" w:hint="default"/>
      </w:rPr>
    </w:lvl>
    <w:lvl w:ilvl="5" w:tplc="FA589C20">
      <w:start w:val="1"/>
      <w:numFmt w:val="bullet"/>
      <w:lvlText w:val=""/>
      <w:lvlJc w:val="left"/>
      <w:pPr>
        <w:ind w:left="4320" w:hanging="360"/>
      </w:pPr>
      <w:rPr>
        <w:rFonts w:ascii="Wingdings" w:hAnsi="Wingdings" w:hint="default"/>
      </w:rPr>
    </w:lvl>
    <w:lvl w:ilvl="6" w:tplc="196ED022">
      <w:start w:val="1"/>
      <w:numFmt w:val="bullet"/>
      <w:lvlText w:val=""/>
      <w:lvlJc w:val="left"/>
      <w:pPr>
        <w:ind w:left="5040" w:hanging="360"/>
      </w:pPr>
      <w:rPr>
        <w:rFonts w:ascii="Symbol" w:hAnsi="Symbol" w:hint="default"/>
      </w:rPr>
    </w:lvl>
    <w:lvl w:ilvl="7" w:tplc="31DE7FD0">
      <w:start w:val="1"/>
      <w:numFmt w:val="bullet"/>
      <w:lvlText w:val="o"/>
      <w:lvlJc w:val="left"/>
      <w:pPr>
        <w:ind w:left="5760" w:hanging="360"/>
      </w:pPr>
      <w:rPr>
        <w:rFonts w:ascii="Courier New" w:hAnsi="Courier New" w:hint="default"/>
      </w:rPr>
    </w:lvl>
    <w:lvl w:ilvl="8" w:tplc="C9AE96A4">
      <w:start w:val="1"/>
      <w:numFmt w:val="bullet"/>
      <w:lvlText w:val=""/>
      <w:lvlJc w:val="left"/>
      <w:pPr>
        <w:ind w:left="6480" w:hanging="360"/>
      </w:pPr>
      <w:rPr>
        <w:rFonts w:ascii="Wingdings" w:hAnsi="Wingdings" w:hint="default"/>
      </w:rPr>
    </w:lvl>
  </w:abstractNum>
  <w:abstractNum w:abstractNumId="35" w15:restartNumberingAfterBreak="0">
    <w:nsid w:val="5F492E1E"/>
    <w:multiLevelType w:val="hybridMultilevel"/>
    <w:tmpl w:val="4FB69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DCFC76"/>
    <w:multiLevelType w:val="hybridMultilevel"/>
    <w:tmpl w:val="93B4E2FA"/>
    <w:lvl w:ilvl="0" w:tplc="202A6D02">
      <w:start w:val="1"/>
      <w:numFmt w:val="bullet"/>
      <w:lvlText w:val="-"/>
      <w:lvlJc w:val="left"/>
      <w:pPr>
        <w:ind w:left="720" w:hanging="360"/>
      </w:pPr>
      <w:rPr>
        <w:rFonts w:ascii="Aptos" w:hAnsi="Aptos" w:hint="default"/>
      </w:rPr>
    </w:lvl>
    <w:lvl w:ilvl="1" w:tplc="5E543050">
      <w:start w:val="1"/>
      <w:numFmt w:val="bullet"/>
      <w:lvlText w:val="o"/>
      <w:lvlJc w:val="left"/>
      <w:pPr>
        <w:ind w:left="1440" w:hanging="360"/>
      </w:pPr>
      <w:rPr>
        <w:rFonts w:ascii="Courier New" w:hAnsi="Courier New" w:hint="default"/>
      </w:rPr>
    </w:lvl>
    <w:lvl w:ilvl="2" w:tplc="D728C354">
      <w:start w:val="1"/>
      <w:numFmt w:val="bullet"/>
      <w:lvlText w:val=""/>
      <w:lvlJc w:val="left"/>
      <w:pPr>
        <w:ind w:left="2160" w:hanging="360"/>
      </w:pPr>
      <w:rPr>
        <w:rFonts w:ascii="Wingdings" w:hAnsi="Wingdings" w:hint="default"/>
      </w:rPr>
    </w:lvl>
    <w:lvl w:ilvl="3" w:tplc="0DF8628A">
      <w:start w:val="1"/>
      <w:numFmt w:val="bullet"/>
      <w:lvlText w:val=""/>
      <w:lvlJc w:val="left"/>
      <w:pPr>
        <w:ind w:left="2880" w:hanging="360"/>
      </w:pPr>
      <w:rPr>
        <w:rFonts w:ascii="Symbol" w:hAnsi="Symbol" w:hint="default"/>
      </w:rPr>
    </w:lvl>
    <w:lvl w:ilvl="4" w:tplc="A3B85FE2">
      <w:start w:val="1"/>
      <w:numFmt w:val="bullet"/>
      <w:lvlText w:val="o"/>
      <w:lvlJc w:val="left"/>
      <w:pPr>
        <w:ind w:left="3600" w:hanging="360"/>
      </w:pPr>
      <w:rPr>
        <w:rFonts w:ascii="Courier New" w:hAnsi="Courier New" w:hint="default"/>
      </w:rPr>
    </w:lvl>
    <w:lvl w:ilvl="5" w:tplc="B448DFDA">
      <w:start w:val="1"/>
      <w:numFmt w:val="bullet"/>
      <w:lvlText w:val=""/>
      <w:lvlJc w:val="left"/>
      <w:pPr>
        <w:ind w:left="4320" w:hanging="360"/>
      </w:pPr>
      <w:rPr>
        <w:rFonts w:ascii="Wingdings" w:hAnsi="Wingdings" w:hint="default"/>
      </w:rPr>
    </w:lvl>
    <w:lvl w:ilvl="6" w:tplc="6504D4A8">
      <w:start w:val="1"/>
      <w:numFmt w:val="bullet"/>
      <w:lvlText w:val=""/>
      <w:lvlJc w:val="left"/>
      <w:pPr>
        <w:ind w:left="5040" w:hanging="360"/>
      </w:pPr>
      <w:rPr>
        <w:rFonts w:ascii="Symbol" w:hAnsi="Symbol" w:hint="default"/>
      </w:rPr>
    </w:lvl>
    <w:lvl w:ilvl="7" w:tplc="B1BAA382">
      <w:start w:val="1"/>
      <w:numFmt w:val="bullet"/>
      <w:lvlText w:val="o"/>
      <w:lvlJc w:val="left"/>
      <w:pPr>
        <w:ind w:left="5760" w:hanging="360"/>
      </w:pPr>
      <w:rPr>
        <w:rFonts w:ascii="Courier New" w:hAnsi="Courier New" w:hint="default"/>
      </w:rPr>
    </w:lvl>
    <w:lvl w:ilvl="8" w:tplc="46627722">
      <w:start w:val="1"/>
      <w:numFmt w:val="bullet"/>
      <w:lvlText w:val=""/>
      <w:lvlJc w:val="left"/>
      <w:pPr>
        <w:ind w:left="6480" w:hanging="360"/>
      </w:pPr>
      <w:rPr>
        <w:rFonts w:ascii="Wingdings" w:hAnsi="Wingdings" w:hint="default"/>
      </w:rPr>
    </w:lvl>
  </w:abstractNum>
  <w:abstractNum w:abstractNumId="37" w15:restartNumberingAfterBreak="0">
    <w:nsid w:val="61E0267A"/>
    <w:multiLevelType w:val="hybridMultilevel"/>
    <w:tmpl w:val="FF449820"/>
    <w:lvl w:ilvl="0" w:tplc="8CBEF79C">
      <w:start w:val="1"/>
      <w:numFmt w:val="bullet"/>
      <w:lvlText w:val="·"/>
      <w:lvlJc w:val="left"/>
      <w:pPr>
        <w:ind w:left="720" w:hanging="360"/>
      </w:pPr>
      <w:rPr>
        <w:rFonts w:ascii="Symbol" w:hAnsi="Symbol" w:hint="default"/>
      </w:rPr>
    </w:lvl>
    <w:lvl w:ilvl="1" w:tplc="D7BA817E">
      <w:start w:val="1"/>
      <w:numFmt w:val="bullet"/>
      <w:lvlText w:val="o"/>
      <w:lvlJc w:val="left"/>
      <w:pPr>
        <w:ind w:left="1440" w:hanging="360"/>
      </w:pPr>
      <w:rPr>
        <w:rFonts w:ascii="Courier New" w:hAnsi="Courier New" w:hint="default"/>
      </w:rPr>
    </w:lvl>
    <w:lvl w:ilvl="2" w:tplc="2528C0E6">
      <w:start w:val="1"/>
      <w:numFmt w:val="bullet"/>
      <w:lvlText w:val=""/>
      <w:lvlJc w:val="left"/>
      <w:pPr>
        <w:ind w:left="2160" w:hanging="360"/>
      </w:pPr>
      <w:rPr>
        <w:rFonts w:ascii="Wingdings" w:hAnsi="Wingdings" w:hint="default"/>
      </w:rPr>
    </w:lvl>
    <w:lvl w:ilvl="3" w:tplc="C1EACD1C">
      <w:start w:val="1"/>
      <w:numFmt w:val="bullet"/>
      <w:lvlText w:val=""/>
      <w:lvlJc w:val="left"/>
      <w:pPr>
        <w:ind w:left="2880" w:hanging="360"/>
      </w:pPr>
      <w:rPr>
        <w:rFonts w:ascii="Symbol" w:hAnsi="Symbol" w:hint="default"/>
      </w:rPr>
    </w:lvl>
    <w:lvl w:ilvl="4" w:tplc="25A6C682">
      <w:start w:val="1"/>
      <w:numFmt w:val="bullet"/>
      <w:lvlText w:val="o"/>
      <w:lvlJc w:val="left"/>
      <w:pPr>
        <w:ind w:left="3600" w:hanging="360"/>
      </w:pPr>
      <w:rPr>
        <w:rFonts w:ascii="Courier New" w:hAnsi="Courier New" w:hint="default"/>
      </w:rPr>
    </w:lvl>
    <w:lvl w:ilvl="5" w:tplc="14E0569C">
      <w:start w:val="1"/>
      <w:numFmt w:val="bullet"/>
      <w:lvlText w:val=""/>
      <w:lvlJc w:val="left"/>
      <w:pPr>
        <w:ind w:left="4320" w:hanging="360"/>
      </w:pPr>
      <w:rPr>
        <w:rFonts w:ascii="Wingdings" w:hAnsi="Wingdings" w:hint="default"/>
      </w:rPr>
    </w:lvl>
    <w:lvl w:ilvl="6" w:tplc="02968266">
      <w:start w:val="1"/>
      <w:numFmt w:val="bullet"/>
      <w:lvlText w:val=""/>
      <w:lvlJc w:val="left"/>
      <w:pPr>
        <w:ind w:left="5040" w:hanging="360"/>
      </w:pPr>
      <w:rPr>
        <w:rFonts w:ascii="Symbol" w:hAnsi="Symbol" w:hint="default"/>
      </w:rPr>
    </w:lvl>
    <w:lvl w:ilvl="7" w:tplc="E6784E70">
      <w:start w:val="1"/>
      <w:numFmt w:val="bullet"/>
      <w:lvlText w:val="o"/>
      <w:lvlJc w:val="left"/>
      <w:pPr>
        <w:ind w:left="5760" w:hanging="360"/>
      </w:pPr>
      <w:rPr>
        <w:rFonts w:ascii="Courier New" w:hAnsi="Courier New" w:hint="default"/>
      </w:rPr>
    </w:lvl>
    <w:lvl w:ilvl="8" w:tplc="AED4783E">
      <w:start w:val="1"/>
      <w:numFmt w:val="bullet"/>
      <w:lvlText w:val=""/>
      <w:lvlJc w:val="left"/>
      <w:pPr>
        <w:ind w:left="6480" w:hanging="360"/>
      </w:pPr>
      <w:rPr>
        <w:rFonts w:ascii="Wingdings" w:hAnsi="Wingdings" w:hint="default"/>
      </w:rPr>
    </w:lvl>
  </w:abstractNum>
  <w:abstractNum w:abstractNumId="38" w15:restartNumberingAfterBreak="0">
    <w:nsid w:val="670F7A93"/>
    <w:multiLevelType w:val="multilevel"/>
    <w:tmpl w:val="711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C7D99"/>
    <w:multiLevelType w:val="hybridMultilevel"/>
    <w:tmpl w:val="0FF81ABA"/>
    <w:lvl w:ilvl="0" w:tplc="A4561734">
      <w:start w:val="1"/>
      <w:numFmt w:val="bullet"/>
      <w:lvlText w:val="-"/>
      <w:lvlJc w:val="left"/>
      <w:pPr>
        <w:ind w:left="720" w:hanging="360"/>
      </w:pPr>
      <w:rPr>
        <w:rFonts w:ascii="Aptos" w:hAnsi="Aptos" w:hint="default"/>
      </w:rPr>
    </w:lvl>
    <w:lvl w:ilvl="1" w:tplc="735C248C">
      <w:start w:val="1"/>
      <w:numFmt w:val="bullet"/>
      <w:lvlText w:val="o"/>
      <w:lvlJc w:val="left"/>
      <w:pPr>
        <w:ind w:left="1440" w:hanging="360"/>
      </w:pPr>
      <w:rPr>
        <w:rFonts w:ascii="Courier New" w:hAnsi="Courier New" w:hint="default"/>
      </w:rPr>
    </w:lvl>
    <w:lvl w:ilvl="2" w:tplc="6ED4130E">
      <w:start w:val="1"/>
      <w:numFmt w:val="bullet"/>
      <w:lvlText w:val=""/>
      <w:lvlJc w:val="left"/>
      <w:pPr>
        <w:ind w:left="2160" w:hanging="360"/>
      </w:pPr>
      <w:rPr>
        <w:rFonts w:ascii="Wingdings" w:hAnsi="Wingdings" w:hint="default"/>
      </w:rPr>
    </w:lvl>
    <w:lvl w:ilvl="3" w:tplc="5BD0B710">
      <w:start w:val="1"/>
      <w:numFmt w:val="bullet"/>
      <w:lvlText w:val=""/>
      <w:lvlJc w:val="left"/>
      <w:pPr>
        <w:ind w:left="2880" w:hanging="360"/>
      </w:pPr>
      <w:rPr>
        <w:rFonts w:ascii="Symbol" w:hAnsi="Symbol" w:hint="default"/>
      </w:rPr>
    </w:lvl>
    <w:lvl w:ilvl="4" w:tplc="9464674E">
      <w:start w:val="1"/>
      <w:numFmt w:val="bullet"/>
      <w:lvlText w:val="o"/>
      <w:lvlJc w:val="left"/>
      <w:pPr>
        <w:ind w:left="3600" w:hanging="360"/>
      </w:pPr>
      <w:rPr>
        <w:rFonts w:ascii="Courier New" w:hAnsi="Courier New" w:hint="default"/>
      </w:rPr>
    </w:lvl>
    <w:lvl w:ilvl="5" w:tplc="807451C4">
      <w:start w:val="1"/>
      <w:numFmt w:val="bullet"/>
      <w:lvlText w:val=""/>
      <w:lvlJc w:val="left"/>
      <w:pPr>
        <w:ind w:left="4320" w:hanging="360"/>
      </w:pPr>
      <w:rPr>
        <w:rFonts w:ascii="Wingdings" w:hAnsi="Wingdings" w:hint="default"/>
      </w:rPr>
    </w:lvl>
    <w:lvl w:ilvl="6" w:tplc="3E106630">
      <w:start w:val="1"/>
      <w:numFmt w:val="bullet"/>
      <w:lvlText w:val=""/>
      <w:lvlJc w:val="left"/>
      <w:pPr>
        <w:ind w:left="5040" w:hanging="360"/>
      </w:pPr>
      <w:rPr>
        <w:rFonts w:ascii="Symbol" w:hAnsi="Symbol" w:hint="default"/>
      </w:rPr>
    </w:lvl>
    <w:lvl w:ilvl="7" w:tplc="D0BC3C4C">
      <w:start w:val="1"/>
      <w:numFmt w:val="bullet"/>
      <w:lvlText w:val="o"/>
      <w:lvlJc w:val="left"/>
      <w:pPr>
        <w:ind w:left="5760" w:hanging="360"/>
      </w:pPr>
      <w:rPr>
        <w:rFonts w:ascii="Courier New" w:hAnsi="Courier New" w:hint="default"/>
      </w:rPr>
    </w:lvl>
    <w:lvl w:ilvl="8" w:tplc="84F08884">
      <w:start w:val="1"/>
      <w:numFmt w:val="bullet"/>
      <w:lvlText w:val=""/>
      <w:lvlJc w:val="left"/>
      <w:pPr>
        <w:ind w:left="6480" w:hanging="360"/>
      </w:pPr>
      <w:rPr>
        <w:rFonts w:ascii="Wingdings" w:hAnsi="Wingdings" w:hint="default"/>
      </w:rPr>
    </w:lvl>
  </w:abstractNum>
  <w:abstractNum w:abstractNumId="40" w15:restartNumberingAfterBreak="0">
    <w:nsid w:val="6B0EA5A0"/>
    <w:multiLevelType w:val="hybridMultilevel"/>
    <w:tmpl w:val="1CECD336"/>
    <w:lvl w:ilvl="0" w:tplc="62AE205C">
      <w:start w:val="1"/>
      <w:numFmt w:val="bullet"/>
      <w:lvlText w:val="·"/>
      <w:lvlJc w:val="left"/>
      <w:pPr>
        <w:ind w:left="720" w:hanging="360"/>
      </w:pPr>
      <w:rPr>
        <w:rFonts w:ascii="Symbol" w:hAnsi="Symbol" w:hint="default"/>
      </w:rPr>
    </w:lvl>
    <w:lvl w:ilvl="1" w:tplc="F452A2B0">
      <w:start w:val="1"/>
      <w:numFmt w:val="bullet"/>
      <w:lvlText w:val="o"/>
      <w:lvlJc w:val="left"/>
      <w:pPr>
        <w:ind w:left="1440" w:hanging="360"/>
      </w:pPr>
      <w:rPr>
        <w:rFonts w:ascii="Courier New" w:hAnsi="Courier New" w:hint="default"/>
      </w:rPr>
    </w:lvl>
    <w:lvl w:ilvl="2" w:tplc="ADF88168">
      <w:start w:val="1"/>
      <w:numFmt w:val="bullet"/>
      <w:lvlText w:val=""/>
      <w:lvlJc w:val="left"/>
      <w:pPr>
        <w:ind w:left="2160" w:hanging="360"/>
      </w:pPr>
      <w:rPr>
        <w:rFonts w:ascii="Wingdings" w:hAnsi="Wingdings" w:hint="default"/>
      </w:rPr>
    </w:lvl>
    <w:lvl w:ilvl="3" w:tplc="D10A12B8">
      <w:start w:val="1"/>
      <w:numFmt w:val="bullet"/>
      <w:lvlText w:val=""/>
      <w:lvlJc w:val="left"/>
      <w:pPr>
        <w:ind w:left="2880" w:hanging="360"/>
      </w:pPr>
      <w:rPr>
        <w:rFonts w:ascii="Symbol" w:hAnsi="Symbol" w:hint="default"/>
      </w:rPr>
    </w:lvl>
    <w:lvl w:ilvl="4" w:tplc="8AC6428E">
      <w:start w:val="1"/>
      <w:numFmt w:val="bullet"/>
      <w:lvlText w:val="o"/>
      <w:lvlJc w:val="left"/>
      <w:pPr>
        <w:ind w:left="3600" w:hanging="360"/>
      </w:pPr>
      <w:rPr>
        <w:rFonts w:ascii="Courier New" w:hAnsi="Courier New" w:hint="default"/>
      </w:rPr>
    </w:lvl>
    <w:lvl w:ilvl="5" w:tplc="D71A7F7E">
      <w:start w:val="1"/>
      <w:numFmt w:val="bullet"/>
      <w:lvlText w:val=""/>
      <w:lvlJc w:val="left"/>
      <w:pPr>
        <w:ind w:left="4320" w:hanging="360"/>
      </w:pPr>
      <w:rPr>
        <w:rFonts w:ascii="Wingdings" w:hAnsi="Wingdings" w:hint="default"/>
      </w:rPr>
    </w:lvl>
    <w:lvl w:ilvl="6" w:tplc="92684152">
      <w:start w:val="1"/>
      <w:numFmt w:val="bullet"/>
      <w:lvlText w:val=""/>
      <w:lvlJc w:val="left"/>
      <w:pPr>
        <w:ind w:left="5040" w:hanging="360"/>
      </w:pPr>
      <w:rPr>
        <w:rFonts w:ascii="Symbol" w:hAnsi="Symbol" w:hint="default"/>
      </w:rPr>
    </w:lvl>
    <w:lvl w:ilvl="7" w:tplc="4E545B3E">
      <w:start w:val="1"/>
      <w:numFmt w:val="bullet"/>
      <w:lvlText w:val="o"/>
      <w:lvlJc w:val="left"/>
      <w:pPr>
        <w:ind w:left="5760" w:hanging="360"/>
      </w:pPr>
      <w:rPr>
        <w:rFonts w:ascii="Courier New" w:hAnsi="Courier New" w:hint="default"/>
      </w:rPr>
    </w:lvl>
    <w:lvl w:ilvl="8" w:tplc="B54257E8">
      <w:start w:val="1"/>
      <w:numFmt w:val="bullet"/>
      <w:lvlText w:val=""/>
      <w:lvlJc w:val="left"/>
      <w:pPr>
        <w:ind w:left="6480" w:hanging="360"/>
      </w:pPr>
      <w:rPr>
        <w:rFonts w:ascii="Wingdings" w:hAnsi="Wingdings" w:hint="default"/>
      </w:rPr>
    </w:lvl>
  </w:abstractNum>
  <w:abstractNum w:abstractNumId="41" w15:restartNumberingAfterBreak="0">
    <w:nsid w:val="6E41D8C2"/>
    <w:multiLevelType w:val="hybridMultilevel"/>
    <w:tmpl w:val="22CAFE1C"/>
    <w:lvl w:ilvl="0" w:tplc="45B6E5DC">
      <w:start w:val="1"/>
      <w:numFmt w:val="bullet"/>
      <w:lvlText w:val="-"/>
      <w:lvlJc w:val="left"/>
      <w:pPr>
        <w:ind w:left="720" w:hanging="360"/>
      </w:pPr>
      <w:rPr>
        <w:rFonts w:ascii="Aptos" w:hAnsi="Aptos" w:hint="default"/>
      </w:rPr>
    </w:lvl>
    <w:lvl w:ilvl="1" w:tplc="B93A7786">
      <w:start w:val="1"/>
      <w:numFmt w:val="bullet"/>
      <w:lvlText w:val="o"/>
      <w:lvlJc w:val="left"/>
      <w:pPr>
        <w:ind w:left="1440" w:hanging="360"/>
      </w:pPr>
      <w:rPr>
        <w:rFonts w:ascii="Courier New" w:hAnsi="Courier New" w:hint="default"/>
      </w:rPr>
    </w:lvl>
    <w:lvl w:ilvl="2" w:tplc="B31CBE46">
      <w:start w:val="1"/>
      <w:numFmt w:val="bullet"/>
      <w:lvlText w:val=""/>
      <w:lvlJc w:val="left"/>
      <w:pPr>
        <w:ind w:left="2160" w:hanging="360"/>
      </w:pPr>
      <w:rPr>
        <w:rFonts w:ascii="Wingdings" w:hAnsi="Wingdings" w:hint="default"/>
      </w:rPr>
    </w:lvl>
    <w:lvl w:ilvl="3" w:tplc="3EB296FE">
      <w:start w:val="1"/>
      <w:numFmt w:val="bullet"/>
      <w:lvlText w:val=""/>
      <w:lvlJc w:val="left"/>
      <w:pPr>
        <w:ind w:left="2880" w:hanging="360"/>
      </w:pPr>
      <w:rPr>
        <w:rFonts w:ascii="Symbol" w:hAnsi="Symbol" w:hint="default"/>
      </w:rPr>
    </w:lvl>
    <w:lvl w:ilvl="4" w:tplc="062E68E6">
      <w:start w:val="1"/>
      <w:numFmt w:val="bullet"/>
      <w:lvlText w:val="o"/>
      <w:lvlJc w:val="left"/>
      <w:pPr>
        <w:ind w:left="3600" w:hanging="360"/>
      </w:pPr>
      <w:rPr>
        <w:rFonts w:ascii="Courier New" w:hAnsi="Courier New" w:hint="default"/>
      </w:rPr>
    </w:lvl>
    <w:lvl w:ilvl="5" w:tplc="98C079B4">
      <w:start w:val="1"/>
      <w:numFmt w:val="bullet"/>
      <w:lvlText w:val=""/>
      <w:lvlJc w:val="left"/>
      <w:pPr>
        <w:ind w:left="4320" w:hanging="360"/>
      </w:pPr>
      <w:rPr>
        <w:rFonts w:ascii="Wingdings" w:hAnsi="Wingdings" w:hint="default"/>
      </w:rPr>
    </w:lvl>
    <w:lvl w:ilvl="6" w:tplc="8AEE6700">
      <w:start w:val="1"/>
      <w:numFmt w:val="bullet"/>
      <w:lvlText w:val=""/>
      <w:lvlJc w:val="left"/>
      <w:pPr>
        <w:ind w:left="5040" w:hanging="360"/>
      </w:pPr>
      <w:rPr>
        <w:rFonts w:ascii="Symbol" w:hAnsi="Symbol" w:hint="default"/>
      </w:rPr>
    </w:lvl>
    <w:lvl w:ilvl="7" w:tplc="08E2364E">
      <w:start w:val="1"/>
      <w:numFmt w:val="bullet"/>
      <w:lvlText w:val="o"/>
      <w:lvlJc w:val="left"/>
      <w:pPr>
        <w:ind w:left="5760" w:hanging="360"/>
      </w:pPr>
      <w:rPr>
        <w:rFonts w:ascii="Courier New" w:hAnsi="Courier New" w:hint="default"/>
      </w:rPr>
    </w:lvl>
    <w:lvl w:ilvl="8" w:tplc="DF44B404">
      <w:start w:val="1"/>
      <w:numFmt w:val="bullet"/>
      <w:lvlText w:val=""/>
      <w:lvlJc w:val="left"/>
      <w:pPr>
        <w:ind w:left="6480" w:hanging="360"/>
      </w:pPr>
      <w:rPr>
        <w:rFonts w:ascii="Wingdings" w:hAnsi="Wingdings" w:hint="default"/>
      </w:rPr>
    </w:lvl>
  </w:abstractNum>
  <w:abstractNum w:abstractNumId="42" w15:restartNumberingAfterBreak="0">
    <w:nsid w:val="72E63E24"/>
    <w:multiLevelType w:val="hybridMultilevel"/>
    <w:tmpl w:val="750228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098A6D"/>
    <w:multiLevelType w:val="hybridMultilevel"/>
    <w:tmpl w:val="F048AD20"/>
    <w:lvl w:ilvl="0" w:tplc="1C4E3362">
      <w:start w:val="1"/>
      <w:numFmt w:val="bullet"/>
      <w:lvlText w:val="·"/>
      <w:lvlJc w:val="left"/>
      <w:pPr>
        <w:ind w:left="720" w:hanging="360"/>
      </w:pPr>
      <w:rPr>
        <w:rFonts w:ascii="Symbol" w:hAnsi="Symbol" w:hint="default"/>
      </w:rPr>
    </w:lvl>
    <w:lvl w:ilvl="1" w:tplc="AF363E44">
      <w:start w:val="1"/>
      <w:numFmt w:val="bullet"/>
      <w:lvlText w:val="o"/>
      <w:lvlJc w:val="left"/>
      <w:pPr>
        <w:ind w:left="1440" w:hanging="360"/>
      </w:pPr>
      <w:rPr>
        <w:rFonts w:ascii="Courier New" w:hAnsi="Courier New" w:hint="default"/>
      </w:rPr>
    </w:lvl>
    <w:lvl w:ilvl="2" w:tplc="2ECEEC52">
      <w:start w:val="1"/>
      <w:numFmt w:val="bullet"/>
      <w:lvlText w:val=""/>
      <w:lvlJc w:val="left"/>
      <w:pPr>
        <w:ind w:left="2160" w:hanging="360"/>
      </w:pPr>
      <w:rPr>
        <w:rFonts w:ascii="Wingdings" w:hAnsi="Wingdings" w:hint="default"/>
      </w:rPr>
    </w:lvl>
    <w:lvl w:ilvl="3" w:tplc="945E88A6">
      <w:start w:val="1"/>
      <w:numFmt w:val="bullet"/>
      <w:lvlText w:val=""/>
      <w:lvlJc w:val="left"/>
      <w:pPr>
        <w:ind w:left="2880" w:hanging="360"/>
      </w:pPr>
      <w:rPr>
        <w:rFonts w:ascii="Symbol" w:hAnsi="Symbol" w:hint="default"/>
      </w:rPr>
    </w:lvl>
    <w:lvl w:ilvl="4" w:tplc="DEE44A54">
      <w:start w:val="1"/>
      <w:numFmt w:val="bullet"/>
      <w:lvlText w:val="o"/>
      <w:lvlJc w:val="left"/>
      <w:pPr>
        <w:ind w:left="3600" w:hanging="360"/>
      </w:pPr>
      <w:rPr>
        <w:rFonts w:ascii="Courier New" w:hAnsi="Courier New" w:hint="default"/>
      </w:rPr>
    </w:lvl>
    <w:lvl w:ilvl="5" w:tplc="CF905A44">
      <w:start w:val="1"/>
      <w:numFmt w:val="bullet"/>
      <w:lvlText w:val=""/>
      <w:lvlJc w:val="left"/>
      <w:pPr>
        <w:ind w:left="4320" w:hanging="360"/>
      </w:pPr>
      <w:rPr>
        <w:rFonts w:ascii="Wingdings" w:hAnsi="Wingdings" w:hint="default"/>
      </w:rPr>
    </w:lvl>
    <w:lvl w:ilvl="6" w:tplc="65A8650A">
      <w:start w:val="1"/>
      <w:numFmt w:val="bullet"/>
      <w:lvlText w:val=""/>
      <w:lvlJc w:val="left"/>
      <w:pPr>
        <w:ind w:left="5040" w:hanging="360"/>
      </w:pPr>
      <w:rPr>
        <w:rFonts w:ascii="Symbol" w:hAnsi="Symbol" w:hint="default"/>
      </w:rPr>
    </w:lvl>
    <w:lvl w:ilvl="7" w:tplc="ADD66C16">
      <w:start w:val="1"/>
      <w:numFmt w:val="bullet"/>
      <w:lvlText w:val="o"/>
      <w:lvlJc w:val="left"/>
      <w:pPr>
        <w:ind w:left="5760" w:hanging="360"/>
      </w:pPr>
      <w:rPr>
        <w:rFonts w:ascii="Courier New" w:hAnsi="Courier New" w:hint="default"/>
      </w:rPr>
    </w:lvl>
    <w:lvl w:ilvl="8" w:tplc="154EBE4A">
      <w:start w:val="1"/>
      <w:numFmt w:val="bullet"/>
      <w:lvlText w:val=""/>
      <w:lvlJc w:val="left"/>
      <w:pPr>
        <w:ind w:left="6480" w:hanging="360"/>
      </w:pPr>
      <w:rPr>
        <w:rFonts w:ascii="Wingdings" w:hAnsi="Wingdings" w:hint="default"/>
      </w:rPr>
    </w:lvl>
  </w:abstractNum>
  <w:abstractNum w:abstractNumId="44" w15:restartNumberingAfterBreak="0">
    <w:nsid w:val="744859CA"/>
    <w:multiLevelType w:val="hybridMultilevel"/>
    <w:tmpl w:val="16FC17E6"/>
    <w:lvl w:ilvl="0" w:tplc="42C26AA2">
      <w:start w:val="1"/>
      <w:numFmt w:val="bullet"/>
      <w:lvlText w:val="·"/>
      <w:lvlJc w:val="left"/>
      <w:pPr>
        <w:ind w:left="720" w:hanging="360"/>
      </w:pPr>
      <w:rPr>
        <w:rFonts w:ascii="Symbol" w:hAnsi="Symbol" w:hint="default"/>
      </w:rPr>
    </w:lvl>
    <w:lvl w:ilvl="1" w:tplc="374E3164">
      <w:start w:val="1"/>
      <w:numFmt w:val="bullet"/>
      <w:lvlText w:val="o"/>
      <w:lvlJc w:val="left"/>
      <w:pPr>
        <w:ind w:left="1440" w:hanging="360"/>
      </w:pPr>
      <w:rPr>
        <w:rFonts w:ascii="Courier New" w:hAnsi="Courier New" w:hint="default"/>
      </w:rPr>
    </w:lvl>
    <w:lvl w:ilvl="2" w:tplc="0F8AA6F6">
      <w:start w:val="1"/>
      <w:numFmt w:val="bullet"/>
      <w:lvlText w:val=""/>
      <w:lvlJc w:val="left"/>
      <w:pPr>
        <w:ind w:left="2160" w:hanging="360"/>
      </w:pPr>
      <w:rPr>
        <w:rFonts w:ascii="Wingdings" w:hAnsi="Wingdings" w:hint="default"/>
      </w:rPr>
    </w:lvl>
    <w:lvl w:ilvl="3" w:tplc="D9AC44C8">
      <w:start w:val="1"/>
      <w:numFmt w:val="bullet"/>
      <w:lvlText w:val=""/>
      <w:lvlJc w:val="left"/>
      <w:pPr>
        <w:ind w:left="2880" w:hanging="360"/>
      </w:pPr>
      <w:rPr>
        <w:rFonts w:ascii="Symbol" w:hAnsi="Symbol" w:hint="default"/>
      </w:rPr>
    </w:lvl>
    <w:lvl w:ilvl="4" w:tplc="FE2EC61E">
      <w:start w:val="1"/>
      <w:numFmt w:val="bullet"/>
      <w:lvlText w:val="o"/>
      <w:lvlJc w:val="left"/>
      <w:pPr>
        <w:ind w:left="3600" w:hanging="360"/>
      </w:pPr>
      <w:rPr>
        <w:rFonts w:ascii="Courier New" w:hAnsi="Courier New" w:hint="default"/>
      </w:rPr>
    </w:lvl>
    <w:lvl w:ilvl="5" w:tplc="F6A49134">
      <w:start w:val="1"/>
      <w:numFmt w:val="bullet"/>
      <w:lvlText w:val=""/>
      <w:lvlJc w:val="left"/>
      <w:pPr>
        <w:ind w:left="4320" w:hanging="360"/>
      </w:pPr>
      <w:rPr>
        <w:rFonts w:ascii="Wingdings" w:hAnsi="Wingdings" w:hint="default"/>
      </w:rPr>
    </w:lvl>
    <w:lvl w:ilvl="6" w:tplc="0C9886B2">
      <w:start w:val="1"/>
      <w:numFmt w:val="bullet"/>
      <w:lvlText w:val=""/>
      <w:lvlJc w:val="left"/>
      <w:pPr>
        <w:ind w:left="5040" w:hanging="360"/>
      </w:pPr>
      <w:rPr>
        <w:rFonts w:ascii="Symbol" w:hAnsi="Symbol" w:hint="default"/>
      </w:rPr>
    </w:lvl>
    <w:lvl w:ilvl="7" w:tplc="04FA2434">
      <w:start w:val="1"/>
      <w:numFmt w:val="bullet"/>
      <w:lvlText w:val="o"/>
      <w:lvlJc w:val="left"/>
      <w:pPr>
        <w:ind w:left="5760" w:hanging="360"/>
      </w:pPr>
      <w:rPr>
        <w:rFonts w:ascii="Courier New" w:hAnsi="Courier New" w:hint="default"/>
      </w:rPr>
    </w:lvl>
    <w:lvl w:ilvl="8" w:tplc="6A0A9076">
      <w:start w:val="1"/>
      <w:numFmt w:val="bullet"/>
      <w:lvlText w:val=""/>
      <w:lvlJc w:val="left"/>
      <w:pPr>
        <w:ind w:left="6480" w:hanging="360"/>
      </w:pPr>
      <w:rPr>
        <w:rFonts w:ascii="Wingdings" w:hAnsi="Wingdings" w:hint="default"/>
      </w:rPr>
    </w:lvl>
  </w:abstractNum>
  <w:abstractNum w:abstractNumId="45" w15:restartNumberingAfterBreak="0">
    <w:nsid w:val="76AC6535"/>
    <w:multiLevelType w:val="hybridMultilevel"/>
    <w:tmpl w:val="E1AAE4A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D5500AA"/>
    <w:multiLevelType w:val="hybridMultilevel"/>
    <w:tmpl w:val="CDEC7EE4"/>
    <w:lvl w:ilvl="0" w:tplc="5628A22E">
      <w:start w:val="1"/>
      <w:numFmt w:val="bullet"/>
      <w:lvlText w:val="-"/>
      <w:lvlJc w:val="left"/>
      <w:pPr>
        <w:ind w:left="720" w:hanging="360"/>
      </w:pPr>
      <w:rPr>
        <w:rFonts w:ascii="Aptos" w:hAnsi="Aptos" w:hint="default"/>
      </w:rPr>
    </w:lvl>
    <w:lvl w:ilvl="1" w:tplc="39FA76FA">
      <w:start w:val="1"/>
      <w:numFmt w:val="bullet"/>
      <w:lvlText w:val="o"/>
      <w:lvlJc w:val="left"/>
      <w:pPr>
        <w:ind w:left="1440" w:hanging="360"/>
      </w:pPr>
      <w:rPr>
        <w:rFonts w:ascii="Courier New" w:hAnsi="Courier New" w:hint="default"/>
      </w:rPr>
    </w:lvl>
    <w:lvl w:ilvl="2" w:tplc="BCFCA9B4">
      <w:start w:val="1"/>
      <w:numFmt w:val="bullet"/>
      <w:lvlText w:val=""/>
      <w:lvlJc w:val="left"/>
      <w:pPr>
        <w:ind w:left="2160" w:hanging="360"/>
      </w:pPr>
      <w:rPr>
        <w:rFonts w:ascii="Wingdings" w:hAnsi="Wingdings" w:hint="default"/>
      </w:rPr>
    </w:lvl>
    <w:lvl w:ilvl="3" w:tplc="C8F6409A">
      <w:start w:val="1"/>
      <w:numFmt w:val="bullet"/>
      <w:lvlText w:val=""/>
      <w:lvlJc w:val="left"/>
      <w:pPr>
        <w:ind w:left="2880" w:hanging="360"/>
      </w:pPr>
      <w:rPr>
        <w:rFonts w:ascii="Symbol" w:hAnsi="Symbol" w:hint="default"/>
      </w:rPr>
    </w:lvl>
    <w:lvl w:ilvl="4" w:tplc="DD28C522">
      <w:start w:val="1"/>
      <w:numFmt w:val="bullet"/>
      <w:lvlText w:val="o"/>
      <w:lvlJc w:val="left"/>
      <w:pPr>
        <w:ind w:left="3600" w:hanging="360"/>
      </w:pPr>
      <w:rPr>
        <w:rFonts w:ascii="Courier New" w:hAnsi="Courier New" w:hint="default"/>
      </w:rPr>
    </w:lvl>
    <w:lvl w:ilvl="5" w:tplc="21E818B4">
      <w:start w:val="1"/>
      <w:numFmt w:val="bullet"/>
      <w:lvlText w:val=""/>
      <w:lvlJc w:val="left"/>
      <w:pPr>
        <w:ind w:left="4320" w:hanging="360"/>
      </w:pPr>
      <w:rPr>
        <w:rFonts w:ascii="Wingdings" w:hAnsi="Wingdings" w:hint="default"/>
      </w:rPr>
    </w:lvl>
    <w:lvl w:ilvl="6" w:tplc="37D2D468">
      <w:start w:val="1"/>
      <w:numFmt w:val="bullet"/>
      <w:lvlText w:val=""/>
      <w:lvlJc w:val="left"/>
      <w:pPr>
        <w:ind w:left="5040" w:hanging="360"/>
      </w:pPr>
      <w:rPr>
        <w:rFonts w:ascii="Symbol" w:hAnsi="Symbol" w:hint="default"/>
      </w:rPr>
    </w:lvl>
    <w:lvl w:ilvl="7" w:tplc="2CCE62D0">
      <w:start w:val="1"/>
      <w:numFmt w:val="bullet"/>
      <w:lvlText w:val="o"/>
      <w:lvlJc w:val="left"/>
      <w:pPr>
        <w:ind w:left="5760" w:hanging="360"/>
      </w:pPr>
      <w:rPr>
        <w:rFonts w:ascii="Courier New" w:hAnsi="Courier New" w:hint="default"/>
      </w:rPr>
    </w:lvl>
    <w:lvl w:ilvl="8" w:tplc="37B69A34">
      <w:start w:val="1"/>
      <w:numFmt w:val="bullet"/>
      <w:lvlText w:val=""/>
      <w:lvlJc w:val="left"/>
      <w:pPr>
        <w:ind w:left="6480" w:hanging="360"/>
      </w:pPr>
      <w:rPr>
        <w:rFonts w:ascii="Wingdings" w:hAnsi="Wingdings" w:hint="default"/>
      </w:rPr>
    </w:lvl>
  </w:abstractNum>
  <w:num w:numId="1" w16cid:durableId="2146190986">
    <w:abstractNumId w:val="40"/>
  </w:num>
  <w:num w:numId="2" w16cid:durableId="931278964">
    <w:abstractNumId w:val="37"/>
  </w:num>
  <w:num w:numId="3" w16cid:durableId="1215042821">
    <w:abstractNumId w:val="3"/>
  </w:num>
  <w:num w:numId="4" w16cid:durableId="420682491">
    <w:abstractNumId w:val="1"/>
  </w:num>
  <w:num w:numId="5" w16cid:durableId="306251216">
    <w:abstractNumId w:val="32"/>
  </w:num>
  <w:num w:numId="6" w16cid:durableId="629477078">
    <w:abstractNumId w:val="9"/>
  </w:num>
  <w:num w:numId="7" w16cid:durableId="541593588">
    <w:abstractNumId w:val="21"/>
  </w:num>
  <w:num w:numId="8" w16cid:durableId="200633283">
    <w:abstractNumId w:val="13"/>
  </w:num>
  <w:num w:numId="9" w16cid:durableId="1179002340">
    <w:abstractNumId w:val="0"/>
  </w:num>
  <w:num w:numId="10" w16cid:durableId="820804557">
    <w:abstractNumId w:val="18"/>
  </w:num>
  <w:num w:numId="11" w16cid:durableId="548415861">
    <w:abstractNumId w:val="44"/>
  </w:num>
  <w:num w:numId="12" w16cid:durableId="1476216767">
    <w:abstractNumId w:val="15"/>
  </w:num>
  <w:num w:numId="13" w16cid:durableId="1660230611">
    <w:abstractNumId w:val="8"/>
  </w:num>
  <w:num w:numId="14" w16cid:durableId="1596985016">
    <w:abstractNumId w:val="28"/>
  </w:num>
  <w:num w:numId="15" w16cid:durableId="916592451">
    <w:abstractNumId w:val="41"/>
  </w:num>
  <w:num w:numId="16" w16cid:durableId="515846073">
    <w:abstractNumId w:val="46"/>
  </w:num>
  <w:num w:numId="17" w16cid:durableId="1782994710">
    <w:abstractNumId w:val="17"/>
  </w:num>
  <w:num w:numId="18" w16cid:durableId="2088115484">
    <w:abstractNumId w:val="39"/>
  </w:num>
  <w:num w:numId="19" w16cid:durableId="1242837460">
    <w:abstractNumId w:val="36"/>
  </w:num>
  <w:num w:numId="20" w16cid:durableId="1176070425">
    <w:abstractNumId w:val="6"/>
  </w:num>
  <w:num w:numId="21" w16cid:durableId="499660656">
    <w:abstractNumId w:val="22"/>
  </w:num>
  <w:num w:numId="22" w16cid:durableId="631520809">
    <w:abstractNumId w:val="43"/>
  </w:num>
  <w:num w:numId="23" w16cid:durableId="1402751207">
    <w:abstractNumId w:val="27"/>
  </w:num>
  <w:num w:numId="24" w16cid:durableId="254947839">
    <w:abstractNumId w:val="2"/>
  </w:num>
  <w:num w:numId="25" w16cid:durableId="1465656990">
    <w:abstractNumId w:val="24"/>
  </w:num>
  <w:num w:numId="26" w16cid:durableId="921642477">
    <w:abstractNumId w:val="26"/>
  </w:num>
  <w:num w:numId="27" w16cid:durableId="1328942414">
    <w:abstractNumId w:val="33"/>
  </w:num>
  <w:num w:numId="28" w16cid:durableId="1499537029">
    <w:abstractNumId w:val="23"/>
  </w:num>
  <w:num w:numId="29" w16cid:durableId="1923641357">
    <w:abstractNumId w:val="34"/>
  </w:num>
  <w:num w:numId="30" w16cid:durableId="785973533">
    <w:abstractNumId w:val="25"/>
  </w:num>
  <w:num w:numId="31" w16cid:durableId="423571191">
    <w:abstractNumId w:val="42"/>
  </w:num>
  <w:num w:numId="32" w16cid:durableId="1678847420">
    <w:abstractNumId w:val="7"/>
  </w:num>
  <w:num w:numId="33" w16cid:durableId="483861611">
    <w:abstractNumId w:val="35"/>
  </w:num>
  <w:num w:numId="34" w16cid:durableId="1549950073">
    <w:abstractNumId w:val="38"/>
  </w:num>
  <w:num w:numId="35" w16cid:durableId="1425034172">
    <w:abstractNumId w:val="29"/>
  </w:num>
  <w:num w:numId="36" w16cid:durableId="2095129272">
    <w:abstractNumId w:val="20"/>
  </w:num>
  <w:num w:numId="37" w16cid:durableId="678041568">
    <w:abstractNumId w:val="10"/>
  </w:num>
  <w:num w:numId="38" w16cid:durableId="1711765669">
    <w:abstractNumId w:val="4"/>
  </w:num>
  <w:num w:numId="39" w16cid:durableId="709574442">
    <w:abstractNumId w:val="19"/>
  </w:num>
  <w:num w:numId="40" w16cid:durableId="1926070019">
    <w:abstractNumId w:val="45"/>
  </w:num>
  <w:num w:numId="41" w16cid:durableId="2103840215">
    <w:abstractNumId w:val="5"/>
  </w:num>
  <w:num w:numId="42" w16cid:durableId="1073234386">
    <w:abstractNumId w:val="31"/>
  </w:num>
  <w:num w:numId="43" w16cid:durableId="436289231">
    <w:abstractNumId w:val="30"/>
  </w:num>
  <w:num w:numId="44" w16cid:durableId="2126843968">
    <w:abstractNumId w:val="16"/>
  </w:num>
  <w:num w:numId="45" w16cid:durableId="1359350811">
    <w:abstractNumId w:val="14"/>
  </w:num>
  <w:num w:numId="46" w16cid:durableId="673266578">
    <w:abstractNumId w:val="12"/>
  </w:num>
  <w:num w:numId="47" w16cid:durableId="1556162883">
    <w:abstractNumId w:val="11"/>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bert Bope Mishapiem">
    <w15:presenceInfo w15:providerId="AD" w15:userId="S::abope@fhi360.org::06d45ab6-9045-4fa6-8b3b-934165be60f3"/>
  </w15:person>
  <w15:person w15:author="Emmanuel Kasigwa">
    <w15:presenceInfo w15:providerId="AD" w15:userId="S::EBashaga@fhi360.org::fe885832-7f08-483e-a92b-8023c1ae0a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B2"/>
    <w:rsid w:val="00007CB7"/>
    <w:rsid w:val="00021A0A"/>
    <w:rsid w:val="00033EBB"/>
    <w:rsid w:val="000512F7"/>
    <w:rsid w:val="000B0035"/>
    <w:rsid w:val="000B20E6"/>
    <w:rsid w:val="000E1CF6"/>
    <w:rsid w:val="000F7B68"/>
    <w:rsid w:val="001335BC"/>
    <w:rsid w:val="00136B32"/>
    <w:rsid w:val="001678CA"/>
    <w:rsid w:val="001738BD"/>
    <w:rsid w:val="00177590"/>
    <w:rsid w:val="00180C84"/>
    <w:rsid w:val="001900B6"/>
    <w:rsid w:val="00195D8D"/>
    <w:rsid w:val="001973F2"/>
    <w:rsid w:val="001A6D3C"/>
    <w:rsid w:val="001C4567"/>
    <w:rsid w:val="001D34B7"/>
    <w:rsid w:val="001D4D98"/>
    <w:rsid w:val="001D7BD1"/>
    <w:rsid w:val="00202FF8"/>
    <w:rsid w:val="002153E6"/>
    <w:rsid w:val="002373BF"/>
    <w:rsid w:val="0024239E"/>
    <w:rsid w:val="00244A10"/>
    <w:rsid w:val="0025489C"/>
    <w:rsid w:val="00254EDE"/>
    <w:rsid w:val="00270258"/>
    <w:rsid w:val="00271C14"/>
    <w:rsid w:val="00292DD0"/>
    <w:rsid w:val="00294A19"/>
    <w:rsid w:val="002B3701"/>
    <w:rsid w:val="002C004C"/>
    <w:rsid w:val="002D017C"/>
    <w:rsid w:val="002D1BA6"/>
    <w:rsid w:val="002F6E45"/>
    <w:rsid w:val="003174E6"/>
    <w:rsid w:val="003201AE"/>
    <w:rsid w:val="00325CFA"/>
    <w:rsid w:val="00353875"/>
    <w:rsid w:val="003541BE"/>
    <w:rsid w:val="00364A63"/>
    <w:rsid w:val="00370683"/>
    <w:rsid w:val="003A332B"/>
    <w:rsid w:val="003B1550"/>
    <w:rsid w:val="003C70E1"/>
    <w:rsid w:val="003F3E64"/>
    <w:rsid w:val="00411D4D"/>
    <w:rsid w:val="00452FA6"/>
    <w:rsid w:val="0047398A"/>
    <w:rsid w:val="004E2848"/>
    <w:rsid w:val="004E340B"/>
    <w:rsid w:val="004E40B8"/>
    <w:rsid w:val="005113C2"/>
    <w:rsid w:val="00511BF0"/>
    <w:rsid w:val="00544006"/>
    <w:rsid w:val="00552491"/>
    <w:rsid w:val="00567FBF"/>
    <w:rsid w:val="00571408"/>
    <w:rsid w:val="00580729"/>
    <w:rsid w:val="00590DDC"/>
    <w:rsid w:val="00594885"/>
    <w:rsid w:val="005971B5"/>
    <w:rsid w:val="005A0581"/>
    <w:rsid w:val="005B27C5"/>
    <w:rsid w:val="005B6F04"/>
    <w:rsid w:val="005F3C0F"/>
    <w:rsid w:val="006114CA"/>
    <w:rsid w:val="00617BAF"/>
    <w:rsid w:val="00621ABE"/>
    <w:rsid w:val="006258AC"/>
    <w:rsid w:val="00635AA8"/>
    <w:rsid w:val="00642EAF"/>
    <w:rsid w:val="00655B0D"/>
    <w:rsid w:val="006648A4"/>
    <w:rsid w:val="006671B0"/>
    <w:rsid w:val="0068396C"/>
    <w:rsid w:val="00697BF9"/>
    <w:rsid w:val="006A3BBA"/>
    <w:rsid w:val="006B7ACE"/>
    <w:rsid w:val="006E4FB2"/>
    <w:rsid w:val="006F5A1A"/>
    <w:rsid w:val="006F75C4"/>
    <w:rsid w:val="0070545C"/>
    <w:rsid w:val="00705A02"/>
    <w:rsid w:val="007104A4"/>
    <w:rsid w:val="00711AD7"/>
    <w:rsid w:val="0072184D"/>
    <w:rsid w:val="00733288"/>
    <w:rsid w:val="00750232"/>
    <w:rsid w:val="00763351"/>
    <w:rsid w:val="007A7173"/>
    <w:rsid w:val="007B43EA"/>
    <w:rsid w:val="007E01F1"/>
    <w:rsid w:val="008033A6"/>
    <w:rsid w:val="00823279"/>
    <w:rsid w:val="00827BC6"/>
    <w:rsid w:val="00847D32"/>
    <w:rsid w:val="0086F557"/>
    <w:rsid w:val="008751D9"/>
    <w:rsid w:val="00886C2C"/>
    <w:rsid w:val="008A3CBE"/>
    <w:rsid w:val="008D2A42"/>
    <w:rsid w:val="008E639D"/>
    <w:rsid w:val="009058AA"/>
    <w:rsid w:val="009126F3"/>
    <w:rsid w:val="0091676D"/>
    <w:rsid w:val="009211DC"/>
    <w:rsid w:val="00926859"/>
    <w:rsid w:val="00931149"/>
    <w:rsid w:val="00963F3D"/>
    <w:rsid w:val="0096634C"/>
    <w:rsid w:val="009731CA"/>
    <w:rsid w:val="00976D2A"/>
    <w:rsid w:val="009A033B"/>
    <w:rsid w:val="009B33B3"/>
    <w:rsid w:val="009C0E0D"/>
    <w:rsid w:val="009C1327"/>
    <w:rsid w:val="009D237F"/>
    <w:rsid w:val="009D4E98"/>
    <w:rsid w:val="009E3040"/>
    <w:rsid w:val="009F2DFF"/>
    <w:rsid w:val="009F555B"/>
    <w:rsid w:val="00A03648"/>
    <w:rsid w:val="00A275C0"/>
    <w:rsid w:val="00A42951"/>
    <w:rsid w:val="00A948A9"/>
    <w:rsid w:val="00AA4F21"/>
    <w:rsid w:val="00AB1EC6"/>
    <w:rsid w:val="00AB5B1A"/>
    <w:rsid w:val="00AD0B69"/>
    <w:rsid w:val="00B109C7"/>
    <w:rsid w:val="00B333CA"/>
    <w:rsid w:val="00B33F20"/>
    <w:rsid w:val="00B6767B"/>
    <w:rsid w:val="00BA04B6"/>
    <w:rsid w:val="00BA33E9"/>
    <w:rsid w:val="00BD7508"/>
    <w:rsid w:val="00BF3EA7"/>
    <w:rsid w:val="00C000F9"/>
    <w:rsid w:val="00C01061"/>
    <w:rsid w:val="00C25851"/>
    <w:rsid w:val="00C418DF"/>
    <w:rsid w:val="00C62AA7"/>
    <w:rsid w:val="00C807B8"/>
    <w:rsid w:val="00C80FA1"/>
    <w:rsid w:val="00C829CB"/>
    <w:rsid w:val="00C85402"/>
    <w:rsid w:val="00C928B2"/>
    <w:rsid w:val="00CA096B"/>
    <w:rsid w:val="00CA5A40"/>
    <w:rsid w:val="00CA6203"/>
    <w:rsid w:val="00CB3568"/>
    <w:rsid w:val="00CC21B2"/>
    <w:rsid w:val="00CD0B0B"/>
    <w:rsid w:val="00D2021D"/>
    <w:rsid w:val="00D230EE"/>
    <w:rsid w:val="00D3426D"/>
    <w:rsid w:val="00D63755"/>
    <w:rsid w:val="00DA297D"/>
    <w:rsid w:val="00DA5FEA"/>
    <w:rsid w:val="00DB292F"/>
    <w:rsid w:val="00DB6FFE"/>
    <w:rsid w:val="00DC3CFA"/>
    <w:rsid w:val="00DD3E39"/>
    <w:rsid w:val="00DE7450"/>
    <w:rsid w:val="00DF5B70"/>
    <w:rsid w:val="00E0734D"/>
    <w:rsid w:val="00E10755"/>
    <w:rsid w:val="00E7185C"/>
    <w:rsid w:val="00E744F4"/>
    <w:rsid w:val="00E778D3"/>
    <w:rsid w:val="00E80365"/>
    <w:rsid w:val="00E93956"/>
    <w:rsid w:val="00EB2C2E"/>
    <w:rsid w:val="00ED46C7"/>
    <w:rsid w:val="00F00236"/>
    <w:rsid w:val="00F0103E"/>
    <w:rsid w:val="00F154CF"/>
    <w:rsid w:val="00F40E85"/>
    <w:rsid w:val="00F4204F"/>
    <w:rsid w:val="00F44CC4"/>
    <w:rsid w:val="00F85DF9"/>
    <w:rsid w:val="00FC3C73"/>
    <w:rsid w:val="00FD2EC3"/>
    <w:rsid w:val="00FD3434"/>
    <w:rsid w:val="0130D287"/>
    <w:rsid w:val="01476C53"/>
    <w:rsid w:val="01B6D751"/>
    <w:rsid w:val="01F5CE20"/>
    <w:rsid w:val="0252F3B0"/>
    <w:rsid w:val="02C3FA5C"/>
    <w:rsid w:val="034B3EC8"/>
    <w:rsid w:val="038B5EA6"/>
    <w:rsid w:val="03A0AB00"/>
    <w:rsid w:val="03AC92E0"/>
    <w:rsid w:val="04335CF6"/>
    <w:rsid w:val="044850FD"/>
    <w:rsid w:val="045031FB"/>
    <w:rsid w:val="04C25AF1"/>
    <w:rsid w:val="0567DEAD"/>
    <w:rsid w:val="05C9F1EE"/>
    <w:rsid w:val="06A60686"/>
    <w:rsid w:val="06D69645"/>
    <w:rsid w:val="07198F5E"/>
    <w:rsid w:val="074C6992"/>
    <w:rsid w:val="0828109E"/>
    <w:rsid w:val="085F4E08"/>
    <w:rsid w:val="0870BA8D"/>
    <w:rsid w:val="087803E5"/>
    <w:rsid w:val="08A5F035"/>
    <w:rsid w:val="08EC9CFC"/>
    <w:rsid w:val="09048B4E"/>
    <w:rsid w:val="09358EA2"/>
    <w:rsid w:val="094E1AEC"/>
    <w:rsid w:val="095874DF"/>
    <w:rsid w:val="09E58F51"/>
    <w:rsid w:val="0A4743ED"/>
    <w:rsid w:val="0ACBE0B2"/>
    <w:rsid w:val="0B840130"/>
    <w:rsid w:val="0B9BF879"/>
    <w:rsid w:val="0C7D0B37"/>
    <w:rsid w:val="0C8E8B78"/>
    <w:rsid w:val="0CBF7C6E"/>
    <w:rsid w:val="0CE0F1DC"/>
    <w:rsid w:val="0CEAD25C"/>
    <w:rsid w:val="0E5220F4"/>
    <w:rsid w:val="0E7E0EF5"/>
    <w:rsid w:val="0EA18766"/>
    <w:rsid w:val="0EB0F78D"/>
    <w:rsid w:val="0EBEEB33"/>
    <w:rsid w:val="0F1ED4AF"/>
    <w:rsid w:val="0F2ADEFF"/>
    <w:rsid w:val="0F7126B9"/>
    <w:rsid w:val="0FBF41DF"/>
    <w:rsid w:val="0FD8897B"/>
    <w:rsid w:val="1000171B"/>
    <w:rsid w:val="1016BF76"/>
    <w:rsid w:val="101DDB8E"/>
    <w:rsid w:val="101E5A66"/>
    <w:rsid w:val="1063637B"/>
    <w:rsid w:val="106FB70B"/>
    <w:rsid w:val="10AB3BF1"/>
    <w:rsid w:val="10E38CAB"/>
    <w:rsid w:val="113EC625"/>
    <w:rsid w:val="11488810"/>
    <w:rsid w:val="11B88E3B"/>
    <w:rsid w:val="11C37732"/>
    <w:rsid w:val="11DBA381"/>
    <w:rsid w:val="1203AA50"/>
    <w:rsid w:val="136ABF3C"/>
    <w:rsid w:val="13755EAD"/>
    <w:rsid w:val="13B5C0C1"/>
    <w:rsid w:val="13B86193"/>
    <w:rsid w:val="13D79863"/>
    <w:rsid w:val="145D6C0A"/>
    <w:rsid w:val="1514E666"/>
    <w:rsid w:val="154CCC48"/>
    <w:rsid w:val="15740F43"/>
    <w:rsid w:val="15B9EC09"/>
    <w:rsid w:val="15C3CC47"/>
    <w:rsid w:val="15EE3856"/>
    <w:rsid w:val="16925A6F"/>
    <w:rsid w:val="17200C99"/>
    <w:rsid w:val="17433D2D"/>
    <w:rsid w:val="175FD786"/>
    <w:rsid w:val="1772D36D"/>
    <w:rsid w:val="1790986E"/>
    <w:rsid w:val="17992B21"/>
    <w:rsid w:val="179B6B51"/>
    <w:rsid w:val="17A1C09D"/>
    <w:rsid w:val="17E5B9F3"/>
    <w:rsid w:val="17F42C29"/>
    <w:rsid w:val="181623A3"/>
    <w:rsid w:val="1875054D"/>
    <w:rsid w:val="18CC14B6"/>
    <w:rsid w:val="190E1079"/>
    <w:rsid w:val="19179858"/>
    <w:rsid w:val="195024F9"/>
    <w:rsid w:val="19EB99DF"/>
    <w:rsid w:val="1A58B591"/>
    <w:rsid w:val="1AE41BE1"/>
    <w:rsid w:val="1AED8466"/>
    <w:rsid w:val="1B0C17D4"/>
    <w:rsid w:val="1B606D62"/>
    <w:rsid w:val="1C22F72E"/>
    <w:rsid w:val="1C32A4A4"/>
    <w:rsid w:val="1C432A3F"/>
    <w:rsid w:val="1C980031"/>
    <w:rsid w:val="1CBEC21E"/>
    <w:rsid w:val="1CC5CAC8"/>
    <w:rsid w:val="1CF583AB"/>
    <w:rsid w:val="1D1233AA"/>
    <w:rsid w:val="1D297B12"/>
    <w:rsid w:val="1D4675BC"/>
    <w:rsid w:val="1DBD3264"/>
    <w:rsid w:val="1E530226"/>
    <w:rsid w:val="1E55FA29"/>
    <w:rsid w:val="1E699607"/>
    <w:rsid w:val="1EBCE2B8"/>
    <w:rsid w:val="1F060092"/>
    <w:rsid w:val="20100701"/>
    <w:rsid w:val="209EA9B6"/>
    <w:rsid w:val="20D40FBE"/>
    <w:rsid w:val="21267768"/>
    <w:rsid w:val="2156213E"/>
    <w:rsid w:val="216E521C"/>
    <w:rsid w:val="21B1556C"/>
    <w:rsid w:val="21B976B4"/>
    <w:rsid w:val="21E22D68"/>
    <w:rsid w:val="222AD7DD"/>
    <w:rsid w:val="224D365C"/>
    <w:rsid w:val="226032CC"/>
    <w:rsid w:val="226B4E3B"/>
    <w:rsid w:val="228A8494"/>
    <w:rsid w:val="22EB2FE9"/>
    <w:rsid w:val="23E0B7DD"/>
    <w:rsid w:val="2408CFF3"/>
    <w:rsid w:val="244F6B15"/>
    <w:rsid w:val="2508E908"/>
    <w:rsid w:val="25FDE304"/>
    <w:rsid w:val="2668ECA5"/>
    <w:rsid w:val="2699526B"/>
    <w:rsid w:val="26BF4FDD"/>
    <w:rsid w:val="27806D97"/>
    <w:rsid w:val="27912458"/>
    <w:rsid w:val="27C66ED3"/>
    <w:rsid w:val="27D5E050"/>
    <w:rsid w:val="27FF9B7F"/>
    <w:rsid w:val="28108101"/>
    <w:rsid w:val="284BD9E8"/>
    <w:rsid w:val="28718F13"/>
    <w:rsid w:val="288DCA5C"/>
    <w:rsid w:val="28969FBC"/>
    <w:rsid w:val="28B946F6"/>
    <w:rsid w:val="28F04FFE"/>
    <w:rsid w:val="295674C2"/>
    <w:rsid w:val="29A863A1"/>
    <w:rsid w:val="2A49596C"/>
    <w:rsid w:val="2A7D3847"/>
    <w:rsid w:val="2AB442A9"/>
    <w:rsid w:val="2ABC32A8"/>
    <w:rsid w:val="2AE54436"/>
    <w:rsid w:val="2B0FE4C0"/>
    <w:rsid w:val="2B5FB3F8"/>
    <w:rsid w:val="2BA9349A"/>
    <w:rsid w:val="2BE79EB9"/>
    <w:rsid w:val="2C0A893F"/>
    <w:rsid w:val="2C53378C"/>
    <w:rsid w:val="2C66F155"/>
    <w:rsid w:val="2C6D19D7"/>
    <w:rsid w:val="2CCDB37F"/>
    <w:rsid w:val="2D350A93"/>
    <w:rsid w:val="2D892427"/>
    <w:rsid w:val="2DBD1A12"/>
    <w:rsid w:val="2DBFA9F7"/>
    <w:rsid w:val="2E0B7DDF"/>
    <w:rsid w:val="2E2F1185"/>
    <w:rsid w:val="2E4E742C"/>
    <w:rsid w:val="2E78ADA9"/>
    <w:rsid w:val="2EA2FB29"/>
    <w:rsid w:val="2EC8BA70"/>
    <w:rsid w:val="2EEDD468"/>
    <w:rsid w:val="2F1CFFA2"/>
    <w:rsid w:val="2F72298E"/>
    <w:rsid w:val="300428D9"/>
    <w:rsid w:val="30BE60DF"/>
    <w:rsid w:val="30C82D9E"/>
    <w:rsid w:val="30D2A130"/>
    <w:rsid w:val="3123D5DB"/>
    <w:rsid w:val="314C1C41"/>
    <w:rsid w:val="31B7A408"/>
    <w:rsid w:val="31EE20EF"/>
    <w:rsid w:val="3208511F"/>
    <w:rsid w:val="321DCBC1"/>
    <w:rsid w:val="32B07619"/>
    <w:rsid w:val="32D7FB6C"/>
    <w:rsid w:val="3303307D"/>
    <w:rsid w:val="330AF5FC"/>
    <w:rsid w:val="335DDED8"/>
    <w:rsid w:val="33AFDA24"/>
    <w:rsid w:val="346964AE"/>
    <w:rsid w:val="34B03743"/>
    <w:rsid w:val="34C9D1BB"/>
    <w:rsid w:val="34DBF816"/>
    <w:rsid w:val="351489F4"/>
    <w:rsid w:val="351EE2FA"/>
    <w:rsid w:val="353CB379"/>
    <w:rsid w:val="35A66A2C"/>
    <w:rsid w:val="35E23DBB"/>
    <w:rsid w:val="35FA62E3"/>
    <w:rsid w:val="36403475"/>
    <w:rsid w:val="36594849"/>
    <w:rsid w:val="374033CB"/>
    <w:rsid w:val="37500836"/>
    <w:rsid w:val="3750CC2C"/>
    <w:rsid w:val="376C60B7"/>
    <w:rsid w:val="37A00E98"/>
    <w:rsid w:val="37D0CD9A"/>
    <w:rsid w:val="37FCDD71"/>
    <w:rsid w:val="38009323"/>
    <w:rsid w:val="380FD4FE"/>
    <w:rsid w:val="3860CF91"/>
    <w:rsid w:val="386AB585"/>
    <w:rsid w:val="387D2828"/>
    <w:rsid w:val="38BE89B0"/>
    <w:rsid w:val="392A6704"/>
    <w:rsid w:val="392BF8AB"/>
    <w:rsid w:val="393B0CF1"/>
    <w:rsid w:val="3977A14A"/>
    <w:rsid w:val="39B22F3D"/>
    <w:rsid w:val="39DE4B8B"/>
    <w:rsid w:val="3A3E6B0A"/>
    <w:rsid w:val="3B19E5FA"/>
    <w:rsid w:val="3B1E311D"/>
    <w:rsid w:val="3B3B9705"/>
    <w:rsid w:val="3B5363DB"/>
    <w:rsid w:val="3B677B0D"/>
    <w:rsid w:val="3C5A3FE8"/>
    <w:rsid w:val="3C92CA50"/>
    <w:rsid w:val="3D41B39B"/>
    <w:rsid w:val="3DAABFC1"/>
    <w:rsid w:val="3E4E067C"/>
    <w:rsid w:val="3EEA97C8"/>
    <w:rsid w:val="3F7DADCB"/>
    <w:rsid w:val="3FB6EB4B"/>
    <w:rsid w:val="3FDC2820"/>
    <w:rsid w:val="400D18D5"/>
    <w:rsid w:val="404389EF"/>
    <w:rsid w:val="412EE0E3"/>
    <w:rsid w:val="416C3221"/>
    <w:rsid w:val="41B73A2B"/>
    <w:rsid w:val="41C3CE81"/>
    <w:rsid w:val="41CC9FA5"/>
    <w:rsid w:val="4206F159"/>
    <w:rsid w:val="4225BF2F"/>
    <w:rsid w:val="42D05F91"/>
    <w:rsid w:val="42F09BAE"/>
    <w:rsid w:val="431338CB"/>
    <w:rsid w:val="4335C451"/>
    <w:rsid w:val="433C1F2E"/>
    <w:rsid w:val="433CC937"/>
    <w:rsid w:val="4381ED58"/>
    <w:rsid w:val="438A30D3"/>
    <w:rsid w:val="43EF4FFD"/>
    <w:rsid w:val="441B6A04"/>
    <w:rsid w:val="44606121"/>
    <w:rsid w:val="44D35E51"/>
    <w:rsid w:val="44EE6C8C"/>
    <w:rsid w:val="452CD707"/>
    <w:rsid w:val="456756A3"/>
    <w:rsid w:val="457F1E17"/>
    <w:rsid w:val="45869102"/>
    <w:rsid w:val="460D1EBF"/>
    <w:rsid w:val="46411985"/>
    <w:rsid w:val="4731262D"/>
    <w:rsid w:val="47D3B8D1"/>
    <w:rsid w:val="482B1047"/>
    <w:rsid w:val="485A4A9D"/>
    <w:rsid w:val="48748026"/>
    <w:rsid w:val="4887CDCA"/>
    <w:rsid w:val="4896C525"/>
    <w:rsid w:val="48E0B226"/>
    <w:rsid w:val="48FFBE65"/>
    <w:rsid w:val="490BE27F"/>
    <w:rsid w:val="4915DAE3"/>
    <w:rsid w:val="4917A0EE"/>
    <w:rsid w:val="492E7582"/>
    <w:rsid w:val="495269C3"/>
    <w:rsid w:val="495383AE"/>
    <w:rsid w:val="495D4076"/>
    <w:rsid w:val="497A96B6"/>
    <w:rsid w:val="49A996C8"/>
    <w:rsid w:val="49E66AE0"/>
    <w:rsid w:val="4A099639"/>
    <w:rsid w:val="4A0DA4DB"/>
    <w:rsid w:val="4A189623"/>
    <w:rsid w:val="4AE94FE1"/>
    <w:rsid w:val="4B27172E"/>
    <w:rsid w:val="4B597F08"/>
    <w:rsid w:val="4BB9F0FC"/>
    <w:rsid w:val="4BDE40D3"/>
    <w:rsid w:val="4BE8DDD7"/>
    <w:rsid w:val="4BFC18E4"/>
    <w:rsid w:val="4BFFE2E0"/>
    <w:rsid w:val="4C29C965"/>
    <w:rsid w:val="4C6863DA"/>
    <w:rsid w:val="4C8CFEF5"/>
    <w:rsid w:val="4CAC0723"/>
    <w:rsid w:val="4CEF2281"/>
    <w:rsid w:val="4D11BA13"/>
    <w:rsid w:val="4D44C295"/>
    <w:rsid w:val="4D957063"/>
    <w:rsid w:val="4DC0125F"/>
    <w:rsid w:val="4DE46FFE"/>
    <w:rsid w:val="4E23E9CD"/>
    <w:rsid w:val="4E593371"/>
    <w:rsid w:val="4E730A67"/>
    <w:rsid w:val="4E7502FE"/>
    <w:rsid w:val="4ED1E95A"/>
    <w:rsid w:val="4ED9CA50"/>
    <w:rsid w:val="4F05021D"/>
    <w:rsid w:val="4F268BC5"/>
    <w:rsid w:val="4FA96E25"/>
    <w:rsid w:val="5020138E"/>
    <w:rsid w:val="504CD8D8"/>
    <w:rsid w:val="5080DF50"/>
    <w:rsid w:val="50AF95DF"/>
    <w:rsid w:val="50B0BB87"/>
    <w:rsid w:val="50BC2A0E"/>
    <w:rsid w:val="50DDA3C9"/>
    <w:rsid w:val="50FE0FBF"/>
    <w:rsid w:val="510E4422"/>
    <w:rsid w:val="513535FE"/>
    <w:rsid w:val="516590E6"/>
    <w:rsid w:val="5189C2C0"/>
    <w:rsid w:val="51C29BFB"/>
    <w:rsid w:val="52002E19"/>
    <w:rsid w:val="5255EFB5"/>
    <w:rsid w:val="526118FE"/>
    <w:rsid w:val="529451DA"/>
    <w:rsid w:val="529E4FC0"/>
    <w:rsid w:val="52A2B291"/>
    <w:rsid w:val="52BB7B12"/>
    <w:rsid w:val="52D3E9D8"/>
    <w:rsid w:val="5327F14C"/>
    <w:rsid w:val="53436D1C"/>
    <w:rsid w:val="534CA9F9"/>
    <w:rsid w:val="53C391AE"/>
    <w:rsid w:val="53FA4745"/>
    <w:rsid w:val="5425F964"/>
    <w:rsid w:val="5425FC9C"/>
    <w:rsid w:val="54A18515"/>
    <w:rsid w:val="54AA3CB6"/>
    <w:rsid w:val="550DDD52"/>
    <w:rsid w:val="5517B764"/>
    <w:rsid w:val="55BC1CBB"/>
    <w:rsid w:val="55D60A50"/>
    <w:rsid w:val="55F28792"/>
    <w:rsid w:val="564C98E6"/>
    <w:rsid w:val="5676A86A"/>
    <w:rsid w:val="5690D906"/>
    <w:rsid w:val="569B1FFD"/>
    <w:rsid w:val="572AA3AB"/>
    <w:rsid w:val="5776577E"/>
    <w:rsid w:val="5784D847"/>
    <w:rsid w:val="5827112E"/>
    <w:rsid w:val="5837DBF6"/>
    <w:rsid w:val="5848E96E"/>
    <w:rsid w:val="58737D32"/>
    <w:rsid w:val="5890E8C4"/>
    <w:rsid w:val="589BE86F"/>
    <w:rsid w:val="593C3168"/>
    <w:rsid w:val="5A3D57B8"/>
    <w:rsid w:val="5A6A4F67"/>
    <w:rsid w:val="5A9C12F8"/>
    <w:rsid w:val="5ABFC104"/>
    <w:rsid w:val="5AC45630"/>
    <w:rsid w:val="5B082660"/>
    <w:rsid w:val="5B767107"/>
    <w:rsid w:val="5BE7A1D5"/>
    <w:rsid w:val="5C128A20"/>
    <w:rsid w:val="5C3DB871"/>
    <w:rsid w:val="5C5976AA"/>
    <w:rsid w:val="5CAE2A2B"/>
    <w:rsid w:val="5CDD286B"/>
    <w:rsid w:val="5E2025DC"/>
    <w:rsid w:val="5E34B1B0"/>
    <w:rsid w:val="5E389CA5"/>
    <w:rsid w:val="5EAEFC74"/>
    <w:rsid w:val="5F5F16B6"/>
    <w:rsid w:val="5F65B2F9"/>
    <w:rsid w:val="5FA3CD0E"/>
    <w:rsid w:val="601E0935"/>
    <w:rsid w:val="603C29D4"/>
    <w:rsid w:val="60732D42"/>
    <w:rsid w:val="611FA4C5"/>
    <w:rsid w:val="6142394B"/>
    <w:rsid w:val="6143B2F7"/>
    <w:rsid w:val="619FD54A"/>
    <w:rsid w:val="62172331"/>
    <w:rsid w:val="6225F50E"/>
    <w:rsid w:val="622BAA56"/>
    <w:rsid w:val="624FAB6F"/>
    <w:rsid w:val="629E4454"/>
    <w:rsid w:val="62D5A9A8"/>
    <w:rsid w:val="62E06F75"/>
    <w:rsid w:val="62EC8AC9"/>
    <w:rsid w:val="6324AC6D"/>
    <w:rsid w:val="6399FFC6"/>
    <w:rsid w:val="63AEDF88"/>
    <w:rsid w:val="63C4B8F6"/>
    <w:rsid w:val="63DAAA83"/>
    <w:rsid w:val="63F4CA9B"/>
    <w:rsid w:val="64179FFF"/>
    <w:rsid w:val="64295628"/>
    <w:rsid w:val="6443D5F1"/>
    <w:rsid w:val="646018CD"/>
    <w:rsid w:val="65373D34"/>
    <w:rsid w:val="662DC249"/>
    <w:rsid w:val="66488FDE"/>
    <w:rsid w:val="6650BE49"/>
    <w:rsid w:val="6656B034"/>
    <w:rsid w:val="6675ADA6"/>
    <w:rsid w:val="66AC5FDD"/>
    <w:rsid w:val="67D2A8FA"/>
    <w:rsid w:val="67F028EE"/>
    <w:rsid w:val="694A3F68"/>
    <w:rsid w:val="6951D5E3"/>
    <w:rsid w:val="695D5DDB"/>
    <w:rsid w:val="69837A37"/>
    <w:rsid w:val="69B416D3"/>
    <w:rsid w:val="69B6FF0E"/>
    <w:rsid w:val="69F4D116"/>
    <w:rsid w:val="6A16FBC5"/>
    <w:rsid w:val="6B1CD195"/>
    <w:rsid w:val="6B790E4F"/>
    <w:rsid w:val="6BC0A0E4"/>
    <w:rsid w:val="6BF11857"/>
    <w:rsid w:val="6BF3E16C"/>
    <w:rsid w:val="6BF71DA6"/>
    <w:rsid w:val="6C1BC1C0"/>
    <w:rsid w:val="6CB3F347"/>
    <w:rsid w:val="6CB575D9"/>
    <w:rsid w:val="6CBA5E14"/>
    <w:rsid w:val="6CE08307"/>
    <w:rsid w:val="6CF0F867"/>
    <w:rsid w:val="6D0084CA"/>
    <w:rsid w:val="6D14343B"/>
    <w:rsid w:val="6D8800C1"/>
    <w:rsid w:val="6E60A4EA"/>
    <w:rsid w:val="6E78C2CF"/>
    <w:rsid w:val="6EAE376E"/>
    <w:rsid w:val="6EBFFA43"/>
    <w:rsid w:val="6EC1FF1A"/>
    <w:rsid w:val="6ECDD407"/>
    <w:rsid w:val="6F1A4F56"/>
    <w:rsid w:val="6F49B697"/>
    <w:rsid w:val="6F86EC02"/>
    <w:rsid w:val="6FE0FA85"/>
    <w:rsid w:val="6FE6334B"/>
    <w:rsid w:val="70273C7E"/>
    <w:rsid w:val="708B3B15"/>
    <w:rsid w:val="708E0D01"/>
    <w:rsid w:val="70A2B32D"/>
    <w:rsid w:val="7101F8B6"/>
    <w:rsid w:val="7126DF2D"/>
    <w:rsid w:val="712B0973"/>
    <w:rsid w:val="716FE185"/>
    <w:rsid w:val="717501EA"/>
    <w:rsid w:val="71ABDD48"/>
    <w:rsid w:val="71C8332D"/>
    <w:rsid w:val="71ED6A9F"/>
    <w:rsid w:val="720324A8"/>
    <w:rsid w:val="720A580F"/>
    <w:rsid w:val="72540268"/>
    <w:rsid w:val="7266BBDB"/>
    <w:rsid w:val="7276CE61"/>
    <w:rsid w:val="72844C0A"/>
    <w:rsid w:val="7290EC66"/>
    <w:rsid w:val="72EA294D"/>
    <w:rsid w:val="7312C66F"/>
    <w:rsid w:val="7355D530"/>
    <w:rsid w:val="739E01D4"/>
    <w:rsid w:val="73CA33FC"/>
    <w:rsid w:val="73FE6982"/>
    <w:rsid w:val="74C7E0CE"/>
    <w:rsid w:val="7528F310"/>
    <w:rsid w:val="7538C785"/>
    <w:rsid w:val="7595810B"/>
    <w:rsid w:val="75DA942A"/>
    <w:rsid w:val="75E3A923"/>
    <w:rsid w:val="76158522"/>
    <w:rsid w:val="767B4533"/>
    <w:rsid w:val="76879406"/>
    <w:rsid w:val="77648AEF"/>
    <w:rsid w:val="780408B4"/>
    <w:rsid w:val="783CF516"/>
    <w:rsid w:val="788252D0"/>
    <w:rsid w:val="7890220E"/>
    <w:rsid w:val="78C8B0ED"/>
    <w:rsid w:val="79019A4F"/>
    <w:rsid w:val="7925E0B9"/>
    <w:rsid w:val="7A2E399A"/>
    <w:rsid w:val="7A3495EA"/>
    <w:rsid w:val="7A4CA0A8"/>
    <w:rsid w:val="7A5848DC"/>
    <w:rsid w:val="7A92C6D4"/>
    <w:rsid w:val="7AD12496"/>
    <w:rsid w:val="7B1C33DB"/>
    <w:rsid w:val="7BD00285"/>
    <w:rsid w:val="7BF2FD15"/>
    <w:rsid w:val="7C461B2F"/>
    <w:rsid w:val="7CB76031"/>
    <w:rsid w:val="7CD127B2"/>
    <w:rsid w:val="7CF82BA8"/>
    <w:rsid w:val="7D6003C4"/>
    <w:rsid w:val="7D6AA828"/>
    <w:rsid w:val="7D74D1A5"/>
    <w:rsid w:val="7DCE0EAF"/>
    <w:rsid w:val="7DD8805F"/>
    <w:rsid w:val="7DDD025C"/>
    <w:rsid w:val="7E4F0EE5"/>
    <w:rsid w:val="7EC8D611"/>
    <w:rsid w:val="7F0E52E7"/>
    <w:rsid w:val="7F1A05E2"/>
    <w:rsid w:val="7F41FAC5"/>
    <w:rsid w:val="7FA9FC9F"/>
    <w:rsid w:val="7FC88E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7146"/>
  <w15:chartTrackingRefBased/>
  <w15:docId w15:val="{A5B6D7FC-847A-4E66-9F62-B2E0420C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B2"/>
    <w:rPr>
      <w:rFonts w:eastAsiaTheme="majorEastAsia" w:cstheme="majorBidi"/>
      <w:color w:val="272727" w:themeColor="text1" w:themeTint="D8"/>
    </w:rPr>
  </w:style>
  <w:style w:type="paragraph" w:styleId="Title">
    <w:name w:val="Title"/>
    <w:basedOn w:val="Normal"/>
    <w:next w:val="Normal"/>
    <w:link w:val="TitleChar"/>
    <w:uiPriority w:val="10"/>
    <w:qFormat/>
    <w:rsid w:val="00CC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B2"/>
    <w:pPr>
      <w:spacing w:before="160"/>
      <w:jc w:val="center"/>
    </w:pPr>
    <w:rPr>
      <w:i/>
      <w:iCs/>
      <w:color w:val="404040" w:themeColor="text1" w:themeTint="BF"/>
    </w:rPr>
  </w:style>
  <w:style w:type="character" w:customStyle="1" w:styleId="QuoteChar">
    <w:name w:val="Quote Char"/>
    <w:basedOn w:val="DefaultParagraphFont"/>
    <w:link w:val="Quote"/>
    <w:uiPriority w:val="29"/>
    <w:rsid w:val="00CC21B2"/>
    <w:rPr>
      <w:i/>
      <w:iCs/>
      <w:color w:val="404040" w:themeColor="text1" w:themeTint="BF"/>
    </w:rPr>
  </w:style>
  <w:style w:type="paragraph" w:styleId="ListParagraph">
    <w:name w:val="List Paragraph"/>
    <w:basedOn w:val="Normal"/>
    <w:uiPriority w:val="34"/>
    <w:qFormat/>
    <w:rsid w:val="00CC21B2"/>
    <w:pPr>
      <w:ind w:left="720"/>
      <w:contextualSpacing/>
    </w:pPr>
  </w:style>
  <w:style w:type="character" w:styleId="IntenseEmphasis">
    <w:name w:val="Intense Emphasis"/>
    <w:basedOn w:val="DefaultParagraphFont"/>
    <w:uiPriority w:val="21"/>
    <w:qFormat/>
    <w:rsid w:val="00CC21B2"/>
    <w:rPr>
      <w:i/>
      <w:iCs/>
      <w:color w:val="0F4761" w:themeColor="accent1" w:themeShade="BF"/>
    </w:rPr>
  </w:style>
  <w:style w:type="paragraph" w:styleId="IntenseQuote">
    <w:name w:val="Intense Quote"/>
    <w:basedOn w:val="Normal"/>
    <w:next w:val="Normal"/>
    <w:link w:val="IntenseQuoteChar"/>
    <w:uiPriority w:val="30"/>
    <w:qFormat/>
    <w:rsid w:val="00CC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B2"/>
    <w:rPr>
      <w:i/>
      <w:iCs/>
      <w:color w:val="0F4761" w:themeColor="accent1" w:themeShade="BF"/>
    </w:rPr>
  </w:style>
  <w:style w:type="character" w:styleId="IntenseReference">
    <w:name w:val="Intense Reference"/>
    <w:basedOn w:val="DefaultParagraphFont"/>
    <w:uiPriority w:val="32"/>
    <w:qFormat/>
    <w:rsid w:val="00CC21B2"/>
    <w:rPr>
      <w:b/>
      <w:bCs/>
      <w:smallCaps/>
      <w:color w:val="0F4761" w:themeColor="accent1" w:themeShade="BF"/>
      <w:spacing w:val="5"/>
    </w:rPr>
  </w:style>
  <w:style w:type="character" w:styleId="Hyperlink">
    <w:name w:val="Hyperlink"/>
    <w:basedOn w:val="DefaultParagraphFont"/>
    <w:uiPriority w:val="99"/>
    <w:unhideWhenUsed/>
    <w:rsid w:val="005A0581"/>
    <w:rPr>
      <w:color w:val="467886" w:themeColor="hyperlink"/>
      <w:u w:val="single"/>
    </w:rPr>
  </w:style>
  <w:style w:type="character" w:styleId="UnresolvedMention">
    <w:name w:val="Unresolved Mention"/>
    <w:basedOn w:val="DefaultParagraphFont"/>
    <w:uiPriority w:val="99"/>
    <w:semiHidden/>
    <w:unhideWhenUsed/>
    <w:rsid w:val="005A0581"/>
    <w:rPr>
      <w:color w:val="605E5C"/>
      <w:shd w:val="clear" w:color="auto" w:fill="E1DFDD"/>
    </w:rPr>
  </w:style>
  <w:style w:type="table" w:styleId="TableGrid">
    <w:name w:val="Table Grid"/>
    <w:basedOn w:val="TableNormal"/>
    <w:uiPriority w:val="39"/>
    <w:rsid w:val="00511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948A9"/>
    <w:pPr>
      <w:spacing w:after="0" w:line="240" w:lineRule="auto"/>
    </w:pPr>
    <w:rPr>
      <w:rFonts w:eastAsiaTheme="minorEastAsia"/>
      <w:kern w:val="0"/>
      <w:lang w:val="fr"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8033A6"/>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900B6"/>
    <w:rPr>
      <w:b/>
      <w:bCs/>
    </w:rPr>
  </w:style>
  <w:style w:type="character" w:customStyle="1" w:styleId="CommentSubjectChar">
    <w:name w:val="Comment Subject Char"/>
    <w:basedOn w:val="CommentTextChar"/>
    <w:link w:val="CommentSubject"/>
    <w:uiPriority w:val="99"/>
    <w:semiHidden/>
    <w:rsid w:val="001900B6"/>
    <w:rPr>
      <w:b/>
      <w:bCs/>
      <w:sz w:val="20"/>
      <w:szCs w:val="20"/>
    </w:rPr>
  </w:style>
  <w:style w:type="paragraph" w:styleId="NoSpacing">
    <w:name w:val="No Spacing"/>
    <w:uiPriority w:val="1"/>
    <w:qFormat/>
    <w:rsid w:val="314C1C41"/>
    <w:pPr>
      <w:spacing w:after="0"/>
    </w:pPr>
  </w:style>
  <w:style w:type="paragraph" w:styleId="NormalWeb">
    <w:name w:val="Normal (Web)"/>
    <w:basedOn w:val="Normal"/>
    <w:uiPriority w:val="99"/>
    <w:unhideWhenUsed/>
    <w:rsid w:val="00B33F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3F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4.emf"/><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1/relationships/people" Target="people.xml"/><Relationship Id="rId10" Type="http://schemas.openxmlformats.org/officeDocument/2006/relationships/image" Target="media/image2.emf"/><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C58652C7B9DB41BE221E06BD5B3453" ma:contentTypeVersion="21" ma:contentTypeDescription="Create a new document." ma:contentTypeScope="" ma:versionID="97a694afc2e30d12ce45787d5fd8c437">
  <xsd:schema xmlns:xsd="http://www.w3.org/2001/XMLSchema" xmlns:xs="http://www.w3.org/2001/XMLSchema" xmlns:p="http://schemas.microsoft.com/office/2006/metadata/properties" xmlns:ns1="http://schemas.microsoft.com/sharepoint/v3" xmlns:ns2="89e00266-c3d2-4410-a3b5-f1ae5de283a9" xmlns:ns3="a69566d3-8712-42a9-a206-36b4f5354285" targetNamespace="http://schemas.microsoft.com/office/2006/metadata/properties" ma:root="true" ma:fieldsID="d6a6743051c3f94063216eb64a83953e" ns1:_="" ns2:_="" ns3:_="">
    <xsd:import namespace="http://schemas.microsoft.com/sharepoint/v3"/>
    <xsd:import namespace="89e00266-c3d2-4410-a3b5-f1ae5de283a9"/>
    <xsd:import namespace="a69566d3-8712-42a9-a206-36b4f53542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Open_x0020_with_x0020_Seclor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00266-c3d2-4410-a3b5-f1ae5de28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Open_x0020_with_x0020_Seclore" ma:index="25" nillable="true" ma:displayName="Open with Seclore" ma:hidden="true" ma:internalName="Open_x0020_with_x0020_Seclor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a955067c-4844-4e4f-970b-73b17f11172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9566d3-8712-42a9-a206-36b4f535428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2375b966-84be-4179-acfd-27ecea04e4af}" ma:internalName="TaxCatchAll" ma:showField="CatchAllData" ma:web="a69566d3-8712-42a9-a206-36b4f5354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9e00266-c3d2-4410-a3b5-f1ae5de283a9">
      <Terms xmlns="http://schemas.microsoft.com/office/infopath/2007/PartnerControls"/>
    </lcf76f155ced4ddcb4097134ff3c332f>
    <TaxCatchAll xmlns="a69566d3-8712-42a9-a206-36b4f5354285" xsi:nil="true"/>
    <Open_x0020_with_x0020_Seclore xmlns="89e00266-c3d2-4410-a3b5-f1ae5de283a9" xsi:nil="true"/>
  </documentManagement>
</p:properties>
</file>

<file path=customXml/itemProps1.xml><?xml version="1.0" encoding="utf-8"?>
<ds:datastoreItem xmlns:ds="http://schemas.openxmlformats.org/officeDocument/2006/customXml" ds:itemID="{99F9B534-E9A4-4738-8A43-F63B6793A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0266-c3d2-4410-a3b5-f1ae5de283a9"/>
    <ds:schemaRef ds:uri="a69566d3-8712-42a9-a206-36b4f5354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CB3A8B-8A92-40FA-B8DD-FBA0AB4CBF70}">
  <ds:schemaRefs>
    <ds:schemaRef ds:uri="http://schemas.openxmlformats.org/officeDocument/2006/bibliography"/>
  </ds:schemaRefs>
</ds:datastoreItem>
</file>

<file path=customXml/itemProps3.xml><?xml version="1.0" encoding="utf-8"?>
<ds:datastoreItem xmlns:ds="http://schemas.openxmlformats.org/officeDocument/2006/customXml" ds:itemID="{02DB2657-9A65-41A8-8C0B-96573AB8E9DD}">
  <ds:schemaRefs>
    <ds:schemaRef ds:uri="http://schemas.microsoft.com/sharepoint/v3/contenttype/forms"/>
  </ds:schemaRefs>
</ds:datastoreItem>
</file>

<file path=customXml/itemProps4.xml><?xml version="1.0" encoding="utf-8"?>
<ds:datastoreItem xmlns:ds="http://schemas.openxmlformats.org/officeDocument/2006/customXml" ds:itemID="{77A0E84E-425A-4113-8409-980DAFD8872B}">
  <ds:schemaRefs>
    <ds:schemaRef ds:uri="http://schemas.microsoft.com/office/2006/metadata/properties"/>
    <ds:schemaRef ds:uri="http://schemas.microsoft.com/office/infopath/2007/PartnerControls"/>
    <ds:schemaRef ds:uri="http://schemas.microsoft.com/sharepoint/v3"/>
    <ds:schemaRef ds:uri="89e00266-c3d2-4410-a3b5-f1ae5de283a9"/>
    <ds:schemaRef ds:uri="a69566d3-8712-42a9-a206-36b4f535428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7727</Words>
  <Characters>44046</Characters>
  <Application>Microsoft Office Word</Application>
  <DocSecurity>0</DocSecurity>
  <Lines>367</Lines>
  <Paragraphs>103</Paragraphs>
  <ScaleCrop>false</ScaleCrop>
  <Company/>
  <LinksUpToDate>false</LinksUpToDate>
  <CharactersWithSpaces>51670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Narcisse Naia Embeke</dc:creator>
  <cp:keywords/>
  <dc:description/>
  <cp:lastModifiedBy>Emmanuel Kasigwa</cp:lastModifiedBy>
  <cp:revision>2</cp:revision>
  <dcterms:created xsi:type="dcterms:W3CDTF">2026-09-07T14:25:00Z</dcterms:created>
  <dcterms:modified xsi:type="dcterms:W3CDTF">2026-09-07T14:25:00Z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0x01010009C58652C7B9DB41BE221E06BD5B3453</vt:lpwstr>
  </property>
  <property fmtid="{D5CDD505-2E9C-101B-9397-08002B2CF9AE}" pid="3" name="MediaServiceImageTags">
    <vt:lpwstr/>
  </property>
</Properties>
</file>