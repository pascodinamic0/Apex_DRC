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EBE6" w14:textId="6C6972B3" w:rsidR="005A0581" w:rsidRPr="00F02CCB" w:rsidRDefault="005A0581" w:rsidP="005A0581">
      <w:pPr>
        <w:rPr>
          <w:rFonts w:ascii="Times New Roman" w:hAnsi="Times New Roman" w:cs="Times New Roman"/>
          <w:lang w:val="fr-FR"/>
        </w:rPr>
      </w:pPr>
      <w:r w:rsidRPr="00F02CCB">
        <w:rPr>
          <w:rFonts w:ascii="Times New Roman" w:hAnsi="Times New Roman" w:cs="Times New Roman"/>
          <w:noProof/>
          <w:lang w:val="fr-FR" w:eastAsia="fr-FR"/>
        </w:rPr>
        <mc:AlternateContent>
          <mc:Choice Requires="wpg">
            <w:drawing>
              <wp:anchor distT="0" distB="0" distL="114300" distR="114300" simplePos="0" relativeHeight="251658241" behindDoc="0" locked="0" layoutInCell="1" allowOverlap="1" wp14:anchorId="65D4BD1A" wp14:editId="44D3B6F7">
                <wp:simplePos x="0" y="0"/>
                <wp:positionH relativeFrom="column">
                  <wp:posOffset>-2178050</wp:posOffset>
                </wp:positionH>
                <wp:positionV relativeFrom="paragraph">
                  <wp:posOffset>-2940050</wp:posOffset>
                </wp:positionV>
                <wp:extent cx="10411460" cy="12153900"/>
                <wp:effectExtent l="0" t="0" r="8890" b="0"/>
                <wp:wrapNone/>
                <wp:docPr id="327021679" name="Group 10"/>
                <wp:cNvGraphicFramePr/>
                <a:graphic xmlns:a="http://schemas.openxmlformats.org/drawingml/2006/main">
                  <a:graphicData uri="http://schemas.microsoft.com/office/word/2010/wordprocessingGroup">
                    <wpg:wgp>
                      <wpg:cNvGrpSpPr/>
                      <wpg:grpSpPr>
                        <a:xfrm>
                          <a:off x="0" y="0"/>
                          <a:ext cx="10411460" cy="12153900"/>
                          <a:chOff x="0" y="0"/>
                          <a:chExt cx="10412033" cy="12153900"/>
                        </a:xfrm>
                      </wpg:grpSpPr>
                      <wps:wsp>
                        <wps:cNvPr id="1961339838" name="Rectangle 1961339838"/>
                        <wps:cNvSpPr/>
                        <wps:spPr>
                          <a:xfrm>
                            <a:off x="1054100" y="10121900"/>
                            <a:ext cx="8042275" cy="203200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1079255156" name="Group 1079255156"/>
                        <wpg:cNvGrpSpPr/>
                        <wpg:grpSpPr>
                          <a:xfrm>
                            <a:off x="0" y="0"/>
                            <a:ext cx="10412033" cy="11048999"/>
                            <a:chOff x="0" y="0"/>
                            <a:chExt cx="10412033" cy="11048999"/>
                          </a:xfrm>
                        </wpg:grpSpPr>
                        <wps:wsp>
                          <wps:cNvPr id="488219683" name="Rectangle 488219683"/>
                          <wps:cNvSpPr/>
                          <wps:spPr>
                            <a:xfrm>
                              <a:off x="1146220" y="1893194"/>
                              <a:ext cx="8115300" cy="9155805"/>
                            </a:xfrm>
                            <a:prstGeom prst="rect">
                              <a:avLst/>
                            </a:prstGeom>
                            <a:solidFill>
                              <a:srgbClr val="DEEBF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399116827" name="Text Box 2"/>
                          <wps:cNvSpPr txBox="1">
                            <a:spLocks noChangeArrowheads="1"/>
                          </wps:cNvSpPr>
                          <wps:spPr bwMode="auto">
                            <a:xfrm>
                              <a:off x="2493955" y="6993226"/>
                              <a:ext cx="4339021" cy="2887374"/>
                            </a:xfrm>
                            <a:prstGeom prst="rect">
                              <a:avLst/>
                            </a:prstGeom>
                            <a:noFill/>
                            <a:ln w="9525">
                              <a:noFill/>
                              <a:miter lim="800000"/>
                            </a:ln>
                          </wps:spPr>
                          <wps:txbx>
                            <w:txbxContent>
                              <w:p w14:paraId="61CE58E9" w14:textId="4BDE5894" w:rsidR="00914490" w:rsidRPr="00B6767B" w:rsidRDefault="00914490" w:rsidP="005A0581">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 xml:space="preserve">DOMAINES: </w:t>
                                </w:r>
                              </w:p>
                              <w:p w14:paraId="4435D728" w14:textId="2AFC7BCA" w:rsidR="00914490" w:rsidRPr="00B6767B" w:rsidRDefault="00914490" w:rsidP="005A0581">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SMNE, NUTRITION, MALARIA</w:t>
                                </w:r>
                                <w:r w:rsidRPr="00B6767B">
                                  <w:rPr>
                                    <w:b/>
                                    <w:color w:val="77206D" w:themeColor="accent5" w:themeShade="BF"/>
                                    <w:sz w:val="27"/>
                                    <w:szCs w:val="27"/>
                                    <w:lang w:val="fr-FR"/>
                                  </w:rPr>
                                  <w:t xml:space="preserve">, </w:t>
                                </w:r>
                              </w:p>
                              <w:p w14:paraId="769C574E" w14:textId="77777777" w:rsidR="00914490" w:rsidRPr="00B6767B" w:rsidRDefault="00914490" w:rsidP="005A0581">
                                <w:pPr>
                                  <w:spacing w:after="0" w:line="380" w:lineRule="exact"/>
                                  <w:rPr>
                                    <w:rFonts w:cs="Arial"/>
                                    <w:caps/>
                                    <w:color w:val="595959" w:themeColor="text1" w:themeTint="A6"/>
                                    <w:spacing w:val="20"/>
                                    <w:lang w:val="fr-FR"/>
                                  </w:rPr>
                                </w:pPr>
                              </w:p>
                              <w:p w14:paraId="66CE5234" w14:textId="77777777" w:rsidR="00914490" w:rsidRPr="00B6767B" w:rsidRDefault="00914490" w:rsidP="005A0581">
                                <w:pPr>
                                  <w:spacing w:after="0" w:line="380" w:lineRule="exact"/>
                                  <w:rPr>
                                    <w:color w:val="000000"/>
                                    <w:sz w:val="27"/>
                                    <w:szCs w:val="27"/>
                                    <w:lang w:val="fr-FR"/>
                                  </w:rPr>
                                </w:pPr>
                              </w:p>
                              <w:p w14:paraId="40038E7F" w14:textId="77777777" w:rsidR="00914490" w:rsidRPr="00AB1EC6" w:rsidRDefault="00914490" w:rsidP="005A0581">
                                <w:pPr>
                                  <w:spacing w:after="0" w:line="380" w:lineRule="exact"/>
                                  <w:rPr>
                                    <w:color w:val="000000"/>
                                    <w:sz w:val="27"/>
                                    <w:szCs w:val="27"/>
                                    <w:lang w:val="fr-FR"/>
                                  </w:rPr>
                                </w:pPr>
                              </w:p>
                              <w:p w14:paraId="7784E4AF" w14:textId="72B0EBDF" w:rsidR="00914490" w:rsidRPr="00CA096B" w:rsidRDefault="00914490" w:rsidP="005A0581">
                                <w:pPr>
                                  <w:spacing w:after="0" w:line="380" w:lineRule="exact"/>
                                  <w:rPr>
                                    <w:color w:val="000000"/>
                                    <w:sz w:val="27"/>
                                    <w:szCs w:val="27"/>
                                    <w:lang w:val="fr-FR"/>
                                  </w:rPr>
                                </w:pPr>
                                <w:r w:rsidRPr="00CA096B">
                                  <w:rPr>
                                    <w:color w:val="000000"/>
                                    <w:sz w:val="27"/>
                                    <w:szCs w:val="27"/>
                                    <w:lang w:val="fr-FR"/>
                                  </w:rPr>
                                  <w:t xml:space="preserve">Soumis par le </w:t>
                                </w:r>
                                <w:r w:rsidRPr="00FD19AB">
                                  <w:rPr>
                                    <w:b/>
                                    <w:bCs/>
                                    <w:color w:val="000000"/>
                                    <w:sz w:val="27"/>
                                    <w:szCs w:val="27"/>
                                    <w:lang w:val="fr-FR"/>
                                  </w:rPr>
                                  <w:t>CP Dorah KASHOSI</w:t>
                                </w:r>
                                <w:r w:rsidRPr="00CA096B">
                                  <w:rPr>
                                    <w:color w:val="000000"/>
                                    <w:sz w:val="27"/>
                                    <w:szCs w:val="27"/>
                                    <w:lang w:val="fr-FR"/>
                                  </w:rPr>
                                  <w:t xml:space="preserve"> </w:t>
                                </w:r>
                              </w:p>
                              <w:p w14:paraId="034F6035" w14:textId="41375413" w:rsidR="00914490" w:rsidRPr="003801C6" w:rsidRDefault="00914490" w:rsidP="005A0581">
                                <w:pPr>
                                  <w:spacing w:after="0" w:line="380" w:lineRule="exact"/>
                                  <w:rPr>
                                    <w:rFonts w:cs="Arial"/>
                                    <w:b/>
                                    <w:bCs/>
                                    <w:caps/>
                                    <w:color w:val="0070C0"/>
                                    <w:spacing w:val="20"/>
                                    <w:sz w:val="28"/>
                                    <w:szCs w:val="28"/>
                                  </w:rPr>
                                </w:pPr>
                                <w:r w:rsidRPr="003801C6">
                                  <w:rPr>
                                    <w:b/>
                                    <w:bCs/>
                                    <w:color w:val="0070C0"/>
                                    <w:sz w:val="27"/>
                                    <w:szCs w:val="27"/>
                                  </w:rPr>
                                  <w:t>Le 2</w:t>
                                </w:r>
                                <w:r w:rsidR="00716D38">
                                  <w:rPr>
                                    <w:b/>
                                    <w:bCs/>
                                    <w:color w:val="0070C0"/>
                                    <w:sz w:val="27"/>
                                    <w:szCs w:val="27"/>
                                  </w:rPr>
                                  <w:t>5</w:t>
                                </w:r>
                                <w:r w:rsidRPr="003801C6">
                                  <w:rPr>
                                    <w:b/>
                                    <w:bCs/>
                                    <w:color w:val="0070C0"/>
                                    <w:sz w:val="27"/>
                                    <w:szCs w:val="27"/>
                                  </w:rPr>
                                  <w:t> /</w:t>
                                </w:r>
                                <w:r w:rsidR="003801C6" w:rsidRPr="003801C6">
                                  <w:rPr>
                                    <w:b/>
                                    <w:bCs/>
                                    <w:color w:val="0070C0"/>
                                    <w:sz w:val="27"/>
                                    <w:szCs w:val="27"/>
                                  </w:rPr>
                                  <w:t>Juillet</w:t>
                                </w:r>
                                <w:r w:rsidRPr="003801C6">
                                  <w:rPr>
                                    <w:b/>
                                    <w:bCs/>
                                    <w:color w:val="0070C0"/>
                                    <w:sz w:val="27"/>
                                    <w:szCs w:val="27"/>
                                  </w:rPr>
                                  <w:t> /2026</w:t>
                                </w:r>
                              </w:p>
                              <w:p w14:paraId="172A7E70" w14:textId="77777777" w:rsidR="00914490" w:rsidRPr="003801C6" w:rsidRDefault="00914490" w:rsidP="005A0581">
                                <w:pPr>
                                  <w:spacing w:after="0" w:line="380" w:lineRule="exact"/>
                                  <w:rPr>
                                    <w:rFonts w:cs="Arial"/>
                                    <w:b/>
                                    <w:bCs/>
                                    <w:caps/>
                                    <w:color w:val="0070C0"/>
                                    <w:spacing w:val="20"/>
                                    <w:sz w:val="28"/>
                                    <w:szCs w:val="28"/>
                                  </w:rPr>
                                </w:pPr>
                              </w:p>
                              <w:p w14:paraId="54415678" w14:textId="77777777" w:rsidR="00914490" w:rsidRPr="00B6767B" w:rsidRDefault="00914490" w:rsidP="005A0581">
                                <w:pPr>
                                  <w:spacing w:after="0" w:line="380" w:lineRule="exact"/>
                                  <w:rPr>
                                    <w:rFonts w:cs="Arial"/>
                                    <w:caps/>
                                    <w:color w:val="595959" w:themeColor="text1" w:themeTint="A6"/>
                                    <w:spacing w:val="20"/>
                                    <w:sz w:val="28"/>
                                    <w:szCs w:val="28"/>
                                  </w:rPr>
                                </w:pPr>
                              </w:p>
                              <w:p w14:paraId="699F2AE2" w14:textId="77777777" w:rsidR="00914490" w:rsidRPr="00B6767B" w:rsidRDefault="00914490" w:rsidP="005A0581">
                                <w:pPr>
                                  <w:spacing w:after="0" w:line="380" w:lineRule="exact"/>
                                  <w:rPr>
                                    <w:rFonts w:cs="Arial"/>
                                    <w:caps/>
                                    <w:color w:val="595959" w:themeColor="text1" w:themeTint="A6"/>
                                    <w:spacing w:val="20"/>
                                    <w:sz w:val="28"/>
                                    <w:szCs w:val="28"/>
                                  </w:rPr>
                                </w:pPr>
                              </w:p>
                              <w:p w14:paraId="1A3D1285" w14:textId="77777777" w:rsidR="00914490" w:rsidRPr="00B6767B" w:rsidRDefault="00914490" w:rsidP="005A0581">
                                <w:pPr>
                                  <w:spacing w:after="0" w:line="380" w:lineRule="exact"/>
                                  <w:rPr>
                                    <w:rFonts w:cs="Arial"/>
                                    <w:caps/>
                                    <w:color w:val="595959" w:themeColor="text1" w:themeTint="A6"/>
                                    <w:spacing w:val="20"/>
                                    <w:sz w:val="28"/>
                                    <w:szCs w:val="28"/>
                                  </w:rPr>
                                </w:pPr>
                              </w:p>
                              <w:p w14:paraId="33FC39CE" w14:textId="77777777" w:rsidR="00914490" w:rsidRPr="00B6767B" w:rsidRDefault="00914490" w:rsidP="005A0581">
                                <w:pPr>
                                  <w:spacing w:after="0" w:line="376" w:lineRule="auto"/>
                                  <w:rPr>
                                    <w:sz w:val="28"/>
                                    <w:szCs w:val="28"/>
                                  </w:rPr>
                                </w:pPr>
                              </w:p>
                              <w:p w14:paraId="6E42643B" w14:textId="77777777" w:rsidR="00914490" w:rsidRPr="00B6767B" w:rsidRDefault="00914490" w:rsidP="005A0581">
                                <w:pPr>
                                  <w:spacing w:after="0" w:line="376" w:lineRule="auto"/>
                                  <w:rPr>
                                    <w:sz w:val="28"/>
                                    <w:szCs w:val="28"/>
                                  </w:rPr>
                                </w:pPr>
                              </w:p>
                              <w:p w14:paraId="040C27D2" w14:textId="77777777" w:rsidR="00914490" w:rsidRPr="00B6767B" w:rsidRDefault="00914490" w:rsidP="005A0581">
                                <w:pPr>
                                  <w:spacing w:after="0" w:line="376" w:lineRule="auto"/>
                                  <w:rPr>
                                    <w:sz w:val="28"/>
                                    <w:szCs w:val="28"/>
                                  </w:rPr>
                                </w:pPr>
                              </w:p>
                              <w:p w14:paraId="6160447B" w14:textId="77777777" w:rsidR="00914490" w:rsidRPr="00B6767B" w:rsidRDefault="00914490" w:rsidP="005A0581">
                                <w:pPr>
                                  <w:spacing w:after="0" w:line="376" w:lineRule="auto"/>
                                  <w:rPr>
                                    <w:sz w:val="28"/>
                                    <w:szCs w:val="28"/>
                                  </w:rPr>
                                </w:pPr>
                              </w:p>
                              <w:p w14:paraId="45300E6E" w14:textId="77777777" w:rsidR="00914490" w:rsidRPr="00B6767B" w:rsidRDefault="00914490" w:rsidP="005A0581">
                                <w:pPr>
                                  <w:spacing w:after="0" w:line="376" w:lineRule="auto"/>
                                  <w:rPr>
                                    <w:sz w:val="28"/>
                                    <w:szCs w:val="28"/>
                                  </w:rPr>
                                </w:pPr>
                              </w:p>
                              <w:p w14:paraId="5FA67371" w14:textId="77777777" w:rsidR="00914490" w:rsidRPr="00B6767B" w:rsidRDefault="00914490" w:rsidP="005A0581">
                                <w:pPr>
                                  <w:spacing w:after="0" w:line="376" w:lineRule="auto"/>
                                  <w:rPr>
                                    <w:sz w:val="28"/>
                                    <w:szCs w:val="28"/>
                                  </w:rPr>
                                </w:pPr>
                              </w:p>
                              <w:p w14:paraId="0FA79BF5" w14:textId="77777777" w:rsidR="00914490" w:rsidRPr="00B6767B" w:rsidRDefault="00914490" w:rsidP="005A0581">
                                <w:pPr>
                                  <w:spacing w:after="0" w:line="376" w:lineRule="auto"/>
                                  <w:rPr>
                                    <w:sz w:val="28"/>
                                    <w:szCs w:val="28"/>
                                  </w:rPr>
                                </w:pPr>
                              </w:p>
                              <w:p w14:paraId="2C16BAAE" w14:textId="77777777" w:rsidR="00914490" w:rsidRDefault="00914490"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7F047348" w14:textId="77777777" w:rsidR="00914490" w:rsidRDefault="00914490" w:rsidP="005A0581">
                                <w:pPr>
                                  <w:spacing w:after="0" w:line="376" w:lineRule="auto"/>
                                  <w:rPr>
                                    <w:sz w:val="28"/>
                                    <w:szCs w:val="28"/>
                                  </w:rPr>
                                </w:pPr>
                              </w:p>
                              <w:p w14:paraId="68C79BB2" w14:textId="77777777" w:rsidR="00914490" w:rsidRDefault="00914490"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4CACF652" w14:textId="77777777" w:rsidR="00914490" w:rsidRDefault="00914490"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horz" wrap="square" lIns="91440" tIns="45720" rIns="91440" bIns="45720" anchor="t" anchorCtr="0">
                            <a:noAutofit/>
                          </wps:bodyPr>
                        </wps:wsp>
                        <wps:wsp>
                          <wps:cNvPr id="1701198421" name="Text Box 2"/>
                          <wps:cNvSpPr txBox="1">
                            <a:spLocks noChangeArrowheads="1"/>
                          </wps:cNvSpPr>
                          <wps:spPr bwMode="auto">
                            <a:xfrm>
                              <a:off x="2178170" y="4324350"/>
                              <a:ext cx="6496408" cy="1962150"/>
                            </a:xfrm>
                            <a:prstGeom prst="rect">
                              <a:avLst/>
                            </a:prstGeom>
                            <a:noFill/>
                            <a:ln w="9525">
                              <a:noFill/>
                              <a:miter lim="800000"/>
                            </a:ln>
                          </wps:spPr>
                          <wps:txbx>
                            <w:txbxContent>
                              <w:p w14:paraId="1FE09846" w14:textId="61EA4BCE" w:rsidR="00914490" w:rsidRPr="00643C4C" w:rsidRDefault="00914490" w:rsidP="00643C4C">
                                <w:pPr>
                                  <w:spacing w:after="0" w:line="900" w:lineRule="exact"/>
                                  <w:jc w:val="center"/>
                                  <w:rPr>
                                    <w:rFonts w:cs="Open Sans"/>
                                    <w:b/>
                                    <w:color w:val="476C8C"/>
                                    <w:sz w:val="72"/>
                                    <w:szCs w:val="72"/>
                                    <w:lang w:val="fr-FR"/>
                                  </w:rPr>
                                </w:pPr>
                                <w:r>
                                  <w:rPr>
                                    <w:rFonts w:cs="Open Sans"/>
                                    <w:b/>
                                    <w:color w:val="476C8C"/>
                                    <w:sz w:val="72"/>
                                    <w:szCs w:val="72"/>
                                    <w:lang w:val="fr-FR"/>
                                  </w:rPr>
                                  <w:t xml:space="preserve">LOMAMI </w:t>
                                </w:r>
                                <w:r w:rsidRPr="00976D2A">
                                  <w:rPr>
                                    <w:rFonts w:cs="Arial"/>
                                    <w:b/>
                                    <w:color w:val="476C8C"/>
                                    <w:sz w:val="64"/>
                                    <w:szCs w:val="64"/>
                                    <w:lang w:val="fr-FR"/>
                                  </w:rPr>
                                  <w:t>RAPPORT MENSU</w:t>
                                </w:r>
                                <w:r>
                                  <w:rPr>
                                    <w:rFonts w:cs="Arial"/>
                                    <w:b/>
                                    <w:color w:val="476C8C"/>
                                    <w:sz w:val="64"/>
                                    <w:szCs w:val="64"/>
                                    <w:lang w:val="fr-FR"/>
                                  </w:rPr>
                                  <w:t>EL</w:t>
                                </w:r>
                                <w:r w:rsidRPr="00976D2A">
                                  <w:rPr>
                                    <w:rFonts w:cs="Arial"/>
                                    <w:b/>
                                    <w:color w:val="476C8C"/>
                                    <w:sz w:val="64"/>
                                    <w:szCs w:val="64"/>
                                    <w:lang w:val="fr-FR"/>
                                  </w:rPr>
                                  <w:t xml:space="preserve"> D</w:t>
                                </w:r>
                                <w:r>
                                  <w:rPr>
                                    <w:rFonts w:cs="Arial"/>
                                    <w:b/>
                                    <w:color w:val="476C8C"/>
                                    <w:sz w:val="64"/>
                                    <w:szCs w:val="64"/>
                                    <w:lang w:val="fr-FR"/>
                                  </w:rPr>
                                  <w:t>’</w:t>
                                </w:r>
                                <w:r w:rsidRPr="00976D2A">
                                  <w:rPr>
                                    <w:rFonts w:cs="Arial"/>
                                    <w:b/>
                                    <w:color w:val="476C8C"/>
                                    <w:sz w:val="64"/>
                                    <w:szCs w:val="64"/>
                                    <w:lang w:val="fr-FR"/>
                                  </w:rPr>
                                  <w:t>ACTIVITES</w:t>
                                </w:r>
                              </w:p>
                              <w:p w14:paraId="3A74D692" w14:textId="1D2F5A29" w:rsidR="00914490" w:rsidRPr="00976D2A" w:rsidRDefault="00914490" w:rsidP="00643C4C">
                                <w:pPr>
                                  <w:spacing w:after="0" w:line="760" w:lineRule="exact"/>
                                  <w:jc w:val="center"/>
                                  <w:rPr>
                                    <w:rFonts w:cs="Arial"/>
                                    <w:b/>
                                    <w:color w:val="476C8C"/>
                                    <w:sz w:val="64"/>
                                    <w:szCs w:val="64"/>
                                    <w:lang w:val="fr-FR"/>
                                  </w:rPr>
                                </w:pPr>
                                <w:r>
                                  <w:rPr>
                                    <w:rFonts w:cs="Arial"/>
                                    <w:b/>
                                    <w:color w:val="476C8C"/>
                                    <w:sz w:val="64"/>
                                    <w:szCs w:val="64"/>
                                    <w:lang w:val="fr-FR"/>
                                  </w:rPr>
                                  <w:t xml:space="preserve">Mois de </w:t>
                                </w:r>
                                <w:r w:rsidR="00422BD0">
                                  <w:rPr>
                                    <w:rFonts w:cs="Arial"/>
                                    <w:b/>
                                    <w:color w:val="476C8C"/>
                                    <w:sz w:val="64"/>
                                    <w:szCs w:val="64"/>
                                    <w:lang w:val="fr-FR"/>
                                  </w:rPr>
                                  <w:t>juin</w:t>
                                </w:r>
                                <w:r w:rsidRPr="00643C4C">
                                  <w:rPr>
                                    <w:rFonts w:cs="Open Sans"/>
                                    <w:b/>
                                    <w:color w:val="476C8C"/>
                                    <w:sz w:val="72"/>
                                    <w:szCs w:val="72"/>
                                    <w:lang w:val="fr-FR"/>
                                  </w:rPr>
                                  <w:t xml:space="preserve"> 2026</w:t>
                                </w:r>
                              </w:p>
                            </w:txbxContent>
                          </wps:txbx>
                          <wps:bodyPr rot="0" vert="horz" wrap="square" lIns="91440" tIns="45720" rIns="91440" bIns="45720" anchor="t" anchorCtr="0">
                            <a:noAutofit/>
                          </wps:bodyPr>
                        </wps:wsp>
                        <pic:pic xmlns:pic="http://schemas.openxmlformats.org/drawingml/2006/picture">
                          <pic:nvPicPr>
                            <pic:cNvPr id="1636348189" name="Picture 1636348189"/>
                            <pic:cNvPicPr>
                              <a:picLocks noChangeAspect="1"/>
                            </pic:cNvPicPr>
                          </pic:nvPicPr>
                          <pic:blipFill>
                            <a:blip r:embed="rId11">
                              <a:extLst>
                                <a:ext uri="{28A0092B-C50C-407E-A947-70E740481C1C}">
                                  <a14:useLocalDpi xmlns:a14="http://schemas.microsoft.com/office/drawing/2010/main" val="0"/>
                                </a:ext>
                              </a:extLst>
                            </a:blip>
                            <a:srcRect b="33081"/>
                            <a:stretch>
                              <a:fillRect/>
                            </a:stretch>
                          </pic:blipFill>
                          <pic:spPr>
                            <a:xfrm>
                              <a:off x="5943927" y="7651770"/>
                              <a:ext cx="4468106" cy="2989935"/>
                            </a:xfrm>
                            <a:prstGeom prst="rect">
                              <a:avLst/>
                            </a:prstGeom>
                            <a:noFill/>
                            <a:ln>
                              <a:noFill/>
                            </a:ln>
                          </pic:spPr>
                        </pic:pic>
                        <pic:pic xmlns:pic="http://schemas.openxmlformats.org/drawingml/2006/picture">
                          <pic:nvPicPr>
                            <pic:cNvPr id="738516905" name="Picture 73851690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4244340" cy="4229100"/>
                            </a:xfrm>
                            <a:prstGeom prst="rect">
                              <a:avLst/>
                            </a:prstGeom>
                            <a:noFill/>
                            <a:ln>
                              <a:noFill/>
                            </a:ln>
                          </pic:spPr>
                        </pic:pic>
                        <wps:wsp>
                          <wps:cNvPr id="922124176" name="Text Box 2"/>
                          <wps:cNvSpPr txBox="1">
                            <a:spLocks noChangeArrowheads="1"/>
                          </wps:cNvSpPr>
                          <wps:spPr bwMode="auto">
                            <a:xfrm>
                              <a:off x="5139769" y="2547991"/>
                              <a:ext cx="3338439" cy="1357040"/>
                            </a:xfrm>
                            <a:prstGeom prst="rect">
                              <a:avLst/>
                            </a:prstGeom>
                            <a:noFill/>
                            <a:ln w="9525">
                              <a:noFill/>
                              <a:miter lim="800000"/>
                            </a:ln>
                          </wps:spPr>
                          <wps:txbx>
                            <w:txbxContent>
                              <w:p w14:paraId="063E67EF" w14:textId="77777777" w:rsidR="00914490" w:rsidRDefault="00914490" w:rsidP="005A0581">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2325FFA3" w14:textId="77777777" w:rsidR="00914490" w:rsidRDefault="00914490" w:rsidP="005A0581">
                                <w:pPr>
                                  <w:spacing w:after="0" w:line="240" w:lineRule="exact"/>
                                  <w:jc w:val="right"/>
                                  <w:rPr>
                                    <w:rFonts w:cs="Arial"/>
                                    <w:b/>
                                    <w:bCs/>
                                    <w:caps/>
                                    <w:color w:val="808080" w:themeColor="background1" w:themeShade="80"/>
                                    <w:spacing w:val="20"/>
                                    <w:sz w:val="16"/>
                                    <w:szCs w:val="16"/>
                                  </w:rPr>
                                </w:pPr>
                              </w:p>
                              <w:p w14:paraId="03CCD275" w14:textId="77777777" w:rsidR="00914490" w:rsidRDefault="00914490"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63B2757E" w14:textId="77777777" w:rsidR="00914490" w:rsidRDefault="00914490"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wps:txbx>
                          <wps:bodyPr rot="0" vert="horz" wrap="square" lIns="91440" tIns="45720" rIns="91440" bIns="45720" anchor="t" anchorCtr="0">
                            <a:noAutofit/>
                          </wps:bodyPr>
                        </wps:wsp>
                      </wpg:grpSp>
                    </wpg:wgp>
                  </a:graphicData>
                </a:graphic>
                <wp14:sizeRelH relativeFrom="page">
                  <wp14:pctWidth>0</wp14:pctWidth>
                </wp14:sizeRelH>
                <wp14:sizeRelV relativeFrom="page">
                  <wp14:pctHeight>0</wp14:pctHeight>
                </wp14:sizeRelV>
              </wp:anchor>
            </w:drawing>
          </mc:Choice>
          <mc:Fallback xmlns:ask="http://schemas.microsoft.com/office/drawing/2018/sketchyshapes" xmlns:a14="http://schemas.microsoft.com/office/drawing/2010/main" xmlns:pic="http://schemas.openxmlformats.org/drawingml/2006/picture" xmlns:a="http://schemas.openxmlformats.org/drawingml/2006/main">
            <w:pict w14:anchorId="693DF725">
              <v:group id="Group 10" style="position:absolute;margin-left:-171.5pt;margin-top:-231.5pt;width:819.8pt;height:957pt;z-index:251658241" coordsize="104120,121539" o:spid="_x0000_s1026" w14:anchorId="65D4BD1A"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">
                <v:rect id="Rectangle 1961339838" style="position:absolute;left:10541;top:101219;width:80422;height:20320;visibility:visible;mso-wrap-style:square;v-text-anchor:middle" o:spid="_x0000_s1027"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"/>
                <v:group id="Group 1079255156" style="position:absolute;width:104120;height:110489" coordsize="104120,110489"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">
                  <v:rect id="Rectangle 488219683" style="position:absolute;left:11462;top:18931;width:81153;height:91558;visibility:visible;mso-wrap-style:square;v-text-anchor:middle" o:spid="_x0000_s1029" fillcolor="#deebf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"/>
                  <v:shapetype id="_x0000_t202" coordsize="21600,21600" o:spt="202" path="m,l,21600r21600,l21600,xe">
                    <v:stroke joinstyle="miter"/>
                    <v:path gradientshapeok="t" o:connecttype="rect"/>
                  </v:shapetype>
                  <v:shape id="Text Box 2" style="position:absolute;left:24939;top:69932;width:43390;height:28874;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">
                    <v:textbox>
                      <w:txbxContent>
                        <w:p w:rsidRPr="00B6767B" w:rsidR="00914490" w:rsidP="005A0581" w:rsidRDefault="00914490" w14:paraId="67749DF1" w14:textId="4BDE5894">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 xml:space="preserve">DOMAINES: </w:t>
                          </w:r>
                        </w:p>
                        <w:p w:rsidRPr="00B6767B" w:rsidR="00914490" w:rsidP="005A0581" w:rsidRDefault="00914490" w14:paraId="46E68A49" w14:textId="2AFC7BCA">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SMNE, NUTRITION, MALARIA</w:t>
                          </w:r>
                          <w:r w:rsidRPr="00B6767B">
                            <w:rPr>
                              <w:b/>
                              <w:color w:val="77206D" w:themeColor="accent5" w:themeShade="BF"/>
                              <w:sz w:val="27"/>
                              <w:szCs w:val="27"/>
                              <w:lang w:val="fr-FR"/>
                            </w:rPr>
                            <w:t xml:space="preserve">, </w:t>
                          </w:r>
                        </w:p>
                        <w:p w:rsidRPr="00B6767B" w:rsidR="00914490" w:rsidP="005A0581" w:rsidRDefault="00914490" w14:paraId="672A6659" w14:textId="77777777">
                          <w:pPr>
                            <w:spacing w:after="0" w:line="380" w:lineRule="exact"/>
                            <w:rPr>
                              <w:rFonts w:cs="Arial"/>
                              <w:caps/>
                              <w:color w:val="595959" w:themeColor="text1" w:themeTint="A6"/>
                              <w:spacing w:val="20"/>
                              <w:lang w:val="fr-FR"/>
                            </w:rPr>
                          </w:pPr>
                        </w:p>
                        <w:p w:rsidRPr="00B6767B" w:rsidR="00914490" w:rsidP="005A0581" w:rsidRDefault="00914490" w14:paraId="0A37501D" w14:textId="77777777">
                          <w:pPr>
                            <w:spacing w:after="0" w:line="380" w:lineRule="exact"/>
                            <w:rPr>
                              <w:color w:val="000000"/>
                              <w:sz w:val="27"/>
                              <w:szCs w:val="27"/>
                              <w:lang w:val="fr-FR"/>
                            </w:rPr>
                          </w:pPr>
                        </w:p>
                        <w:p w:rsidRPr="00AB1EC6" w:rsidR="00914490" w:rsidP="005A0581" w:rsidRDefault="00914490" w14:paraId="5DAB6C7B" w14:textId="77777777">
                          <w:pPr>
                            <w:spacing w:after="0" w:line="380" w:lineRule="exact"/>
                            <w:rPr>
                              <w:color w:val="000000"/>
                              <w:sz w:val="27"/>
                              <w:szCs w:val="27"/>
                              <w:lang w:val="fr-FR"/>
                            </w:rPr>
                          </w:pPr>
                        </w:p>
                        <w:p w:rsidRPr="00CA096B" w:rsidR="00914490" w:rsidP="005A0581" w:rsidRDefault="00914490" w14:paraId="142DBBD3" w14:textId="72B0EBDF">
                          <w:pPr>
                            <w:spacing w:after="0" w:line="380" w:lineRule="exact"/>
                            <w:rPr>
                              <w:color w:val="000000"/>
                              <w:sz w:val="27"/>
                              <w:szCs w:val="27"/>
                              <w:lang w:val="fr-FR"/>
                            </w:rPr>
                          </w:pPr>
                          <w:r w:rsidRPr="00CA096B">
                            <w:rPr>
                              <w:color w:val="000000"/>
                              <w:sz w:val="27"/>
                              <w:szCs w:val="27"/>
                              <w:lang w:val="fr-FR"/>
                            </w:rPr>
                            <w:t xml:space="preserve">Soumis par le </w:t>
                          </w:r>
                          <w:r w:rsidRPr="00FD19AB">
                            <w:rPr>
                              <w:b/>
                              <w:bCs/>
                              <w:color w:val="000000"/>
                              <w:sz w:val="27"/>
                              <w:szCs w:val="27"/>
                              <w:lang w:val="fr-FR"/>
                            </w:rPr>
                            <w:t>CP Dorah KASHOSI</w:t>
                          </w:r>
                          <w:r w:rsidRPr="00CA096B">
                            <w:rPr>
                              <w:color w:val="000000"/>
                              <w:sz w:val="27"/>
                              <w:szCs w:val="27"/>
                              <w:lang w:val="fr-FR"/>
                            </w:rPr>
                            <w:t xml:space="preserve"> </w:t>
                          </w:r>
                        </w:p>
                        <w:p w:rsidRPr="003801C6" w:rsidR="00914490" w:rsidP="005A0581" w:rsidRDefault="00914490" w14:paraId="02419F7D" w14:textId="41375413">
                          <w:pPr>
                            <w:spacing w:after="0" w:line="380" w:lineRule="exact"/>
                            <w:rPr>
                              <w:rFonts w:cs="Arial"/>
                              <w:b/>
                              <w:bCs/>
                              <w:caps/>
                              <w:color w:val="0070C0"/>
                              <w:spacing w:val="20"/>
                              <w:sz w:val="28"/>
                              <w:szCs w:val="28"/>
                            </w:rPr>
                          </w:pPr>
                          <w:r w:rsidRPr="003801C6">
                            <w:rPr>
                              <w:b/>
                              <w:bCs/>
                              <w:color w:val="0070C0"/>
                              <w:sz w:val="27"/>
                              <w:szCs w:val="27"/>
                            </w:rPr>
                            <w:t>Le 2</w:t>
                          </w:r>
                          <w:r w:rsidR="00716D38">
                            <w:rPr>
                              <w:b/>
                              <w:bCs/>
                              <w:color w:val="0070C0"/>
                              <w:sz w:val="27"/>
                              <w:szCs w:val="27"/>
                            </w:rPr>
                            <w:t>5</w:t>
                          </w:r>
                          <w:r w:rsidRPr="003801C6">
                            <w:rPr>
                              <w:b/>
                              <w:bCs/>
                              <w:color w:val="0070C0"/>
                              <w:sz w:val="27"/>
                              <w:szCs w:val="27"/>
                            </w:rPr>
                            <w:t> /</w:t>
                          </w:r>
                          <w:r w:rsidRPr="003801C6" w:rsidR="003801C6">
                            <w:rPr>
                              <w:b/>
                              <w:bCs/>
                              <w:color w:val="0070C0"/>
                              <w:sz w:val="27"/>
                              <w:szCs w:val="27"/>
                            </w:rPr>
                            <w:t>Juillet</w:t>
                          </w:r>
                          <w:r w:rsidRPr="003801C6">
                            <w:rPr>
                              <w:b/>
                              <w:bCs/>
                              <w:color w:val="0070C0"/>
                              <w:sz w:val="27"/>
                              <w:szCs w:val="27"/>
                            </w:rPr>
                            <w:t> /2026</w:t>
                          </w:r>
                        </w:p>
                        <w:p w:rsidRPr="003801C6" w:rsidR="00914490" w:rsidP="005A0581" w:rsidRDefault="00914490" w14:paraId="02EB378F" w14:textId="77777777">
                          <w:pPr>
                            <w:spacing w:after="0" w:line="380" w:lineRule="exact"/>
                            <w:rPr>
                              <w:rFonts w:cs="Arial"/>
                              <w:b/>
                              <w:bCs/>
                              <w:caps/>
                              <w:color w:val="0070C0"/>
                              <w:spacing w:val="20"/>
                              <w:sz w:val="28"/>
                              <w:szCs w:val="28"/>
                            </w:rPr>
                          </w:pPr>
                        </w:p>
                        <w:p w:rsidRPr="00B6767B" w:rsidR="00914490" w:rsidP="005A0581" w:rsidRDefault="00914490" w14:paraId="6A05A809" w14:textId="77777777">
                          <w:pPr>
                            <w:spacing w:after="0" w:line="380" w:lineRule="exact"/>
                            <w:rPr>
                              <w:rFonts w:cs="Arial"/>
                              <w:caps/>
                              <w:color w:val="595959" w:themeColor="text1" w:themeTint="A6"/>
                              <w:spacing w:val="20"/>
                              <w:sz w:val="28"/>
                              <w:szCs w:val="28"/>
                            </w:rPr>
                          </w:pPr>
                        </w:p>
                        <w:p w:rsidRPr="00B6767B" w:rsidR="00914490" w:rsidP="005A0581" w:rsidRDefault="00914490" w14:paraId="5A39BBE3" w14:textId="77777777">
                          <w:pPr>
                            <w:spacing w:after="0" w:line="380" w:lineRule="exact"/>
                            <w:rPr>
                              <w:rFonts w:cs="Arial"/>
                              <w:caps/>
                              <w:color w:val="595959" w:themeColor="text1" w:themeTint="A6"/>
                              <w:spacing w:val="20"/>
                              <w:sz w:val="28"/>
                              <w:szCs w:val="28"/>
                            </w:rPr>
                          </w:pPr>
                        </w:p>
                        <w:p w:rsidRPr="00B6767B" w:rsidR="00914490" w:rsidP="005A0581" w:rsidRDefault="00914490" w14:paraId="41C8F396" w14:textId="77777777">
                          <w:pPr>
                            <w:spacing w:after="0" w:line="380" w:lineRule="exact"/>
                            <w:rPr>
                              <w:rFonts w:cs="Arial"/>
                              <w:caps/>
                              <w:color w:val="595959" w:themeColor="text1" w:themeTint="A6"/>
                              <w:spacing w:val="20"/>
                              <w:sz w:val="28"/>
                              <w:szCs w:val="28"/>
                            </w:rPr>
                          </w:pPr>
                        </w:p>
                        <w:p w:rsidRPr="00B6767B" w:rsidR="00914490" w:rsidP="005A0581" w:rsidRDefault="00914490" w14:paraId="72A3D3EC" w14:textId="77777777">
                          <w:pPr>
                            <w:spacing w:after="0" w:line="376" w:lineRule="auto"/>
                            <w:rPr>
                              <w:sz w:val="28"/>
                              <w:szCs w:val="28"/>
                            </w:rPr>
                          </w:pPr>
                        </w:p>
                        <w:p w:rsidRPr="00B6767B" w:rsidR="00914490" w:rsidP="005A0581" w:rsidRDefault="00914490" w14:paraId="0D0B940D" w14:textId="77777777">
                          <w:pPr>
                            <w:spacing w:after="0" w:line="376" w:lineRule="auto"/>
                            <w:rPr>
                              <w:sz w:val="28"/>
                              <w:szCs w:val="28"/>
                            </w:rPr>
                          </w:pPr>
                        </w:p>
                        <w:p w:rsidRPr="00B6767B" w:rsidR="00914490" w:rsidP="005A0581" w:rsidRDefault="00914490" w14:paraId="0E27B00A" w14:textId="77777777">
                          <w:pPr>
                            <w:spacing w:after="0" w:line="376" w:lineRule="auto"/>
                            <w:rPr>
                              <w:sz w:val="28"/>
                              <w:szCs w:val="28"/>
                            </w:rPr>
                          </w:pPr>
                        </w:p>
                        <w:p w:rsidRPr="00B6767B" w:rsidR="00914490" w:rsidP="005A0581" w:rsidRDefault="00914490" w14:paraId="60061E4C" w14:textId="77777777">
                          <w:pPr>
                            <w:spacing w:after="0" w:line="376" w:lineRule="auto"/>
                            <w:rPr>
                              <w:sz w:val="28"/>
                              <w:szCs w:val="28"/>
                            </w:rPr>
                          </w:pPr>
                        </w:p>
                        <w:p w:rsidRPr="00B6767B" w:rsidR="00914490" w:rsidP="005A0581" w:rsidRDefault="00914490" w14:paraId="44EAFD9C" w14:textId="77777777">
                          <w:pPr>
                            <w:spacing w:after="0" w:line="376" w:lineRule="auto"/>
                            <w:rPr>
                              <w:sz w:val="28"/>
                              <w:szCs w:val="28"/>
                            </w:rPr>
                          </w:pPr>
                        </w:p>
                        <w:p w:rsidRPr="00B6767B" w:rsidR="00914490" w:rsidP="005A0581" w:rsidRDefault="00914490" w14:paraId="4B94D5A5" w14:textId="77777777">
                          <w:pPr>
                            <w:spacing w:after="0" w:line="376" w:lineRule="auto"/>
                            <w:rPr>
                              <w:sz w:val="28"/>
                              <w:szCs w:val="28"/>
                            </w:rPr>
                          </w:pPr>
                        </w:p>
                        <w:p w:rsidRPr="00B6767B" w:rsidR="00914490" w:rsidP="005A0581" w:rsidRDefault="00914490" w14:paraId="3DEEC669" w14:textId="77777777">
                          <w:pPr>
                            <w:spacing w:after="0" w:line="376" w:lineRule="auto"/>
                            <w:rPr>
                              <w:sz w:val="28"/>
                              <w:szCs w:val="28"/>
                            </w:rPr>
                          </w:pPr>
                        </w:p>
                        <w:p w:rsidR="00914490" w:rsidP="005A0581" w:rsidRDefault="00914490" w14:paraId="0F6A933D" w14:textId="77777777">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rsidR="00914490" w:rsidP="005A0581" w:rsidRDefault="00914490" w14:paraId="3656B9AB" w14:textId="77777777">
                          <w:pPr>
                            <w:spacing w:after="0" w:line="376" w:lineRule="auto"/>
                            <w:rPr>
                              <w:sz w:val="28"/>
                              <w:szCs w:val="28"/>
                            </w:rPr>
                          </w:pPr>
                        </w:p>
                        <w:p w:rsidR="00914490" w:rsidP="005A0581" w:rsidRDefault="00914490" w14:paraId="397B9949" w14:textId="77777777">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rsidR="00914490" w:rsidP="005A0581" w:rsidRDefault="00914490" w14:paraId="0399617A" w14:textId="77777777">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v:shape id="Text Box 2" style="position:absolute;left:21781;top:43243;width:64964;height:19622;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">
                    <v:textbox>
                      <w:txbxContent>
                        <w:p w:rsidRPr="00643C4C" w:rsidR="00914490" w:rsidP="00643C4C" w:rsidRDefault="00914490" w14:paraId="31AA3247" w14:textId="61EA4BCE">
                          <w:pPr>
                            <w:spacing w:after="0" w:line="900" w:lineRule="exact"/>
                            <w:jc w:val="center"/>
                            <w:rPr>
                              <w:rFonts w:cs="Open Sans"/>
                              <w:b/>
                              <w:color w:val="476C8C"/>
                              <w:sz w:val="72"/>
                              <w:szCs w:val="72"/>
                              <w:lang w:val="fr-FR"/>
                            </w:rPr>
                          </w:pPr>
                          <w:r>
                            <w:rPr>
                              <w:rFonts w:cs="Open Sans"/>
                              <w:b/>
                              <w:color w:val="476C8C"/>
                              <w:sz w:val="72"/>
                              <w:szCs w:val="72"/>
                              <w:lang w:val="fr-FR"/>
                            </w:rPr>
                            <w:t xml:space="preserve">LOMAMI </w:t>
                          </w:r>
                          <w:r w:rsidRPr="00976D2A">
                            <w:rPr>
                              <w:rFonts w:cs="Arial"/>
                              <w:b/>
                              <w:color w:val="476C8C"/>
                              <w:sz w:val="64"/>
                              <w:szCs w:val="64"/>
                              <w:lang w:val="fr-FR"/>
                            </w:rPr>
                            <w:t>RAPPORT MENSU</w:t>
                          </w:r>
                          <w:r>
                            <w:rPr>
                              <w:rFonts w:cs="Arial"/>
                              <w:b/>
                              <w:color w:val="476C8C"/>
                              <w:sz w:val="64"/>
                              <w:szCs w:val="64"/>
                              <w:lang w:val="fr-FR"/>
                            </w:rPr>
                            <w:t>EL</w:t>
                          </w:r>
                          <w:r w:rsidRPr="00976D2A">
                            <w:rPr>
                              <w:rFonts w:cs="Arial"/>
                              <w:b/>
                              <w:color w:val="476C8C"/>
                              <w:sz w:val="64"/>
                              <w:szCs w:val="64"/>
                              <w:lang w:val="fr-FR"/>
                            </w:rPr>
                            <w:t xml:space="preserve"> D</w:t>
                          </w:r>
                          <w:r>
                            <w:rPr>
                              <w:rFonts w:cs="Arial"/>
                              <w:b/>
                              <w:color w:val="476C8C"/>
                              <w:sz w:val="64"/>
                              <w:szCs w:val="64"/>
                              <w:lang w:val="fr-FR"/>
                            </w:rPr>
                            <w:t>’</w:t>
                          </w:r>
                          <w:r w:rsidRPr="00976D2A">
                            <w:rPr>
                              <w:rFonts w:cs="Arial"/>
                              <w:b/>
                              <w:color w:val="476C8C"/>
                              <w:sz w:val="64"/>
                              <w:szCs w:val="64"/>
                              <w:lang w:val="fr-FR"/>
                            </w:rPr>
                            <w:t>ACTIVITES</w:t>
                          </w:r>
                        </w:p>
                        <w:p w:rsidRPr="00976D2A" w:rsidR="00914490" w:rsidP="00643C4C" w:rsidRDefault="00914490" w14:paraId="31F3D3F7" w14:textId="1D2F5A29">
                          <w:pPr>
                            <w:spacing w:after="0" w:line="760" w:lineRule="exact"/>
                            <w:jc w:val="center"/>
                            <w:rPr>
                              <w:rFonts w:cs="Arial"/>
                              <w:b/>
                              <w:color w:val="476C8C"/>
                              <w:sz w:val="64"/>
                              <w:szCs w:val="64"/>
                              <w:lang w:val="fr-FR"/>
                            </w:rPr>
                          </w:pPr>
                          <w:r>
                            <w:rPr>
                              <w:rFonts w:cs="Arial"/>
                              <w:b/>
                              <w:color w:val="476C8C"/>
                              <w:sz w:val="64"/>
                              <w:szCs w:val="64"/>
                              <w:lang w:val="fr-FR"/>
                            </w:rPr>
                            <w:t xml:space="preserve">Mois de </w:t>
                          </w:r>
                          <w:r w:rsidR="00422BD0">
                            <w:rPr>
                              <w:rFonts w:cs="Arial"/>
                              <w:b/>
                              <w:color w:val="476C8C"/>
                              <w:sz w:val="64"/>
                              <w:szCs w:val="64"/>
                              <w:lang w:val="fr-FR"/>
                            </w:rPr>
                            <w:t>juin</w:t>
                          </w:r>
                          <w:r w:rsidRPr="00643C4C">
                            <w:rPr>
                              <w:rFonts w:cs="Open Sans"/>
                              <w:b/>
                              <w:color w:val="476C8C"/>
                              <w:sz w:val="72"/>
                              <w:szCs w:val="72"/>
                              <w:lang w:val="fr-FR"/>
                            </w:rPr>
                            <w:t xml:space="preserve"> 2026</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36348189" style="position:absolute;left:59439;top:76517;width:44681;height:29900;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">
                    <v:imagedata cropbottom="21680f" o:title="" r:id="rId13"/>
                  </v:shape>
                  <v:shape id="Picture 738516905" style="position:absolute;width:42443;height:42291;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">
                    <v:imagedata o:title="" r:id="rId14"/>
                  </v:shape>
                  <v:shape id="Text Box 2" style="position:absolute;left:51397;top:25479;width:33385;height:13571;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">
                    <v:textbox>
                      <w:txbxContent>
                        <w:p w:rsidR="00914490" w:rsidP="005A0581" w:rsidRDefault="00914490" w14:paraId="70104C19" w14:textId="77777777">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rsidR="00914490" w:rsidP="005A0581" w:rsidRDefault="00914490" w14:paraId="45FB0818" w14:textId="77777777">
                          <w:pPr>
                            <w:spacing w:after="0" w:line="240" w:lineRule="exact"/>
                            <w:jc w:val="right"/>
                            <w:rPr>
                              <w:rFonts w:cs="Arial"/>
                              <w:b/>
                              <w:bCs/>
                              <w:caps/>
                              <w:color w:val="808080" w:themeColor="background1" w:themeShade="80"/>
                              <w:spacing w:val="20"/>
                              <w:sz w:val="16"/>
                              <w:szCs w:val="16"/>
                            </w:rPr>
                          </w:pPr>
                        </w:p>
                        <w:p w:rsidR="00914490" w:rsidP="005A0581" w:rsidRDefault="00914490" w14:paraId="7B7E00E0" w14:textId="77777777">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rsidR="00914490" w:rsidP="005A0581" w:rsidRDefault="00914490" w14:paraId="42990DAB" w14:textId="77777777">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v:textbox>
                  </v:shape>
                </v:group>
              </v:group>
            </w:pict>
          </mc:Fallback>
        </mc:AlternateContent>
      </w:r>
      <w:r w:rsidRPr="00F02CCB">
        <w:rPr>
          <w:rFonts w:ascii="Times New Roman" w:hAnsi="Times New Roman" w:cs="Times New Roman"/>
          <w:noProof/>
          <w:lang w:val="fr-FR" w:eastAsia="fr-FR"/>
        </w:rPr>
        <mc:AlternateContent>
          <mc:Choice Requires="wps">
            <w:drawing>
              <wp:anchor distT="0" distB="0" distL="114300" distR="114300" simplePos="0" relativeHeight="251658240" behindDoc="0" locked="0" layoutInCell="1" allowOverlap="1" wp14:anchorId="2D677E2A" wp14:editId="58282AD4">
                <wp:simplePos x="0" y="0"/>
                <wp:positionH relativeFrom="column">
                  <wp:posOffset>-2183130</wp:posOffset>
                </wp:positionH>
                <wp:positionV relativeFrom="paragraph">
                  <wp:posOffset>-2962910</wp:posOffset>
                </wp:positionV>
                <wp:extent cx="3201035" cy="927100"/>
                <wp:effectExtent l="0" t="0" r="0" b="6350"/>
                <wp:wrapNone/>
                <wp:docPr id="166677157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035" cy="927100"/>
                        </a:xfrm>
                        <a:prstGeom prst="rect">
                          <a:avLst/>
                        </a:prstGeom>
                        <a:noFill/>
                        <a:ln w="9525">
                          <a:noFill/>
                          <a:miter lim="800000"/>
                        </a:ln>
                      </wps:spPr>
                      <wps:txbx>
                        <w:txbxContent>
                          <w:p w14:paraId="50525C4E" w14:textId="77777777" w:rsidR="00914490" w:rsidRDefault="00914490" w:rsidP="005A0581">
                            <w:pPr>
                              <w:spacing w:after="0" w:line="380" w:lineRule="exact"/>
                              <w:rPr>
                                <w:sz w:val="28"/>
                                <w:szCs w:val="28"/>
                              </w:rPr>
                            </w:pPr>
                            <w:r>
                              <w:rPr>
                                <w:rFonts w:eastAsia="Arial" w:cs="Arial"/>
                                <w:smallCaps/>
                                <w:color w:val="595959"/>
                                <w:sz w:val="28"/>
                                <w:szCs w:val="28"/>
                              </w:rPr>
                              <w:t>PERIOD OF PERFORMANCE:</w:t>
                            </w:r>
                          </w:p>
                          <w:p w14:paraId="02AC0E02" w14:textId="77777777" w:rsidR="00914490" w:rsidRDefault="00914490"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14:paraId="1DA204E5" w14:textId="77777777" w:rsidR="00914490" w:rsidRDefault="00914490" w:rsidP="005A0581">
                            <w:pPr>
                              <w:spacing w:after="0" w:line="376" w:lineRule="auto"/>
                              <w:rPr>
                                <w:sz w:val="28"/>
                                <w:szCs w:val="28"/>
                              </w:rPr>
                            </w:pPr>
                          </w:p>
                          <w:p w14:paraId="6BA29870" w14:textId="77777777" w:rsidR="00914490" w:rsidRDefault="00914490"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57BEE9F6" w14:textId="77777777" w:rsidR="00914490" w:rsidRDefault="00914490" w:rsidP="005A0581">
                            <w:pPr>
                              <w:spacing w:after="0" w:line="376" w:lineRule="auto"/>
                              <w:rPr>
                                <w:sz w:val="28"/>
                                <w:szCs w:val="28"/>
                              </w:rPr>
                            </w:pPr>
                          </w:p>
                          <w:p w14:paraId="52226426" w14:textId="77777777" w:rsidR="00914490" w:rsidRDefault="00914490"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0C68E138" w14:textId="77777777" w:rsidR="00914490" w:rsidRDefault="00914490"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xmlns:ask="http://schemas.microsoft.com/office/drawing/2018/sketchyshapes" xmlns:a14="http://schemas.microsoft.com/office/drawing/2010/main" xmlns:pic="http://schemas.openxmlformats.org/drawingml/2006/picture" xmlns:a="http://schemas.openxmlformats.org/drawingml/2006/main">
            <w:pict w14:anchorId="4204CF43">
              <v:shape id="Text Box 9" style="position:absolute;margin-left:-171.9pt;margin-top:-233.3pt;width:252.05pt;height:7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" w14:anchorId="2D677E2A">
                <v:textbox>
                  <w:txbxContent>
                    <w:p w:rsidR="00914490" w:rsidP="005A0581" w:rsidRDefault="00914490" w14:paraId="7455349D" w14:textId="77777777">
                      <w:pPr>
                        <w:spacing w:after="0" w:line="380" w:lineRule="exact"/>
                        <w:rPr>
                          <w:sz w:val="28"/>
                          <w:szCs w:val="28"/>
                        </w:rPr>
                      </w:pPr>
                      <w:r>
                        <w:rPr>
                          <w:rFonts w:eastAsia="Arial" w:cs="Arial"/>
                          <w:smallCaps/>
                          <w:color w:val="595959"/>
                          <w:sz w:val="28"/>
                          <w:szCs w:val="28"/>
                        </w:rPr>
                        <w:t>PERIOD OF PERFORMANCE:</w:t>
                      </w:r>
                    </w:p>
                    <w:p w:rsidR="00914490" w:rsidP="005A0581" w:rsidRDefault="00914490" w14:paraId="2A00797D" w14:textId="77777777">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rsidR="00914490" w:rsidP="005A0581" w:rsidRDefault="00914490" w14:paraId="049F31CB" w14:textId="77777777">
                      <w:pPr>
                        <w:spacing w:after="0" w:line="376" w:lineRule="auto"/>
                        <w:rPr>
                          <w:sz w:val="28"/>
                          <w:szCs w:val="28"/>
                        </w:rPr>
                      </w:pPr>
                    </w:p>
                    <w:p w:rsidR="00914490" w:rsidP="005A0581" w:rsidRDefault="00914490" w14:paraId="2D17604D" w14:textId="77777777">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rsidR="00914490" w:rsidP="005A0581" w:rsidRDefault="00914490" w14:paraId="53128261" w14:textId="77777777">
                      <w:pPr>
                        <w:spacing w:after="0" w:line="376" w:lineRule="auto"/>
                        <w:rPr>
                          <w:sz w:val="28"/>
                          <w:szCs w:val="28"/>
                        </w:rPr>
                      </w:pPr>
                    </w:p>
                    <w:p w:rsidR="00914490" w:rsidP="005A0581" w:rsidRDefault="00914490" w14:paraId="60BDCDFC" w14:textId="77777777">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rsidR="00914490" w:rsidP="005A0581" w:rsidRDefault="00914490" w14:paraId="2BAD9A9C" w14:textId="77777777">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w:pict>
          </mc:Fallback>
        </mc:AlternateContent>
      </w:r>
      <w:bookmarkStart w:id="0" w:name="_Hlk37156317"/>
      <w:r w:rsidRPr="00F02CCB">
        <w:rPr>
          <w:rFonts w:ascii="Times New Roman" w:hAnsi="Times New Roman" w:cs="Times New Roman"/>
          <w:noProof/>
          <w:lang w:val="fr-FR" w:eastAsia="fr-FR"/>
        </w:rPr>
        <w:drawing>
          <wp:inline distT="0" distB="0" distL="0" distR="0" wp14:anchorId="57CB1B43" wp14:editId="4FF79B5F">
            <wp:extent cx="5943600" cy="588010"/>
            <wp:effectExtent l="0" t="0" r="0" b="0"/>
            <wp:docPr id="774155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88010"/>
                    </a:xfrm>
                    <a:prstGeom prst="rect">
                      <a:avLst/>
                    </a:prstGeom>
                    <a:noFill/>
                    <a:ln>
                      <a:noFill/>
                    </a:ln>
                  </pic:spPr>
                </pic:pic>
              </a:graphicData>
            </a:graphic>
          </wp:inline>
        </w:drawing>
      </w:r>
      <w:r w:rsidRPr="00F02CCB">
        <w:rPr>
          <w:rFonts w:ascii="Times New Roman" w:hAnsi="Times New Roman" w:cs="Times New Roman"/>
          <w:noProof/>
          <w:lang w:val="fr-FR" w:eastAsia="fr-FR"/>
        </w:rPr>
        <w:drawing>
          <wp:inline distT="0" distB="0" distL="0" distR="0" wp14:anchorId="25E1C850" wp14:editId="5090A667">
            <wp:extent cx="762000" cy="514350"/>
            <wp:effectExtent l="0" t="0" r="0" b="0"/>
            <wp:docPr id="186839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00" cy="514350"/>
                    </a:xfrm>
                    <a:prstGeom prst="rect">
                      <a:avLst/>
                    </a:prstGeom>
                    <a:noFill/>
                    <a:ln>
                      <a:noFill/>
                    </a:ln>
                  </pic:spPr>
                </pic:pic>
              </a:graphicData>
            </a:graphic>
          </wp:inline>
        </w:drawing>
      </w:r>
      <w:r w:rsidRPr="00F02CCB">
        <w:rPr>
          <w:rFonts w:ascii="Times New Roman" w:hAnsi="Times New Roman" w:cs="Times New Roman"/>
        </w:rPr>
        <w:softHyphen/>
      </w:r>
    </w:p>
    <w:p w14:paraId="222AA621" w14:textId="77777777" w:rsidR="005A0581" w:rsidRPr="00F02CCB" w:rsidRDefault="005A0581" w:rsidP="005A0581">
      <w:pPr>
        <w:rPr>
          <w:rFonts w:ascii="Times New Roman" w:hAnsi="Times New Roman" w:cs="Times New Roman"/>
          <w:lang w:val="fr-FR"/>
        </w:rPr>
      </w:pPr>
      <w:r w:rsidRPr="00F02CCB">
        <w:rPr>
          <w:rFonts w:ascii="Times New Roman" w:hAnsi="Times New Roman" w:cs="Times New Roman"/>
          <w:lang w:val="fr-FR"/>
        </w:rPr>
        <w:softHyphen/>
      </w:r>
      <w:bookmarkEnd w:id="0"/>
    </w:p>
    <w:p w14:paraId="59341614" w14:textId="34DD01BF" w:rsidR="005A0581" w:rsidRPr="00F02CCB" w:rsidRDefault="005A0581" w:rsidP="005A0581">
      <w:pPr>
        <w:rPr>
          <w:rFonts w:ascii="Times New Roman" w:hAnsi="Times New Roman" w:cs="Times New Roman"/>
          <w:lang w:val="fr-FR"/>
        </w:rPr>
      </w:pPr>
      <w:r w:rsidRPr="00F02CCB">
        <w:rPr>
          <w:rFonts w:ascii="Times New Roman" w:hAnsi="Times New Roman" w:cs="Times New Roman"/>
          <w:noProof/>
          <w:lang w:val="fr-FR" w:eastAsia="fr-FR"/>
        </w:rPr>
        <mc:AlternateContent>
          <mc:Choice Requires="wpg">
            <w:drawing>
              <wp:anchor distT="0" distB="0" distL="114300" distR="114300" simplePos="0" relativeHeight="251658242" behindDoc="0" locked="0" layoutInCell="1" allowOverlap="1" wp14:anchorId="765FE46D" wp14:editId="05FF794C">
                <wp:simplePos x="0" y="0"/>
                <wp:positionH relativeFrom="column">
                  <wp:posOffset>1270</wp:posOffset>
                </wp:positionH>
                <wp:positionV relativeFrom="paragraph">
                  <wp:posOffset>6608445</wp:posOffset>
                </wp:positionV>
                <wp:extent cx="6158230" cy="613410"/>
                <wp:effectExtent l="0" t="0" r="0" b="0"/>
                <wp:wrapNone/>
                <wp:docPr id="1478822368" name="Group 8"/>
                <wp:cNvGraphicFramePr/>
                <a:graphic xmlns:a="http://schemas.openxmlformats.org/drawingml/2006/main">
                  <a:graphicData uri="http://schemas.microsoft.com/office/word/2010/wordprocessingGroup">
                    <wpg:wgp>
                      <wpg:cNvGrpSpPr/>
                      <wpg:grpSpPr>
                        <a:xfrm>
                          <a:off x="0" y="0"/>
                          <a:ext cx="6158230" cy="613410"/>
                          <a:chOff x="0" y="0"/>
                          <a:chExt cx="6158805" cy="613410"/>
                        </a:xfrm>
                      </wpg:grpSpPr>
                      <pic:pic xmlns:pic="http://schemas.openxmlformats.org/drawingml/2006/picture">
                        <pic:nvPicPr>
                          <pic:cNvPr id="800441519" name="Picture 800441519"/>
                          <pic:cNvPicPr>
                            <a:picLocks noChangeAspect="1"/>
                          </pic:cNvPicPr>
                        </pic:nvPicPr>
                        <pic:blipFill>
                          <a:blip r:embed="rId17"/>
                          <a:srcRect/>
                          <a:stretch/>
                        </pic:blipFill>
                        <pic:spPr>
                          <a:xfrm>
                            <a:off x="4054415" y="103516"/>
                            <a:ext cx="2104390" cy="431165"/>
                          </a:xfrm>
                          <a:prstGeom prst="rect">
                            <a:avLst/>
                          </a:prstGeom>
                        </pic:spPr>
                      </pic:pic>
                      <pic:pic xmlns:pic="http://schemas.openxmlformats.org/drawingml/2006/picture">
                        <pic:nvPicPr>
                          <pic:cNvPr id="712724103" name="Picture 712724103" descr="A black background with a black square&#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5230" cy="613410"/>
                          </a:xfrm>
                          <a:prstGeom prst="rect">
                            <a:avLst/>
                          </a:prstGeom>
                        </pic:spPr>
                      </pic:pic>
                    </wpg:wgp>
                  </a:graphicData>
                </a:graphic>
                <wp14:sizeRelH relativeFrom="page">
                  <wp14:pctWidth>0</wp14:pctWidth>
                </wp14:sizeRelH>
                <wp14:sizeRelV relativeFrom="page">
                  <wp14:pctHeight>0</wp14:pctHeight>
                </wp14:sizeRelV>
              </wp:anchor>
            </w:drawing>
          </mc:Choice>
          <mc:Fallback xmlns:ask="http://schemas.microsoft.com/office/drawing/2018/sketchyshapes" xmlns:a14="http://schemas.microsoft.com/office/drawing/2010/main" xmlns:pic="http://schemas.openxmlformats.org/drawingml/2006/picture" xmlns:a="http://schemas.openxmlformats.org/drawingml/2006/main">
            <w:pict w14:anchorId="1CF6C556">
              <v:group id="Group 8" style="position:absolute;margin-left:.1pt;margin-top:520.35pt;width:484.9pt;height:48.3pt;z-index:251658242" coordsize="61588,6134" o:spid="_x0000_s1026" w14:anchorId="21170B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">
                <v:shape id="Picture 800441519" style="position:absolute;left:40544;top:1035;width:21044;height:431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">
                  <v:imagedata o:title="" r:id="rId19"/>
                </v:shape>
                <v:shape id="Picture 712724103" style="position:absolute;width:24752;height:6134;visibility:visible;mso-wrap-style:square" alt="A black background with a black square&#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">
                  <v:imagedata o:title="A black background with a black square&#10;&#10;AI-generated content may be incorrect" r:id="rId20"/>
                </v:shape>
              </v:group>
            </w:pict>
          </mc:Fallback>
        </mc:AlternateContent>
      </w:r>
      <w:bookmarkStart w:id="1" w:name="_heading=h.35nkun2"/>
      <w:bookmarkEnd w:id="1"/>
      <w:r w:rsidRPr="00F02CCB">
        <w:rPr>
          <w:rFonts w:ascii="Times New Roman" w:hAnsi="Times New Roman" w:cs="Times New Roman"/>
          <w:lang w:val="fr-FR"/>
        </w:rPr>
        <w:br w:type="page"/>
      </w:r>
    </w:p>
    <w:p w14:paraId="469E55CA" w14:textId="77777777" w:rsidR="00AD0B69" w:rsidRPr="00F02CCB" w:rsidRDefault="00AD0B69" w:rsidP="00AD0B69">
      <w:pPr>
        <w:rPr>
          <w:rFonts w:ascii="Times New Roman" w:hAnsi="Times New Roman" w:cs="Times New Roman"/>
          <w:lang w:val="fr-FR"/>
        </w:rPr>
      </w:pPr>
      <w:r w:rsidRPr="00F02CCB">
        <w:rPr>
          <w:rFonts w:ascii="Times New Roman" w:hAnsi="Times New Roman" w:cs="Times New Roman"/>
          <w:b/>
          <w:bCs/>
          <w:lang w:val="fr-FR"/>
        </w:rPr>
        <w:lastRenderedPageBreak/>
        <w:t>Table des matières</w:t>
      </w:r>
      <w:r w:rsidRPr="00F02CCB">
        <w:rPr>
          <w:rFonts w:ascii="Times New Roman" w:hAnsi="Times New Roman" w:cs="Times New Roman"/>
          <w:lang w:val="fr-FR"/>
        </w:rPr>
        <w:t xml:space="preserve"> </w:t>
      </w:r>
    </w:p>
    <w:p w14:paraId="3E70D60D" w14:textId="0F85E827" w:rsidR="00AD0B69" w:rsidRPr="00F02CCB" w:rsidRDefault="00AD0B69" w:rsidP="00BD7508">
      <w:pPr>
        <w:pStyle w:val="ListParagraph"/>
        <w:numPr>
          <w:ilvl w:val="0"/>
          <w:numId w:val="8"/>
        </w:numPr>
        <w:rPr>
          <w:rFonts w:ascii="Times New Roman" w:hAnsi="Times New Roman" w:cs="Times New Roman"/>
          <w:lang w:val="fr-FR"/>
        </w:rPr>
      </w:pPr>
      <w:r w:rsidRPr="00F02CCB">
        <w:rPr>
          <w:rFonts w:ascii="Times New Roman" w:hAnsi="Times New Roman" w:cs="Times New Roman"/>
          <w:lang w:val="fr-FR"/>
        </w:rPr>
        <w:t xml:space="preserve">Sigles et acronymes </w:t>
      </w:r>
    </w:p>
    <w:p w14:paraId="33697FF1" w14:textId="77777777" w:rsidR="00BD7508" w:rsidRPr="00F02CCB" w:rsidRDefault="00AD0B69" w:rsidP="00AD0B69">
      <w:pPr>
        <w:pStyle w:val="ListParagraph"/>
        <w:numPr>
          <w:ilvl w:val="0"/>
          <w:numId w:val="8"/>
        </w:numPr>
        <w:rPr>
          <w:rFonts w:ascii="Times New Roman" w:hAnsi="Times New Roman" w:cs="Times New Roman"/>
          <w:lang w:val="fr-FR"/>
        </w:rPr>
      </w:pPr>
      <w:r w:rsidRPr="00F02CCB">
        <w:rPr>
          <w:rFonts w:ascii="Times New Roman" w:hAnsi="Times New Roman" w:cs="Times New Roman"/>
          <w:lang w:val="fr-FR"/>
        </w:rPr>
        <w:t xml:space="preserve">Résumé exécutif </w:t>
      </w:r>
    </w:p>
    <w:p w14:paraId="547C031E" w14:textId="7A34248A" w:rsidR="00BD7508" w:rsidRPr="00F02CCB" w:rsidRDefault="00AD0B69" w:rsidP="003201AE">
      <w:pPr>
        <w:pStyle w:val="ListParagraph"/>
        <w:numPr>
          <w:ilvl w:val="1"/>
          <w:numId w:val="8"/>
        </w:numPr>
        <w:rPr>
          <w:rFonts w:ascii="Times New Roman" w:hAnsi="Times New Roman" w:cs="Times New Roman"/>
          <w:lang w:val="fr-FR"/>
        </w:rPr>
      </w:pPr>
      <w:r w:rsidRPr="00F02CCB">
        <w:rPr>
          <w:rFonts w:ascii="Times New Roman" w:hAnsi="Times New Roman" w:cs="Times New Roman"/>
          <w:lang w:val="fr-FR"/>
        </w:rPr>
        <w:t xml:space="preserve">Santé maternelle, néonatale et infantile </w:t>
      </w:r>
    </w:p>
    <w:p w14:paraId="1602FFDA" w14:textId="77777777" w:rsidR="003201AE" w:rsidRPr="00F02CCB" w:rsidRDefault="00AD0B69" w:rsidP="003201AE">
      <w:pPr>
        <w:pStyle w:val="ListParagraph"/>
        <w:numPr>
          <w:ilvl w:val="1"/>
          <w:numId w:val="8"/>
        </w:numPr>
        <w:rPr>
          <w:rFonts w:ascii="Times New Roman" w:hAnsi="Times New Roman" w:cs="Times New Roman"/>
          <w:lang w:val="fr-FR"/>
        </w:rPr>
      </w:pPr>
      <w:r w:rsidRPr="00F02CCB">
        <w:rPr>
          <w:rFonts w:ascii="Times New Roman" w:hAnsi="Times New Roman" w:cs="Times New Roman"/>
          <w:lang w:val="fr-FR"/>
        </w:rPr>
        <w:t>Nutrition</w:t>
      </w:r>
    </w:p>
    <w:p w14:paraId="356155BD" w14:textId="0D4E759F" w:rsidR="00AD0B69" w:rsidRPr="00F02CCB" w:rsidRDefault="00AD0B69" w:rsidP="003201AE">
      <w:pPr>
        <w:pStyle w:val="ListParagraph"/>
        <w:numPr>
          <w:ilvl w:val="1"/>
          <w:numId w:val="8"/>
        </w:numPr>
        <w:rPr>
          <w:rFonts w:ascii="Times New Roman" w:hAnsi="Times New Roman" w:cs="Times New Roman"/>
          <w:lang w:val="fr-FR"/>
        </w:rPr>
      </w:pPr>
      <w:r w:rsidRPr="00F02CCB">
        <w:rPr>
          <w:rFonts w:ascii="Times New Roman" w:hAnsi="Times New Roman" w:cs="Times New Roman"/>
          <w:lang w:val="fr-FR"/>
        </w:rPr>
        <w:t xml:space="preserve">Paludisme </w:t>
      </w:r>
    </w:p>
    <w:p w14:paraId="1B7A2644" w14:textId="77777777" w:rsidR="005B27C5" w:rsidRPr="00F02CCB" w:rsidRDefault="005B27C5" w:rsidP="005B27C5">
      <w:pPr>
        <w:pStyle w:val="ListParagraph"/>
        <w:numPr>
          <w:ilvl w:val="1"/>
          <w:numId w:val="8"/>
        </w:numPr>
        <w:rPr>
          <w:rFonts w:ascii="Times New Roman" w:hAnsi="Times New Roman" w:cs="Times New Roman"/>
          <w:lang w:val="fr-FR"/>
        </w:rPr>
      </w:pPr>
      <w:r w:rsidRPr="00F02CCB">
        <w:rPr>
          <w:rFonts w:ascii="Times New Roman" w:hAnsi="Times New Roman" w:cs="Times New Roman"/>
          <w:lang w:val="fr-FR"/>
        </w:rPr>
        <w:t xml:space="preserve">Taux de réalisation des activités </w:t>
      </w:r>
    </w:p>
    <w:p w14:paraId="1EF79775" w14:textId="77777777" w:rsidR="005B27C5" w:rsidRPr="00F02CCB" w:rsidRDefault="005B27C5" w:rsidP="005B27C5">
      <w:pPr>
        <w:pStyle w:val="ListParagraph"/>
        <w:ind w:left="1080"/>
        <w:rPr>
          <w:rFonts w:ascii="Times New Roman" w:hAnsi="Times New Roman" w:cs="Times New Roman"/>
          <w:lang w:val="fr-FR"/>
        </w:rPr>
      </w:pPr>
    </w:p>
    <w:p w14:paraId="72231165" w14:textId="56339FD2" w:rsidR="00AD0B69" w:rsidRPr="00F02CCB" w:rsidRDefault="00AD0B69" w:rsidP="00AD0B69">
      <w:pPr>
        <w:rPr>
          <w:rFonts w:ascii="Times New Roman" w:hAnsi="Times New Roman" w:cs="Times New Roman"/>
          <w:lang w:val="fr-FR"/>
        </w:rPr>
      </w:pPr>
      <w:r w:rsidRPr="00F02CCB">
        <w:rPr>
          <w:rFonts w:ascii="Times New Roman" w:hAnsi="Times New Roman" w:cs="Times New Roman"/>
          <w:b/>
          <w:bCs/>
          <w:lang w:val="fr-FR"/>
        </w:rPr>
        <w:t xml:space="preserve">I. Résultats clés par objectif et par domaine technique </w:t>
      </w:r>
    </w:p>
    <w:p w14:paraId="52ADAAC6" w14:textId="0702D868" w:rsidR="00AD0B69" w:rsidRPr="00F02CCB" w:rsidRDefault="00AD0B69" w:rsidP="00AD0B69">
      <w:pPr>
        <w:rPr>
          <w:rFonts w:ascii="Times New Roman" w:hAnsi="Times New Roman" w:cs="Times New Roman"/>
          <w:lang w:val="fr-FR"/>
        </w:rPr>
      </w:pPr>
      <w:r w:rsidRPr="00F02CCB">
        <w:rPr>
          <w:rFonts w:ascii="Times New Roman" w:hAnsi="Times New Roman" w:cs="Times New Roman"/>
          <w:b/>
          <w:bCs/>
          <w:lang w:val="fr-FR"/>
        </w:rPr>
        <w:t xml:space="preserve">II. </w:t>
      </w:r>
      <w:r w:rsidR="007104A4" w:rsidRPr="00F02CCB">
        <w:rPr>
          <w:rFonts w:ascii="Times New Roman" w:hAnsi="Times New Roman" w:cs="Times New Roman"/>
          <w:b/>
          <w:bCs/>
          <w:lang w:val="fr-FR"/>
        </w:rPr>
        <w:t>Coordination du programme et engagement des parties prenantes</w:t>
      </w:r>
      <w:r w:rsidRPr="00F02CCB">
        <w:rPr>
          <w:rFonts w:ascii="Times New Roman" w:hAnsi="Times New Roman" w:cs="Times New Roman"/>
          <w:b/>
          <w:bCs/>
          <w:lang w:val="fr-FR"/>
        </w:rPr>
        <w:t xml:space="preserve"> </w:t>
      </w:r>
    </w:p>
    <w:p w14:paraId="0F6670E6" w14:textId="08212D1F" w:rsidR="00847D32" w:rsidRPr="00F02CCB" w:rsidRDefault="00AD0B69" w:rsidP="00AD0B69">
      <w:pPr>
        <w:rPr>
          <w:rFonts w:ascii="Times New Roman" w:hAnsi="Times New Roman" w:cs="Times New Roman"/>
          <w:b/>
          <w:bCs/>
          <w:lang w:val="fr-FR"/>
        </w:rPr>
      </w:pPr>
      <w:r w:rsidRPr="00F02CCB">
        <w:rPr>
          <w:rFonts w:ascii="Times New Roman" w:hAnsi="Times New Roman" w:cs="Times New Roman"/>
          <w:b/>
          <w:bCs/>
          <w:lang w:val="fr-FR"/>
        </w:rPr>
        <w:t>II</w:t>
      </w:r>
      <w:r w:rsidR="00847D32" w:rsidRPr="00F02CCB">
        <w:rPr>
          <w:rFonts w:ascii="Times New Roman" w:hAnsi="Times New Roman" w:cs="Times New Roman"/>
          <w:b/>
          <w:bCs/>
          <w:lang w:val="fr-FR"/>
        </w:rPr>
        <w:t>I</w:t>
      </w:r>
      <w:r w:rsidRPr="00F02CCB">
        <w:rPr>
          <w:rFonts w:ascii="Times New Roman" w:hAnsi="Times New Roman" w:cs="Times New Roman"/>
          <w:b/>
          <w:bCs/>
          <w:lang w:val="fr-FR"/>
        </w:rPr>
        <w:t xml:space="preserve">. Histoires de </w:t>
      </w:r>
      <w:r w:rsidR="00847D32" w:rsidRPr="00F02CCB">
        <w:rPr>
          <w:rFonts w:ascii="Times New Roman" w:hAnsi="Times New Roman" w:cs="Times New Roman"/>
          <w:b/>
          <w:bCs/>
          <w:lang w:val="fr-FR"/>
        </w:rPr>
        <w:t>succès et le</w:t>
      </w:r>
      <w:r w:rsidR="009D237F" w:rsidRPr="00F02CCB">
        <w:rPr>
          <w:rFonts w:ascii="Times New Roman" w:hAnsi="Times New Roman" w:cs="Times New Roman"/>
          <w:b/>
          <w:bCs/>
          <w:lang w:val="fr-FR"/>
        </w:rPr>
        <w:t>ç</w:t>
      </w:r>
      <w:r w:rsidR="00847D32" w:rsidRPr="00F02CCB">
        <w:rPr>
          <w:rFonts w:ascii="Times New Roman" w:hAnsi="Times New Roman" w:cs="Times New Roman"/>
          <w:b/>
          <w:bCs/>
          <w:lang w:val="fr-FR"/>
        </w:rPr>
        <w:t xml:space="preserve">ons apprises </w:t>
      </w:r>
      <w:r w:rsidRPr="00F02CCB">
        <w:rPr>
          <w:rFonts w:ascii="Times New Roman" w:hAnsi="Times New Roman" w:cs="Times New Roman"/>
          <w:b/>
          <w:bCs/>
          <w:lang w:val="fr-FR"/>
        </w:rPr>
        <w:t xml:space="preserve"> </w:t>
      </w:r>
    </w:p>
    <w:p w14:paraId="7BB928C5" w14:textId="77777777" w:rsidR="00847D32" w:rsidRPr="00F02CCB" w:rsidRDefault="00847D32" w:rsidP="00AD0B69">
      <w:pPr>
        <w:rPr>
          <w:rFonts w:ascii="Times New Roman" w:hAnsi="Times New Roman" w:cs="Times New Roman"/>
          <w:b/>
          <w:bCs/>
          <w:lang w:val="fr-FR"/>
        </w:rPr>
      </w:pPr>
      <w:r w:rsidRPr="00F02CCB">
        <w:rPr>
          <w:rFonts w:ascii="Times New Roman" w:hAnsi="Times New Roman" w:cs="Times New Roman"/>
          <w:b/>
          <w:bCs/>
          <w:lang w:val="fr-FR"/>
        </w:rPr>
        <w:t>I</w:t>
      </w:r>
      <w:r w:rsidR="00AD0B69" w:rsidRPr="00F02CCB">
        <w:rPr>
          <w:rFonts w:ascii="Times New Roman" w:hAnsi="Times New Roman" w:cs="Times New Roman"/>
          <w:b/>
          <w:bCs/>
          <w:lang w:val="fr-FR"/>
        </w:rPr>
        <w:t xml:space="preserve">V. Défis </w:t>
      </w:r>
    </w:p>
    <w:p w14:paraId="08001426" w14:textId="759C5D10" w:rsidR="00AD0B69" w:rsidRPr="00F02CCB" w:rsidRDefault="00AD0B69" w:rsidP="00750232">
      <w:pPr>
        <w:tabs>
          <w:tab w:val="num" w:pos="720"/>
        </w:tabs>
        <w:rPr>
          <w:rFonts w:ascii="Times New Roman" w:hAnsi="Times New Roman" w:cs="Times New Roman"/>
          <w:lang w:val="fr-FR"/>
        </w:rPr>
      </w:pPr>
      <w:r w:rsidRPr="00F02CCB">
        <w:rPr>
          <w:rFonts w:ascii="Times New Roman" w:hAnsi="Times New Roman" w:cs="Times New Roman"/>
          <w:b/>
          <w:bCs/>
          <w:lang w:val="fr-FR"/>
        </w:rPr>
        <w:t>V. Activités prioritaires pour le</w:t>
      </w:r>
      <w:r w:rsidR="00847D32" w:rsidRPr="00F02CCB">
        <w:rPr>
          <w:rFonts w:ascii="Times New Roman" w:hAnsi="Times New Roman" w:cs="Times New Roman"/>
          <w:b/>
          <w:bCs/>
          <w:lang w:val="fr-FR"/>
        </w:rPr>
        <w:t xml:space="preserve"> prochain</w:t>
      </w:r>
      <w:r w:rsidRPr="00F02CCB">
        <w:rPr>
          <w:rFonts w:ascii="Times New Roman" w:hAnsi="Times New Roman" w:cs="Times New Roman"/>
          <w:b/>
          <w:bCs/>
          <w:lang w:val="fr-FR"/>
        </w:rPr>
        <w:t xml:space="preserve"> mois </w:t>
      </w:r>
    </w:p>
    <w:p w14:paraId="2003465F" w14:textId="3151D5A9" w:rsidR="42D05F91" w:rsidRPr="00F02CCB" w:rsidRDefault="00AD0B69" w:rsidP="42D05F91">
      <w:pPr>
        <w:rPr>
          <w:rFonts w:ascii="Times New Roman" w:hAnsi="Times New Roman" w:cs="Times New Roman"/>
          <w:lang w:val="fr-FR"/>
        </w:rPr>
      </w:pPr>
      <w:r w:rsidRPr="00F02CCB">
        <w:rPr>
          <w:rFonts w:ascii="Times New Roman" w:hAnsi="Times New Roman" w:cs="Times New Roman"/>
          <w:b/>
          <w:bCs/>
          <w:lang w:val="fr-FR"/>
        </w:rPr>
        <w:t xml:space="preserve">Annexe A : Matrice de suivi et d’évaluation des performances </w:t>
      </w:r>
    </w:p>
    <w:p w14:paraId="6E4F77CE" w14:textId="414100F4" w:rsidR="28969FBC" w:rsidRPr="00F02CCB" w:rsidRDefault="28969FBC" w:rsidP="0EB0F78D">
      <w:pPr>
        <w:rPr>
          <w:rFonts w:ascii="Times New Roman" w:hAnsi="Times New Roman" w:cs="Times New Roman"/>
          <w:b/>
          <w:bCs/>
          <w:lang w:val="fr-FR"/>
        </w:rPr>
      </w:pPr>
      <w:r w:rsidRPr="00F02CCB">
        <w:rPr>
          <w:rFonts w:ascii="Times New Roman" w:hAnsi="Times New Roman" w:cs="Times New Roman"/>
          <w:b/>
          <w:bCs/>
          <w:lang w:val="fr-FR"/>
        </w:rPr>
        <w:t xml:space="preserve">Annexe B: Photos de mise en oeuvre </w:t>
      </w:r>
    </w:p>
    <w:p w14:paraId="36B0540D" w14:textId="3FDCC308" w:rsidR="0EB0F78D" w:rsidRPr="00F02CCB" w:rsidRDefault="0EB0F78D">
      <w:pPr>
        <w:rPr>
          <w:rFonts w:ascii="Times New Roman" w:hAnsi="Times New Roman" w:cs="Times New Roman"/>
          <w:lang w:val="fr-FR"/>
        </w:rPr>
      </w:pPr>
    </w:p>
    <w:p w14:paraId="6491719D" w14:textId="5B4A1067" w:rsidR="0EB0F78D" w:rsidRPr="00F02CCB" w:rsidRDefault="0EB0F78D">
      <w:pPr>
        <w:rPr>
          <w:rFonts w:ascii="Times New Roman" w:hAnsi="Times New Roman" w:cs="Times New Roman"/>
          <w:lang w:val="fr-FR"/>
        </w:rPr>
      </w:pPr>
    </w:p>
    <w:p w14:paraId="3D41B36E" w14:textId="6CFACC67" w:rsidR="0EB0F78D" w:rsidRPr="00F02CCB" w:rsidRDefault="0EB0F78D" w:rsidP="0EB0F78D">
      <w:pPr>
        <w:rPr>
          <w:rFonts w:ascii="Times New Roman" w:hAnsi="Times New Roman" w:cs="Times New Roman"/>
          <w:b/>
          <w:bCs/>
          <w:lang w:val="fr-FR"/>
        </w:rPr>
      </w:pPr>
    </w:p>
    <w:p w14:paraId="08EABBD8" w14:textId="6E5D8980" w:rsidR="003A332B" w:rsidRPr="00F02CCB" w:rsidRDefault="003A332B" w:rsidP="005A0581">
      <w:pPr>
        <w:rPr>
          <w:rFonts w:ascii="Times New Roman" w:hAnsi="Times New Roman" w:cs="Times New Roman"/>
          <w:lang w:val="fr-FR"/>
        </w:rPr>
      </w:pPr>
    </w:p>
    <w:p w14:paraId="2F31AB6F" w14:textId="77777777" w:rsidR="001D7BD1" w:rsidRPr="00F02CCB" w:rsidRDefault="001D7BD1" w:rsidP="00C928B2">
      <w:pPr>
        <w:rPr>
          <w:rFonts w:ascii="Times New Roman" w:hAnsi="Times New Roman" w:cs="Times New Roman"/>
          <w:b/>
          <w:bCs/>
          <w:lang w:val="fr-FR"/>
        </w:rPr>
      </w:pPr>
    </w:p>
    <w:p w14:paraId="52362B18" w14:textId="77777777" w:rsidR="00567FBF" w:rsidRPr="00F02CCB" w:rsidRDefault="00567FBF">
      <w:pPr>
        <w:rPr>
          <w:rFonts w:ascii="Times New Roman" w:hAnsi="Times New Roman" w:cs="Times New Roman"/>
          <w:lang w:val="fr-FR"/>
        </w:rPr>
      </w:pPr>
    </w:p>
    <w:p w14:paraId="01767F4E" w14:textId="77777777" w:rsidR="00567FBF" w:rsidRPr="00F02CCB" w:rsidRDefault="00567FBF">
      <w:pPr>
        <w:rPr>
          <w:rFonts w:ascii="Times New Roman" w:hAnsi="Times New Roman" w:cs="Times New Roman"/>
          <w:lang w:val="fr-FR"/>
        </w:rPr>
      </w:pPr>
    </w:p>
    <w:p w14:paraId="7416A746" w14:textId="77777777" w:rsidR="00567FBF" w:rsidRPr="00F02CCB" w:rsidRDefault="00567FBF">
      <w:pPr>
        <w:rPr>
          <w:rFonts w:ascii="Times New Roman" w:hAnsi="Times New Roman" w:cs="Times New Roman"/>
          <w:lang w:val="fr-FR"/>
        </w:rPr>
      </w:pPr>
    </w:p>
    <w:p w14:paraId="63F059C0" w14:textId="77777777" w:rsidR="00F154CF" w:rsidRPr="00F02CCB" w:rsidRDefault="00F154CF">
      <w:pPr>
        <w:rPr>
          <w:rFonts w:ascii="Times New Roman" w:hAnsi="Times New Roman" w:cs="Times New Roman"/>
          <w:lang w:val="fr-FR"/>
        </w:rPr>
      </w:pPr>
    </w:p>
    <w:p w14:paraId="77E80F48" w14:textId="77777777" w:rsidR="00F154CF" w:rsidRPr="00F02CCB" w:rsidRDefault="00F154CF">
      <w:pPr>
        <w:rPr>
          <w:rFonts w:ascii="Times New Roman" w:hAnsi="Times New Roman" w:cs="Times New Roman"/>
          <w:lang w:val="fr-FR"/>
        </w:rPr>
      </w:pPr>
    </w:p>
    <w:p w14:paraId="23D985FB" w14:textId="77777777" w:rsidR="00F154CF" w:rsidRPr="00F02CCB" w:rsidRDefault="00F154CF">
      <w:pPr>
        <w:rPr>
          <w:rFonts w:ascii="Times New Roman" w:hAnsi="Times New Roman" w:cs="Times New Roman"/>
          <w:lang w:val="fr-FR"/>
        </w:rPr>
      </w:pPr>
    </w:p>
    <w:p w14:paraId="297F7DEC" w14:textId="77777777" w:rsidR="00567FBF" w:rsidRPr="00F02CCB" w:rsidRDefault="00567FBF">
      <w:pPr>
        <w:rPr>
          <w:rFonts w:ascii="Times New Roman" w:hAnsi="Times New Roman" w:cs="Times New Roman"/>
          <w:lang w:val="fr-FR"/>
        </w:rPr>
      </w:pPr>
    </w:p>
    <w:p w14:paraId="177B83E2" w14:textId="41ACEEDD" w:rsidR="00567FBF" w:rsidRPr="00F02CCB" w:rsidRDefault="00567FBF">
      <w:pPr>
        <w:rPr>
          <w:rFonts w:ascii="Times New Roman" w:hAnsi="Times New Roman" w:cs="Times New Roman"/>
          <w:lang w:val="fr-FR"/>
        </w:rPr>
      </w:pPr>
    </w:p>
    <w:p w14:paraId="22546715" w14:textId="77777777" w:rsidR="00052515" w:rsidRPr="00F02CCB" w:rsidRDefault="00052515">
      <w:pPr>
        <w:rPr>
          <w:rFonts w:ascii="Times New Roman" w:hAnsi="Times New Roman" w:cs="Times New Roman"/>
          <w:lang w:val="fr-FR"/>
        </w:rPr>
      </w:pPr>
    </w:p>
    <w:p w14:paraId="3E0C526D" w14:textId="77777777" w:rsidR="00136B32" w:rsidRPr="00F02CCB" w:rsidRDefault="00136B32" w:rsidP="00136B32">
      <w:pPr>
        <w:pStyle w:val="ListParagraph"/>
        <w:numPr>
          <w:ilvl w:val="0"/>
          <w:numId w:val="9"/>
        </w:numPr>
        <w:rPr>
          <w:rFonts w:ascii="Times New Roman" w:hAnsi="Times New Roman" w:cs="Times New Roman"/>
          <w:b/>
          <w:bCs/>
          <w:lang w:val="fr-FR"/>
        </w:rPr>
      </w:pPr>
      <w:r w:rsidRPr="00F02CCB">
        <w:rPr>
          <w:rFonts w:ascii="Times New Roman" w:hAnsi="Times New Roman" w:cs="Times New Roman"/>
          <w:b/>
          <w:bCs/>
          <w:lang w:val="fr-FR"/>
        </w:rPr>
        <w:lastRenderedPageBreak/>
        <w:t xml:space="preserve">Sigles et acronymes </w:t>
      </w:r>
    </w:p>
    <w:p w14:paraId="5B5F7138"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ACT</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hyperlink r:id="rId21" w:history="1">
        <w:r w:rsidRPr="00F02CCB">
          <w:rPr>
            <w:rFonts w:ascii="Times New Roman" w:hAnsi="Times New Roman" w:cs="Times New Roman"/>
          </w:rPr>
          <w:t>Artemisinin-based Combination Therapy</w:t>
        </w:r>
      </w:hyperlink>
    </w:p>
    <w:p w14:paraId="778755F8"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AIDS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Acquired Immune Deficiency Syndrome</w:t>
      </w:r>
    </w:p>
    <w:p w14:paraId="1DFA0920"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ANC</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Antenatal care</w:t>
      </w:r>
    </w:p>
    <w:p w14:paraId="1C3CD82F"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AO</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Agreement Officer</w:t>
      </w:r>
    </w:p>
    <w:p w14:paraId="653E4875"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ASPY</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Artesunate-Pyronaridine</w:t>
      </w:r>
    </w:p>
    <w:p w14:paraId="216E91FD" w14:textId="77777777" w:rsidR="00136B32" w:rsidRPr="00F02CCB" w:rsidRDefault="00136B32" w:rsidP="00136B32">
      <w:pPr>
        <w:spacing w:after="0" w:line="240" w:lineRule="auto"/>
        <w:rPr>
          <w:rFonts w:ascii="Times New Roman" w:hAnsi="Times New Roman" w:cs="Times New Roman"/>
          <w:lang w:val="fr-FR"/>
        </w:rPr>
      </w:pPr>
      <w:r w:rsidRPr="00F02CCB">
        <w:rPr>
          <w:rFonts w:ascii="Times New Roman" w:hAnsi="Times New Roman" w:cs="Times New Roman"/>
          <w:lang w:val="fr-FR"/>
        </w:rPr>
        <w:t>BA</w:t>
      </w:r>
      <w:r w:rsidRPr="00F02CCB">
        <w:rPr>
          <w:rFonts w:ascii="Times New Roman" w:hAnsi="Times New Roman" w:cs="Times New Roman"/>
          <w:lang w:val="fr-FR"/>
        </w:rPr>
        <w:tab/>
      </w:r>
      <w:r w:rsidRPr="00F02CCB">
        <w:rPr>
          <w:rFonts w:ascii="Times New Roman" w:hAnsi="Times New Roman" w:cs="Times New Roman"/>
          <w:lang w:val="fr-FR"/>
        </w:rPr>
        <w:tab/>
      </w:r>
      <w:r w:rsidRPr="00F02CCB">
        <w:rPr>
          <w:rFonts w:ascii="Times New Roman" w:hAnsi="Times New Roman" w:cs="Times New Roman"/>
          <w:lang w:val="fr-FR"/>
        </w:rPr>
        <w:tab/>
      </w:r>
      <w:r w:rsidRPr="00F02CCB">
        <w:rPr>
          <w:rFonts w:ascii="Times New Roman" w:hAnsi="Times New Roman" w:cs="Times New Roman"/>
          <w:lang w:val="fr-FR"/>
        </w:rPr>
        <w:tab/>
        <w:t>Breakthrough ACTION</w:t>
      </w:r>
    </w:p>
    <w:p w14:paraId="29E35673" w14:textId="77777777" w:rsidR="00136B32" w:rsidRPr="00F02CCB" w:rsidRDefault="00136B32" w:rsidP="00136B32">
      <w:pPr>
        <w:spacing w:after="0" w:line="240" w:lineRule="auto"/>
        <w:rPr>
          <w:rFonts w:ascii="Times New Roman" w:hAnsi="Times New Roman" w:cs="Times New Roman"/>
          <w:lang w:val="fr-FR"/>
        </w:rPr>
      </w:pPr>
      <w:r w:rsidRPr="00F02CCB">
        <w:rPr>
          <w:rFonts w:ascii="Times New Roman" w:hAnsi="Times New Roman" w:cs="Times New Roman"/>
          <w:lang w:val="fr-FR"/>
        </w:rPr>
        <w:t>BCZ</w:t>
      </w:r>
      <w:r w:rsidRPr="00F02CCB">
        <w:rPr>
          <w:rFonts w:ascii="Times New Roman" w:hAnsi="Times New Roman" w:cs="Times New Roman"/>
          <w:lang w:val="fr-FR"/>
        </w:rPr>
        <w:tab/>
      </w:r>
      <w:r w:rsidRPr="00F02CCB">
        <w:rPr>
          <w:rFonts w:ascii="Times New Roman" w:hAnsi="Times New Roman" w:cs="Times New Roman"/>
          <w:lang w:val="fr-FR"/>
        </w:rPr>
        <w:tab/>
      </w:r>
      <w:r w:rsidRPr="00F02CCB">
        <w:rPr>
          <w:rFonts w:ascii="Times New Roman" w:hAnsi="Times New Roman" w:cs="Times New Roman"/>
          <w:lang w:val="fr-FR"/>
        </w:rPr>
        <w:tab/>
      </w:r>
      <w:r w:rsidRPr="00F02CCB">
        <w:rPr>
          <w:rFonts w:ascii="Times New Roman" w:hAnsi="Times New Roman" w:cs="Times New Roman"/>
          <w:lang w:val="fr-FR"/>
        </w:rPr>
        <w:tab/>
        <w:t>Bureau Central de la Zone</w:t>
      </w:r>
    </w:p>
    <w:p w14:paraId="505AA400"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CEmONC</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Comprehensive Emergency Obstetric and Newborn Care</w:t>
      </w:r>
    </w:p>
    <w:p w14:paraId="4052782E"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 xml:space="preserve">CHAI </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Clinton Health Access Initiative</w:t>
      </w:r>
    </w:p>
    <w:p w14:paraId="36D950EE"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CHIS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 xml:space="preserve">Community Health Information System </w:t>
      </w:r>
    </w:p>
    <w:p w14:paraId="4A029A98" w14:textId="2660A9C7" w:rsidR="00136B32" w:rsidRPr="00F02CCB" w:rsidRDefault="00136B32" w:rsidP="00136B32">
      <w:pPr>
        <w:spacing w:after="0" w:line="240" w:lineRule="auto"/>
        <w:rPr>
          <w:rFonts w:ascii="Times New Roman" w:hAnsi="Times New Roman" w:cs="Times New Roman"/>
          <w:color w:val="262626" w:themeColor="text1" w:themeTint="D9"/>
        </w:rPr>
      </w:pPr>
      <w:r w:rsidRPr="00F02CCB">
        <w:rPr>
          <w:rFonts w:ascii="Times New Roman" w:hAnsi="Times New Roman" w:cs="Times New Roman"/>
        </w:rPr>
        <w:t>CHISU</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color w:val="262626" w:themeColor="text1" w:themeTint="D9"/>
        </w:rPr>
        <w:t>Country Health Information Systems and Data Use</w:t>
      </w:r>
    </w:p>
    <w:p w14:paraId="60F194C8"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CHW</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Community Health Worker</w:t>
      </w:r>
    </w:p>
    <w:p w14:paraId="2EE59526" w14:textId="5708B6D3" w:rsidR="00136B32" w:rsidRPr="00F02CCB" w:rsidRDefault="00136B32" w:rsidP="00136B32">
      <w:pPr>
        <w:spacing w:after="0" w:line="240" w:lineRule="auto"/>
        <w:rPr>
          <w:rFonts w:ascii="Times New Roman" w:hAnsi="Times New Roman" w:cs="Times New Roman"/>
        </w:rPr>
      </w:pPr>
      <w:r w:rsidRPr="00F02CCB">
        <w:rPr>
          <w:rFonts w:ascii="Times New Roman" w:eastAsia="Times New Roman" w:hAnsi="Times New Roman" w:cs="Times New Roman"/>
          <w:color w:val="000000"/>
        </w:rPr>
        <w:t>DHIS2                                     District Health Information System 2</w:t>
      </w:r>
    </w:p>
    <w:p w14:paraId="38979A23" w14:textId="3D3529C0"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DHMTs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District Health Management Teams</w:t>
      </w:r>
    </w:p>
    <w:p w14:paraId="2B01078F"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DoS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U.S. Department of State</w:t>
      </w:r>
    </w:p>
    <w:p w14:paraId="618BC06E"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DOT</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Directly observed Therapy</w:t>
      </w:r>
    </w:p>
    <w:p w14:paraId="496220BD"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DPHC</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 xml:space="preserve">Directorate of Primary Health Care </w:t>
      </w:r>
    </w:p>
    <w:p w14:paraId="548ED843" w14:textId="4166E4EF"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EID                                         Early Infant Diagnosis</w:t>
      </w:r>
    </w:p>
    <w:p w14:paraId="070B67DF"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 xml:space="preserve">EmONC </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Emergency obstetric and neonatal care</w:t>
      </w:r>
    </w:p>
    <w:p w14:paraId="5B9C8E35"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EMR</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Electronic Medical Record</w:t>
      </w:r>
    </w:p>
    <w:p w14:paraId="200869F0"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ENAP</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Every Newborn Action Plan</w:t>
      </w:r>
    </w:p>
    <w:p w14:paraId="7DD4D820"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EPI</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Expanded Programme on Immunization</w:t>
      </w:r>
    </w:p>
    <w:p w14:paraId="69744FD0"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Epic</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 xml:space="preserve">Meeting Targets and Maintaining Epidemic Control </w:t>
      </w:r>
    </w:p>
    <w:p w14:paraId="2E26D912"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EVD</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Ebola Virus Disease</w:t>
      </w:r>
    </w:p>
    <w:p w14:paraId="236260B5" w14:textId="41AFC9A3"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FHI 360</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Family Health International</w:t>
      </w:r>
    </w:p>
    <w:p w14:paraId="1024B914"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FY</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Fiscal Year</w:t>
      </w:r>
    </w:p>
    <w:p w14:paraId="6BDCE604" w14:textId="77777777" w:rsidR="00136B32" w:rsidRPr="00F02CCB" w:rsidRDefault="00136B32" w:rsidP="00136B32">
      <w:pPr>
        <w:spacing w:after="0" w:line="240" w:lineRule="auto"/>
        <w:ind w:left="2880" w:hanging="2880"/>
        <w:rPr>
          <w:rFonts w:ascii="Times New Roman" w:hAnsi="Times New Roman" w:cs="Times New Roman"/>
        </w:rPr>
      </w:pPr>
      <w:r w:rsidRPr="00F02CCB">
        <w:rPr>
          <w:rFonts w:ascii="Times New Roman" w:hAnsi="Times New Roman" w:cs="Times New Roman"/>
        </w:rPr>
        <w:t>GHSC-PSM</w:t>
      </w:r>
      <w:r w:rsidRPr="00F02CCB">
        <w:rPr>
          <w:rFonts w:ascii="Times New Roman" w:hAnsi="Times New Roman" w:cs="Times New Roman"/>
        </w:rPr>
        <w:tab/>
        <w:t>Global Health Supply Chain-Procurement and Supply Management project</w:t>
      </w:r>
    </w:p>
    <w:p w14:paraId="147118AC"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GO</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Grants Officer</w:t>
      </w:r>
    </w:p>
    <w:p w14:paraId="51CC43A4"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GOR</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Grants Officer Representative</w:t>
      </w:r>
    </w:p>
    <w:p w14:paraId="244BDD85"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HBHI</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High Burden High Impact</w:t>
      </w:r>
    </w:p>
    <w:p w14:paraId="0D7E0339"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HIS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Health Information System/s</w:t>
      </w:r>
    </w:p>
    <w:p w14:paraId="364E5542"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HIV</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Human Immunodeficiency Virus</w:t>
      </w:r>
    </w:p>
    <w:p w14:paraId="76299D9D" w14:textId="23697466"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HNQIS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 xml:space="preserve">Health Network Quality Improvement System </w:t>
      </w:r>
    </w:p>
    <w:p w14:paraId="35908BAB"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HQ</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Headquarters</w:t>
      </w:r>
    </w:p>
    <w:p w14:paraId="054AEDE0"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HRH</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Human Resources for Health</w:t>
      </w:r>
    </w:p>
    <w:p w14:paraId="26945A2E" w14:textId="1FA34326"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IA2030</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Immunization Agenda 2030</w:t>
      </w:r>
    </w:p>
    <w:p w14:paraId="24546C35"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iCCM</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 xml:space="preserve">integrated Community Case Management </w:t>
      </w:r>
    </w:p>
    <w:p w14:paraId="55C7EA65" w14:textId="77777777" w:rsidR="00136B32" w:rsidRPr="00F02CCB" w:rsidRDefault="00136B32" w:rsidP="00136B32">
      <w:pPr>
        <w:spacing w:after="0" w:line="240" w:lineRule="auto"/>
        <w:rPr>
          <w:rFonts w:ascii="Times New Roman" w:hAnsi="Times New Roman" w:cs="Times New Roman"/>
          <w:color w:val="262626" w:themeColor="text1" w:themeTint="D9"/>
        </w:rPr>
      </w:pPr>
      <w:r w:rsidRPr="00F02CCB">
        <w:rPr>
          <w:rFonts w:ascii="Times New Roman" w:hAnsi="Times New Roman" w:cs="Times New Roman"/>
        </w:rPr>
        <w:t xml:space="preserve">IHP </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color w:val="262626" w:themeColor="text1" w:themeTint="D9"/>
        </w:rPr>
        <w:t>Integrated Health Program</w:t>
      </w:r>
    </w:p>
    <w:p w14:paraId="717806EB"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IM</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 xml:space="preserve">Impact Malaria </w:t>
      </w:r>
    </w:p>
    <w:p w14:paraId="24AE6A98"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IMNCI</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integrated management of newborn and child illness</w:t>
      </w:r>
    </w:p>
    <w:p w14:paraId="523C218F"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IPTp</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intermittent preventive treatment in pregnancy</w:t>
      </w:r>
    </w:p>
    <w:p w14:paraId="67E04AB5"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 xml:space="preserve">IYCF </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infant and young child feeding</w:t>
      </w:r>
    </w:p>
    <w:p w14:paraId="229EE0D7"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LEAP</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Term Exceptional Technical Assistance Project</w:t>
      </w:r>
    </w:p>
    <w:p w14:paraId="44245ED6"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LLIN</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long-lasting insecticidal nets</w:t>
      </w:r>
    </w:p>
    <w:p w14:paraId="42572390"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M&amp;E</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Monitoring and Evaluation</w:t>
      </w:r>
    </w:p>
    <w:p w14:paraId="23FC33C4"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MFOs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 xml:space="preserve">Malaria field officers </w:t>
      </w:r>
    </w:p>
    <w:p w14:paraId="1D5AA1A0"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MMS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multiple micronutrient supplementation</w:t>
      </w:r>
    </w:p>
    <w:p w14:paraId="38F72C2D" w14:textId="277E0A5D"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 xml:space="preserve">MOH     </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 xml:space="preserve">Ministry of Health     </w:t>
      </w:r>
    </w:p>
    <w:p w14:paraId="7D6684E6" w14:textId="29605D9E"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mRDTs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Malaria Rapid Diagnostic Tests</w:t>
      </w:r>
    </w:p>
    <w:p w14:paraId="6105617D" w14:textId="5553D754"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MUAC</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Mid-upper arm circumference</w:t>
      </w:r>
    </w:p>
    <w:p w14:paraId="2679F505"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NMCP</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National Malaria Control Programme</w:t>
      </w:r>
    </w:p>
    <w:p w14:paraId="2FB976EA"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OJT</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On-the-job training</w:t>
      </w:r>
    </w:p>
    <w:p w14:paraId="7913CE63" w14:textId="0C789925"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OTSS+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Outreach Training and Supportive Supervision plus</w:t>
      </w:r>
    </w:p>
    <w:p w14:paraId="07E1B4F0"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PE</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Peer Educator</w:t>
      </w:r>
    </w:p>
    <w:p w14:paraId="78E71029" w14:textId="6A0E4D13"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PEV</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i/>
          <w:iCs/>
        </w:rPr>
        <w:t>Programme Elargi de Vaccination</w:t>
      </w:r>
      <w:r w:rsidRPr="00F02CCB">
        <w:rPr>
          <w:rFonts w:ascii="Times New Roman" w:hAnsi="Times New Roman" w:cs="Times New Roman"/>
        </w:rPr>
        <w:t xml:space="preserve"> </w:t>
      </w:r>
    </w:p>
    <w:p w14:paraId="5363DED8"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PHUs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Primary Health Units</w:t>
      </w:r>
    </w:p>
    <w:p w14:paraId="3968D850" w14:textId="70F4315D"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PMELP</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Performance Monitoring, Evaluation and Learning Plan</w:t>
      </w:r>
    </w:p>
    <w:p w14:paraId="063F58B9"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 xml:space="preserve">PMI </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President's Malaria Initiative</w:t>
      </w:r>
    </w:p>
    <w:p w14:paraId="473B54A6" w14:textId="5E4BCD70" w:rsidR="00136B32" w:rsidRPr="00F02CCB" w:rsidRDefault="00136B32" w:rsidP="00136B32">
      <w:pPr>
        <w:spacing w:after="0" w:line="240" w:lineRule="auto"/>
        <w:rPr>
          <w:rFonts w:ascii="Times New Roman" w:hAnsi="Times New Roman" w:cs="Times New Roman"/>
          <w:lang w:val="en-ZA"/>
        </w:rPr>
      </w:pPr>
      <w:r w:rsidRPr="00F02CCB">
        <w:rPr>
          <w:rFonts w:ascii="Times New Roman" w:hAnsi="Times New Roman" w:cs="Times New Roman"/>
        </w:rPr>
        <w:t>PMTCT                                   Prevention of Mother-to-Child Transmission of HIV</w:t>
      </w:r>
    </w:p>
    <w:p w14:paraId="4A2B3AEC" w14:textId="77777777" w:rsidR="00136B32" w:rsidRPr="00F02CCB" w:rsidRDefault="00136B32" w:rsidP="00136B32">
      <w:pPr>
        <w:spacing w:after="0" w:line="240" w:lineRule="auto"/>
        <w:ind w:left="2880" w:hanging="2880"/>
        <w:rPr>
          <w:rFonts w:ascii="Times New Roman" w:hAnsi="Times New Roman" w:cs="Times New Roman"/>
          <w:lang w:val="fr-FR"/>
        </w:rPr>
      </w:pPr>
      <w:r w:rsidRPr="00F02CCB">
        <w:rPr>
          <w:rFonts w:ascii="Times New Roman" w:hAnsi="Times New Roman" w:cs="Times New Roman"/>
          <w:lang w:val="fr-FR"/>
        </w:rPr>
        <w:t>PNCHOL MD</w:t>
      </w:r>
      <w:r w:rsidRPr="00F02CCB">
        <w:rPr>
          <w:rFonts w:ascii="Times New Roman" w:hAnsi="Times New Roman" w:cs="Times New Roman"/>
          <w:lang w:val="fr-FR"/>
        </w:rPr>
        <w:tab/>
      </w:r>
      <w:r w:rsidRPr="00F02CCB">
        <w:rPr>
          <w:rFonts w:ascii="Times New Roman" w:hAnsi="Times New Roman" w:cs="Times New Roman"/>
          <w:i/>
          <w:iCs/>
          <w:lang w:val="fr-FR"/>
        </w:rPr>
        <w:t>Programme National de Lutte contre le Choléra et les Maladies Diarrhéiques</w:t>
      </w:r>
    </w:p>
    <w:p w14:paraId="778048AC" w14:textId="77777777" w:rsidR="00136B32" w:rsidRPr="00F02CCB" w:rsidRDefault="00136B32" w:rsidP="00136B32">
      <w:pPr>
        <w:spacing w:after="0" w:line="240" w:lineRule="auto"/>
        <w:ind w:left="2880" w:hanging="2880"/>
        <w:rPr>
          <w:rFonts w:ascii="Times New Roman" w:hAnsi="Times New Roman" w:cs="Times New Roman"/>
          <w:lang w:val="fr-FR"/>
        </w:rPr>
      </w:pPr>
      <w:r w:rsidRPr="00F02CCB">
        <w:rPr>
          <w:rFonts w:ascii="Times New Roman" w:hAnsi="Times New Roman" w:cs="Times New Roman"/>
          <w:lang w:val="fr-FR"/>
        </w:rPr>
        <w:t>PNC</w:t>
      </w:r>
      <w:r w:rsidRPr="00F02CCB">
        <w:rPr>
          <w:rFonts w:ascii="Times New Roman" w:hAnsi="Times New Roman" w:cs="Times New Roman"/>
          <w:lang w:val="fr-FR"/>
        </w:rPr>
        <w:tab/>
        <w:t xml:space="preserve">Post-Natal care </w:t>
      </w:r>
    </w:p>
    <w:p w14:paraId="0F70DFA1" w14:textId="77777777" w:rsidR="00136B32" w:rsidRPr="00F02CCB" w:rsidRDefault="00136B32" w:rsidP="00136B32">
      <w:pPr>
        <w:spacing w:after="0" w:line="240" w:lineRule="auto"/>
        <w:ind w:left="2880" w:hanging="2880"/>
        <w:rPr>
          <w:rFonts w:ascii="Times New Roman" w:hAnsi="Times New Roman" w:cs="Times New Roman"/>
          <w:i/>
          <w:iCs/>
          <w:lang w:val="fr-FR"/>
        </w:rPr>
      </w:pPr>
      <w:r w:rsidRPr="00F02CCB">
        <w:rPr>
          <w:rFonts w:ascii="Times New Roman" w:hAnsi="Times New Roman" w:cs="Times New Roman"/>
          <w:lang w:val="fr-FR"/>
        </w:rPr>
        <w:t xml:space="preserve">PNDS-PS </w:t>
      </w:r>
      <w:r w:rsidRPr="00F02CCB">
        <w:rPr>
          <w:rFonts w:ascii="Times New Roman" w:hAnsi="Times New Roman" w:cs="Times New Roman"/>
          <w:lang w:val="fr-FR"/>
        </w:rPr>
        <w:tab/>
      </w:r>
      <w:r w:rsidRPr="00F02CCB">
        <w:rPr>
          <w:rFonts w:ascii="Times New Roman" w:hAnsi="Times New Roman" w:cs="Times New Roman"/>
          <w:i/>
          <w:iCs/>
          <w:lang w:val="fr-FR"/>
        </w:rPr>
        <w:t xml:space="preserve">Plan National de Développement Sanitaire-Prevoyance Social   </w:t>
      </w:r>
    </w:p>
    <w:p w14:paraId="45C480C8" w14:textId="54FAB116" w:rsidR="00136B32" w:rsidRPr="00F02CCB" w:rsidRDefault="00136B32" w:rsidP="00136B32">
      <w:pPr>
        <w:spacing w:after="0" w:line="240" w:lineRule="auto"/>
        <w:ind w:left="2880" w:hanging="2880"/>
        <w:rPr>
          <w:rFonts w:ascii="Times New Roman" w:hAnsi="Times New Roman" w:cs="Times New Roman"/>
          <w:lang w:val="fr-FR"/>
        </w:rPr>
      </w:pPr>
      <w:r w:rsidRPr="00F02CCB">
        <w:rPr>
          <w:rFonts w:ascii="Times New Roman" w:hAnsi="Times New Roman" w:cs="Times New Roman"/>
          <w:lang w:val="fr-FR"/>
        </w:rPr>
        <w:t>PNIRA</w:t>
      </w:r>
      <w:r w:rsidRPr="00F02CCB">
        <w:rPr>
          <w:rFonts w:ascii="Times New Roman" w:hAnsi="Times New Roman" w:cs="Times New Roman"/>
          <w:lang w:val="fr-FR"/>
        </w:rPr>
        <w:tab/>
      </w:r>
      <w:r w:rsidRPr="00F02CCB">
        <w:rPr>
          <w:rFonts w:ascii="Times New Roman" w:hAnsi="Times New Roman" w:cs="Times New Roman"/>
          <w:i/>
          <w:iCs/>
          <w:lang w:val="fr-FR"/>
        </w:rPr>
        <w:t>Programme National de lutte contre Infections Respiratoires Aigües</w:t>
      </w:r>
      <w:r w:rsidRPr="00F02CCB">
        <w:rPr>
          <w:rFonts w:ascii="Times New Roman" w:hAnsi="Times New Roman" w:cs="Times New Roman"/>
          <w:lang w:val="fr-FR"/>
        </w:rPr>
        <w:t xml:space="preserve"> </w:t>
      </w:r>
    </w:p>
    <w:p w14:paraId="1E8D4037" w14:textId="31830D21" w:rsidR="00136B32" w:rsidRPr="00F02CCB" w:rsidRDefault="00136B32" w:rsidP="00136B32">
      <w:pPr>
        <w:spacing w:after="0" w:line="240" w:lineRule="auto"/>
        <w:ind w:left="2880" w:hanging="2880"/>
        <w:rPr>
          <w:rFonts w:ascii="Times New Roman" w:hAnsi="Times New Roman" w:cs="Times New Roman"/>
          <w:lang w:val="fr-FR"/>
        </w:rPr>
      </w:pPr>
      <w:r w:rsidRPr="00F02CCB">
        <w:rPr>
          <w:rFonts w:ascii="Times New Roman" w:hAnsi="Times New Roman" w:cs="Times New Roman"/>
          <w:lang w:val="fr-FR"/>
        </w:rPr>
        <w:t>PNLP</w:t>
      </w:r>
      <w:r w:rsidRPr="00F02CCB">
        <w:rPr>
          <w:rFonts w:ascii="Times New Roman" w:hAnsi="Times New Roman" w:cs="Times New Roman"/>
          <w:lang w:val="fr-FR"/>
        </w:rPr>
        <w:tab/>
      </w:r>
      <w:r w:rsidRPr="00F02CCB">
        <w:rPr>
          <w:rFonts w:ascii="Times New Roman" w:hAnsi="Times New Roman" w:cs="Times New Roman"/>
          <w:i/>
          <w:lang w:val="fr-FR"/>
        </w:rPr>
        <w:t xml:space="preserve">Programme National de Lutte contre le Paludisme </w:t>
      </w:r>
      <w:r w:rsidRPr="00F02CCB">
        <w:rPr>
          <w:rFonts w:ascii="Times New Roman" w:hAnsi="Times New Roman" w:cs="Times New Roman"/>
          <w:lang w:val="fr-FR"/>
        </w:rPr>
        <w:t xml:space="preserve"> </w:t>
      </w:r>
    </w:p>
    <w:p w14:paraId="2BE5435E" w14:textId="0B9B8641" w:rsidR="00136B32" w:rsidRPr="00F02CCB" w:rsidRDefault="00136B32" w:rsidP="00136B32">
      <w:pPr>
        <w:spacing w:after="0" w:line="240" w:lineRule="auto"/>
        <w:ind w:left="2880" w:hanging="2880"/>
        <w:rPr>
          <w:rFonts w:ascii="Times New Roman" w:hAnsi="Times New Roman" w:cs="Times New Roman"/>
          <w:lang w:val="fr-FR"/>
        </w:rPr>
      </w:pPr>
      <w:r w:rsidRPr="00F02CCB">
        <w:rPr>
          <w:rFonts w:ascii="Times New Roman" w:hAnsi="Times New Roman" w:cs="Times New Roman"/>
          <w:lang w:val="fr-FR"/>
        </w:rPr>
        <w:t>PNSMN</w:t>
      </w:r>
      <w:r w:rsidRPr="00F02CCB">
        <w:rPr>
          <w:rFonts w:ascii="Times New Roman" w:hAnsi="Times New Roman" w:cs="Times New Roman"/>
          <w:lang w:val="fr-FR"/>
        </w:rPr>
        <w:tab/>
      </w:r>
      <w:r w:rsidRPr="00F02CCB">
        <w:rPr>
          <w:rFonts w:ascii="Times New Roman" w:hAnsi="Times New Roman" w:cs="Times New Roman"/>
          <w:i/>
          <w:iCs/>
          <w:lang w:val="fr-FR"/>
        </w:rPr>
        <w:t xml:space="preserve">Plan National Stratégique Multisectoriel de Nutrition </w:t>
      </w:r>
    </w:p>
    <w:p w14:paraId="15562845" w14:textId="687A283A" w:rsidR="00136B32" w:rsidRPr="00F02CCB" w:rsidRDefault="00136B32" w:rsidP="00136B32">
      <w:pPr>
        <w:spacing w:after="0" w:line="240" w:lineRule="auto"/>
        <w:ind w:left="2880" w:hanging="2880"/>
        <w:rPr>
          <w:rFonts w:ascii="Times New Roman" w:hAnsi="Times New Roman" w:cs="Times New Roman"/>
          <w:lang w:val="fr-FR"/>
        </w:rPr>
      </w:pPr>
      <w:r w:rsidRPr="00F02CCB">
        <w:rPr>
          <w:rFonts w:ascii="Times New Roman" w:hAnsi="Times New Roman" w:cs="Times New Roman"/>
          <w:lang w:val="fr-FR"/>
        </w:rPr>
        <w:t>PNSR</w:t>
      </w:r>
      <w:r w:rsidRPr="00F02CCB">
        <w:rPr>
          <w:rFonts w:ascii="Times New Roman" w:hAnsi="Times New Roman" w:cs="Times New Roman"/>
          <w:lang w:val="fr-FR"/>
        </w:rPr>
        <w:tab/>
      </w:r>
      <w:r w:rsidRPr="00F02CCB">
        <w:rPr>
          <w:rFonts w:ascii="Times New Roman" w:hAnsi="Times New Roman" w:cs="Times New Roman"/>
          <w:i/>
          <w:iCs/>
          <w:lang w:val="fr-FR"/>
        </w:rPr>
        <w:t xml:space="preserve">Programme National de Santé de la Reproduction </w:t>
      </w:r>
    </w:p>
    <w:p w14:paraId="25539E9C" w14:textId="77777777" w:rsidR="00136B32" w:rsidRPr="00F02CCB" w:rsidRDefault="00136B32" w:rsidP="00136B32">
      <w:pPr>
        <w:spacing w:after="0" w:line="240" w:lineRule="auto"/>
        <w:rPr>
          <w:rFonts w:ascii="Times New Roman" w:hAnsi="Times New Roman" w:cs="Times New Roman"/>
          <w:lang w:val="fr-FR"/>
        </w:rPr>
      </w:pPr>
      <w:r w:rsidRPr="00F02CCB">
        <w:rPr>
          <w:rFonts w:ascii="Times New Roman" w:hAnsi="Times New Roman" w:cs="Times New Roman"/>
          <w:lang w:val="fr-FR"/>
        </w:rPr>
        <w:t>PRONANUT</w:t>
      </w:r>
      <w:r w:rsidRPr="00F02CCB">
        <w:rPr>
          <w:rFonts w:ascii="Times New Roman" w:hAnsi="Times New Roman" w:cs="Times New Roman"/>
          <w:lang w:val="fr-FR"/>
        </w:rPr>
        <w:tab/>
      </w:r>
      <w:r w:rsidRPr="00F02CCB">
        <w:rPr>
          <w:rFonts w:ascii="Times New Roman" w:hAnsi="Times New Roman" w:cs="Times New Roman"/>
          <w:lang w:val="fr-FR"/>
        </w:rPr>
        <w:tab/>
      </w:r>
      <w:r w:rsidRPr="00F02CCB">
        <w:rPr>
          <w:rFonts w:ascii="Times New Roman" w:hAnsi="Times New Roman" w:cs="Times New Roman"/>
          <w:lang w:val="fr-FR"/>
        </w:rPr>
        <w:tab/>
      </w:r>
      <w:r w:rsidRPr="00F02CCB">
        <w:rPr>
          <w:rFonts w:ascii="Times New Roman" w:hAnsi="Times New Roman" w:cs="Times New Roman"/>
          <w:i/>
          <w:iCs/>
          <w:lang w:val="fr-FR"/>
        </w:rPr>
        <w:t>Programme National de Nutrition</w:t>
      </w:r>
    </w:p>
    <w:p w14:paraId="3EA0D368" w14:textId="5DB403D1" w:rsidR="00136B32" w:rsidRPr="00F02CCB" w:rsidRDefault="00136B32" w:rsidP="00136B32">
      <w:pPr>
        <w:spacing w:after="0" w:line="240" w:lineRule="auto"/>
        <w:ind w:left="2880" w:hanging="2880"/>
        <w:rPr>
          <w:rFonts w:ascii="Times New Roman" w:hAnsi="Times New Roman" w:cs="Times New Roman"/>
          <w:lang w:val="fr-FR"/>
        </w:rPr>
      </w:pPr>
      <w:r w:rsidRPr="00F02CCB">
        <w:rPr>
          <w:rFonts w:ascii="Times New Roman" w:hAnsi="Times New Roman" w:cs="Times New Roman"/>
          <w:lang w:val="fr-FR"/>
        </w:rPr>
        <w:t xml:space="preserve">PSN </w:t>
      </w:r>
      <w:r w:rsidRPr="00F02CCB">
        <w:rPr>
          <w:rFonts w:ascii="Times New Roman" w:hAnsi="Times New Roman" w:cs="Times New Roman"/>
          <w:lang w:val="fr-FR"/>
        </w:rPr>
        <w:tab/>
      </w:r>
      <w:r w:rsidR="000B0035" w:rsidRPr="00F02CCB">
        <w:rPr>
          <w:rFonts w:ascii="Times New Roman" w:hAnsi="Times New Roman" w:cs="Times New Roman"/>
          <w:lang w:val="fr-FR"/>
        </w:rPr>
        <w:t>P</w:t>
      </w:r>
      <w:r w:rsidRPr="00F02CCB">
        <w:rPr>
          <w:rFonts w:ascii="Times New Roman" w:hAnsi="Times New Roman" w:cs="Times New Roman"/>
          <w:i/>
          <w:lang w:val="fr-FR"/>
        </w:rPr>
        <w:t>lan stratégique National</w:t>
      </w:r>
    </w:p>
    <w:p w14:paraId="3ADB20F6" w14:textId="5E03429D" w:rsidR="00136B32" w:rsidRPr="00F02CCB" w:rsidRDefault="00136B32" w:rsidP="00136B32">
      <w:pPr>
        <w:spacing w:after="0" w:line="240" w:lineRule="auto"/>
        <w:ind w:left="2880" w:hanging="2880"/>
        <w:rPr>
          <w:rFonts w:ascii="Times New Roman" w:hAnsi="Times New Roman" w:cs="Times New Roman"/>
          <w:lang w:val="fr-FR"/>
        </w:rPr>
      </w:pPr>
      <w:r w:rsidRPr="00F02CCB">
        <w:rPr>
          <w:rFonts w:ascii="Times New Roman" w:hAnsi="Times New Roman" w:cs="Times New Roman"/>
          <w:lang w:val="fr-FR"/>
        </w:rPr>
        <w:t xml:space="preserve">SNSAP </w:t>
      </w:r>
      <w:r w:rsidRPr="00F02CCB">
        <w:rPr>
          <w:rFonts w:ascii="Times New Roman" w:hAnsi="Times New Roman" w:cs="Times New Roman"/>
          <w:lang w:val="fr-FR"/>
        </w:rPr>
        <w:tab/>
        <w:t xml:space="preserve">Système nutritionnel de surveillance et d’alerte précoce </w:t>
      </w:r>
    </w:p>
    <w:p w14:paraId="038C5197"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TA</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Technical Assistance</w:t>
      </w:r>
    </w:p>
    <w:p w14:paraId="3922C7A0"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TB</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Tuberculosis</w:t>
      </w:r>
    </w:p>
    <w:p w14:paraId="065120B1" w14:textId="77777777"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UHC</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 xml:space="preserve">Universal Health Coverage </w:t>
      </w:r>
    </w:p>
    <w:p w14:paraId="715FD86D" w14:textId="1D153AA0" w:rsidR="00136B32" w:rsidRPr="00F02CCB" w:rsidRDefault="00136B32" w:rsidP="00136B32">
      <w:pPr>
        <w:spacing w:after="0" w:line="240" w:lineRule="auto"/>
        <w:rPr>
          <w:rFonts w:ascii="Times New Roman" w:hAnsi="Times New Roman" w:cs="Times New Roman"/>
        </w:rPr>
      </w:pPr>
      <w:r w:rsidRPr="00F02CCB">
        <w:rPr>
          <w:rFonts w:ascii="Times New Roman" w:hAnsi="Times New Roman" w:cs="Times New Roman"/>
        </w:rPr>
        <w:t>USAID</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United States Agency for International Development</w:t>
      </w:r>
    </w:p>
    <w:p w14:paraId="5FD42EA5" w14:textId="77777777" w:rsidR="000B0035" w:rsidRPr="00F02CCB" w:rsidRDefault="00136B32" w:rsidP="000B0035">
      <w:pPr>
        <w:spacing w:after="0" w:line="240" w:lineRule="auto"/>
        <w:rPr>
          <w:rFonts w:ascii="Times New Roman" w:hAnsi="Times New Roman" w:cs="Times New Roman"/>
        </w:rPr>
      </w:pPr>
      <w:r w:rsidRPr="00F02CCB">
        <w:rPr>
          <w:rFonts w:ascii="Times New Roman" w:hAnsi="Times New Roman" w:cs="Times New Roman"/>
        </w:rPr>
        <w:t>USG</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t>United States Government</w:t>
      </w:r>
      <w:bookmarkStart w:id="2" w:name="_heading=h.3znysh7"/>
      <w:bookmarkEnd w:id="2"/>
    </w:p>
    <w:p w14:paraId="3B640317" w14:textId="3E18FDFA" w:rsidR="00136B32" w:rsidRPr="00F02CCB" w:rsidRDefault="00136B32" w:rsidP="000B0035">
      <w:pPr>
        <w:spacing w:after="0" w:line="240" w:lineRule="auto"/>
        <w:rPr>
          <w:rFonts w:ascii="Times New Roman" w:hAnsi="Times New Roman" w:cs="Times New Roman"/>
          <w:b/>
        </w:rPr>
      </w:pPr>
      <w:r w:rsidRPr="00F02CCB">
        <w:rPr>
          <w:rFonts w:ascii="Times New Roman" w:hAnsi="Times New Roman" w:cs="Times New Roman"/>
        </w:rPr>
        <w:t>ZS</w:t>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rPr>
        <w:tab/>
      </w:r>
      <w:r w:rsidRPr="00F02CCB">
        <w:rPr>
          <w:rFonts w:ascii="Times New Roman" w:hAnsi="Times New Roman" w:cs="Times New Roman"/>
          <w:i/>
          <w:iCs/>
        </w:rPr>
        <w:t>Zone de santé</w:t>
      </w:r>
    </w:p>
    <w:p w14:paraId="50328D23" w14:textId="77777777" w:rsidR="00136B32" w:rsidRPr="00F02CCB" w:rsidRDefault="00136B32">
      <w:pPr>
        <w:rPr>
          <w:rFonts w:ascii="Times New Roman" w:hAnsi="Times New Roman" w:cs="Times New Roman"/>
          <w:lang w:val="fr-FR"/>
        </w:rPr>
      </w:pPr>
    </w:p>
    <w:p w14:paraId="6A6850D6" w14:textId="787F3D7B" w:rsidR="00244A10" w:rsidRPr="00F02CCB" w:rsidRDefault="00244A10">
      <w:pPr>
        <w:rPr>
          <w:rFonts w:ascii="Times New Roman" w:hAnsi="Times New Roman" w:cs="Times New Roman"/>
          <w:lang w:val="fr-FR"/>
        </w:rPr>
      </w:pPr>
      <w:r w:rsidRPr="00F02CCB">
        <w:rPr>
          <w:rFonts w:ascii="Times New Roman" w:hAnsi="Times New Roman" w:cs="Times New Roman"/>
          <w:lang w:val="fr-FR"/>
        </w:rPr>
        <w:br w:type="page"/>
      </w:r>
    </w:p>
    <w:p w14:paraId="64406AC6" w14:textId="2D888276" w:rsidR="000B0035" w:rsidRPr="00F02CCB" w:rsidRDefault="000B0035" w:rsidP="000B0035">
      <w:pPr>
        <w:pStyle w:val="ListParagraph"/>
        <w:numPr>
          <w:ilvl w:val="0"/>
          <w:numId w:val="9"/>
        </w:numPr>
        <w:rPr>
          <w:rFonts w:ascii="Times New Roman" w:hAnsi="Times New Roman" w:cs="Times New Roman"/>
          <w:b/>
          <w:bCs/>
          <w:lang w:val="fr-FR"/>
        </w:rPr>
      </w:pPr>
      <w:r w:rsidRPr="00F02CCB">
        <w:rPr>
          <w:rFonts w:ascii="Times New Roman" w:hAnsi="Times New Roman" w:cs="Times New Roman"/>
          <w:b/>
          <w:bCs/>
          <w:lang w:val="fr-FR"/>
        </w:rPr>
        <w:t xml:space="preserve">Résumé exécutif </w:t>
      </w:r>
    </w:p>
    <w:p w14:paraId="1D289E8F" w14:textId="77777777" w:rsidR="005B27C5" w:rsidRPr="00F02CCB" w:rsidRDefault="005B27C5" w:rsidP="005B27C5">
      <w:pPr>
        <w:pStyle w:val="ListParagraph"/>
        <w:rPr>
          <w:rFonts w:ascii="Times New Roman" w:hAnsi="Times New Roman" w:cs="Times New Roman"/>
          <w:b/>
          <w:bCs/>
          <w:sz w:val="16"/>
          <w:lang w:val="fr-FR"/>
        </w:rPr>
      </w:pPr>
    </w:p>
    <w:p w14:paraId="165B5645" w14:textId="6C9756B2" w:rsidR="005B27C5" w:rsidRPr="00F02CCB" w:rsidRDefault="005B27C5" w:rsidP="00D41002">
      <w:pPr>
        <w:pStyle w:val="ListParagraph"/>
        <w:numPr>
          <w:ilvl w:val="0"/>
          <w:numId w:val="10"/>
        </w:numPr>
        <w:spacing w:after="0"/>
        <w:rPr>
          <w:rFonts w:ascii="Times New Roman" w:hAnsi="Times New Roman" w:cs="Times New Roman"/>
          <w:b/>
          <w:lang w:val="fr-FR"/>
        </w:rPr>
      </w:pPr>
      <w:r w:rsidRPr="00F02CCB">
        <w:rPr>
          <w:rFonts w:ascii="Times New Roman" w:hAnsi="Times New Roman" w:cs="Times New Roman"/>
          <w:b/>
          <w:lang w:val="fr-FR"/>
        </w:rPr>
        <w:t xml:space="preserve">Santé maternelle, néonatale et infantile </w:t>
      </w:r>
    </w:p>
    <w:p w14:paraId="576A1B45" w14:textId="6B85F3DF" w:rsidR="00D41002" w:rsidRPr="00F02CCB" w:rsidRDefault="00D41002" w:rsidP="006531BB">
      <w:pPr>
        <w:spacing w:after="0" w:line="276" w:lineRule="auto"/>
        <w:jc w:val="both"/>
        <w:rPr>
          <w:del w:id="3" w:author="Albert Bope Mishapiem" w:date="2026-08-05T15:56:00Z" w16du:dateUtc="2026-08-05T15:56:16Z"/>
          <w:rFonts w:ascii="Times New Roman" w:eastAsia="Times New Roman" w:hAnsi="Times New Roman" w:cs="Times New Roman"/>
          <w:kern w:val="0"/>
          <w:lang w:val="fr-FR" w:eastAsia="fr-FR"/>
          <w14:ligatures w14:val="none"/>
        </w:rPr>
      </w:pPr>
      <w:r w:rsidRPr="00F02CCB">
        <w:rPr>
          <w:rFonts w:ascii="Times New Roman" w:eastAsia="Times New Roman" w:hAnsi="Times New Roman" w:cs="Times New Roman"/>
          <w:b/>
          <w:bCs/>
          <w:kern w:val="0"/>
          <w:lang w:val="fr-FR" w:eastAsia="fr-FR"/>
          <w14:ligatures w14:val="none"/>
        </w:rPr>
        <w:t>Extension de la couverture vaccinale</w:t>
      </w:r>
      <w:ins w:id="4" w:author="Albert Bope Mishapiem" w:date="2026-08-05T15:58:00Z" w16du:dateUtc="2026-08-05T15:58:23Z">
        <w:r w:rsidR="3D5E840C" w:rsidRPr="4D771731">
          <w:rPr>
            <w:rFonts w:ascii="Times New Roman" w:eastAsia="Times New Roman" w:hAnsi="Times New Roman" w:cs="Times New Roman"/>
            <w:b/>
            <w:bCs/>
            <w:lang w:val="fr-FR" w:eastAsia="fr-FR"/>
          </w:rPr>
          <w:t xml:space="preserve"> et transport des échantillons</w:t>
        </w:r>
      </w:ins>
      <w:r w:rsidRPr="4D771731">
        <w:rPr>
          <w:rFonts w:ascii="Times New Roman" w:eastAsia="Times New Roman" w:hAnsi="Times New Roman" w:cs="Times New Roman"/>
          <w:b/>
          <w:bCs/>
          <w:lang w:val="fr-FR" w:eastAsia="fr-FR"/>
        </w:rPr>
        <w:t xml:space="preserve"> :</w:t>
      </w:r>
      <w:r w:rsidRPr="4D771731">
        <w:rPr>
          <w:rFonts w:ascii="Times New Roman" w:eastAsia="Times New Roman" w:hAnsi="Times New Roman" w:cs="Times New Roman"/>
          <w:lang w:val="fr-FR" w:eastAsia="fr-FR"/>
        </w:rPr>
        <w:t xml:space="preserve"> </w:t>
      </w:r>
      <w:commentRangeStart w:id="5"/>
      <w:del w:id="6" w:author="Albert Bope Mishapiem" w:date="2026-08-05T15:56:00Z" w16du:dateUtc="2026-08-05T15:56:16Z">
        <w:r w:rsidRPr="4D771731" w:rsidDel="00D41002">
          <w:rPr>
            <w:rFonts w:ascii="Times New Roman" w:eastAsia="Times New Roman" w:hAnsi="Times New Roman" w:cs="Times New Roman"/>
            <w:lang w:val="fr-FR" w:eastAsia="fr-FR"/>
          </w:rPr>
          <w:delText>Epic</w:delText>
        </w:r>
        <w:r w:rsidRPr="4D771731" w:rsidDel="00600FF4">
          <w:rPr>
            <w:rFonts w:ascii="Times New Roman" w:eastAsia="Times New Roman" w:hAnsi="Times New Roman" w:cs="Times New Roman"/>
            <w:lang w:val="fr-FR" w:eastAsia="fr-FR"/>
          </w:rPr>
          <w:delText xml:space="preserve"> RDC</w:delText>
        </w:r>
        <w:r w:rsidRPr="4D771731" w:rsidDel="00D41002">
          <w:rPr>
            <w:rFonts w:ascii="Times New Roman" w:eastAsia="Times New Roman" w:hAnsi="Times New Roman" w:cs="Times New Roman"/>
            <w:lang w:val="fr-FR" w:eastAsia="fr-FR"/>
          </w:rPr>
          <w:delText xml:space="preserve"> a appuyé l'antenne PEV Kabinda dans le remboursement de transport des échantillons. Une activité planifiée depuis le mois d’Avril et qui s’est étalée sur les trois mois. L’antenne de Mwene</w:delText>
        </w:r>
        <w:r w:rsidRPr="4D771731" w:rsidDel="00623F31">
          <w:rPr>
            <w:rFonts w:ascii="Times New Roman" w:eastAsia="Times New Roman" w:hAnsi="Times New Roman" w:cs="Times New Roman"/>
            <w:lang w:val="fr-FR" w:eastAsia="fr-FR"/>
          </w:rPr>
          <w:delText xml:space="preserve"> </w:delText>
        </w:r>
        <w:r w:rsidRPr="4D771731" w:rsidDel="00D41002">
          <w:rPr>
            <w:rFonts w:ascii="Times New Roman" w:eastAsia="Times New Roman" w:hAnsi="Times New Roman" w:cs="Times New Roman"/>
            <w:lang w:val="fr-FR" w:eastAsia="fr-FR"/>
          </w:rPr>
          <w:delText xml:space="preserve">ditu est aussi concernée par cette activité. Dans l’ensemble 3 </w:delText>
        </w:r>
        <w:r w:rsidRPr="4D771731" w:rsidDel="00F73415">
          <w:rPr>
            <w:rFonts w:ascii="Times New Roman" w:eastAsia="Times New Roman" w:hAnsi="Times New Roman" w:cs="Times New Roman"/>
            <w:lang w:val="fr-FR" w:eastAsia="fr-FR"/>
          </w:rPr>
          <w:delText>échantillons</w:delText>
        </w:r>
        <w:r w:rsidRPr="4D771731" w:rsidDel="00D41002">
          <w:rPr>
            <w:rFonts w:ascii="Times New Roman" w:eastAsia="Times New Roman" w:hAnsi="Times New Roman" w:cs="Times New Roman"/>
            <w:lang w:val="fr-FR" w:eastAsia="fr-FR"/>
          </w:rPr>
          <w:delText xml:space="preserve"> PFA ont été transporté</w:delText>
        </w:r>
        <w:r w:rsidRPr="4D771731" w:rsidDel="00F73415">
          <w:rPr>
            <w:rFonts w:ascii="Times New Roman" w:eastAsia="Times New Roman" w:hAnsi="Times New Roman" w:cs="Times New Roman"/>
            <w:lang w:val="fr-FR" w:eastAsia="fr-FR"/>
          </w:rPr>
          <w:delText>s</w:delText>
        </w:r>
        <w:r w:rsidRPr="4D771731" w:rsidDel="00D41002">
          <w:rPr>
            <w:rFonts w:ascii="Times New Roman" w:eastAsia="Times New Roman" w:hAnsi="Times New Roman" w:cs="Times New Roman"/>
            <w:lang w:val="fr-FR" w:eastAsia="fr-FR"/>
          </w:rPr>
          <w:delText xml:space="preserve"> pour l’antenne de Mwene</w:delText>
        </w:r>
        <w:r w:rsidRPr="4D771731" w:rsidDel="00623F31">
          <w:rPr>
            <w:rFonts w:ascii="Times New Roman" w:eastAsia="Times New Roman" w:hAnsi="Times New Roman" w:cs="Times New Roman"/>
            <w:lang w:val="fr-FR" w:eastAsia="fr-FR"/>
          </w:rPr>
          <w:delText xml:space="preserve"> </w:delText>
        </w:r>
        <w:r w:rsidRPr="4D771731" w:rsidDel="00D41002">
          <w:rPr>
            <w:rFonts w:ascii="Times New Roman" w:eastAsia="Times New Roman" w:hAnsi="Times New Roman" w:cs="Times New Roman"/>
            <w:lang w:val="fr-FR" w:eastAsia="fr-FR"/>
          </w:rPr>
          <w:delText>ditu et 16 pour l’antenne de Kabinda.</w:delText>
        </w:r>
      </w:del>
    </w:p>
    <w:p w14:paraId="5EBC7F98" w14:textId="3CEE50AA" w:rsidR="00D41002" w:rsidRPr="00CB3271" w:rsidRDefault="00D41002" w:rsidP="4D771731">
      <w:pPr>
        <w:spacing w:after="0" w:line="276" w:lineRule="auto"/>
        <w:jc w:val="both"/>
        <w:rPr>
          <w:ins w:id="7" w:author="Albert Bope Mishapiem" w:date="2026-08-05T16:04:00Z" w16du:dateUtc="2026-08-05T16:04:03Z"/>
          <w:lang w:val="fr-FR"/>
          <w:rPrChange w:id="8" w:author="Emmanuel Kasigwa" w:date="2026-09-07T15:26:00Z" w16du:dateUtc="2026-09-07T14:26:00Z">
            <w:rPr>
              <w:ins w:id="9" w:author="Albert Bope Mishapiem" w:date="2026-08-05T16:04:00Z" w16du:dateUtc="2026-08-05T16:04:03Z"/>
            </w:rPr>
          </w:rPrChange>
        </w:rPr>
      </w:pPr>
      <w:del w:id="10" w:author="Albert Bope Mishapiem" w:date="2026-08-05T16:03:00Z" w16du:dateUtc="2026-08-05T16:03:56Z">
        <w:r w:rsidRPr="4D771731" w:rsidDel="00D41002">
          <w:rPr>
            <w:rFonts w:ascii="Times New Roman" w:eastAsia="Times New Roman" w:hAnsi="Times New Roman" w:cs="Times New Roman"/>
            <w:color w:val="FF0000"/>
            <w:lang w:val="fr-FR" w:eastAsia="fr-FR"/>
            <w:rPrChange w:id="11" w:author="Albert Bope Mishapiem" w:date="2026-08-05T15:55:00Z" w16du:dateUtc="2026-08-05T15:55:48Z">
              <w:rPr>
                <w:rFonts w:ascii="Times New Roman" w:eastAsia="Times New Roman" w:hAnsi="Times New Roman" w:cs="Times New Roman"/>
                <w:lang w:val="fr-FR" w:eastAsia="fr-FR"/>
              </w:rPr>
            </w:rPrChange>
          </w:rPr>
          <w:delText>Pour ce qui concerne la récupération des enfants Zéro dose</w:delText>
        </w:r>
        <w:r w:rsidRPr="4D771731" w:rsidDel="009132C8">
          <w:rPr>
            <w:rFonts w:ascii="Times New Roman" w:eastAsia="Times New Roman" w:hAnsi="Times New Roman" w:cs="Times New Roman"/>
            <w:color w:val="FF0000"/>
            <w:lang w:val="fr-FR" w:eastAsia="fr-FR"/>
            <w:rPrChange w:id="12" w:author="Albert Bope Mishapiem" w:date="2026-08-05T15:55:00Z" w16du:dateUtc="2026-08-05T15:55:48Z">
              <w:rPr>
                <w:rFonts w:ascii="Times New Roman" w:eastAsia="Times New Roman" w:hAnsi="Times New Roman" w:cs="Times New Roman"/>
                <w:lang w:val="fr-FR" w:eastAsia="fr-FR"/>
              </w:rPr>
            </w:rPrChange>
          </w:rPr>
          <w:delText xml:space="preserve"> (ZD)</w:delText>
        </w:r>
        <w:r w:rsidRPr="4D771731" w:rsidDel="00D41002">
          <w:rPr>
            <w:rFonts w:ascii="Times New Roman" w:eastAsia="Times New Roman" w:hAnsi="Times New Roman" w:cs="Times New Roman"/>
            <w:color w:val="FF0000"/>
            <w:lang w:val="fr-FR" w:eastAsia="fr-FR"/>
            <w:rPrChange w:id="13" w:author="Albert Bope Mishapiem" w:date="2026-08-05T15:55:00Z" w16du:dateUtc="2026-08-05T15:55:48Z">
              <w:rPr>
                <w:rFonts w:ascii="Times New Roman" w:eastAsia="Times New Roman" w:hAnsi="Times New Roman" w:cs="Times New Roman"/>
                <w:lang w:val="fr-FR" w:eastAsia="fr-FR"/>
              </w:rPr>
            </w:rPrChange>
          </w:rPr>
          <w:delText xml:space="preserve"> et sous vacciné</w:delText>
        </w:r>
        <w:r w:rsidRPr="4D771731" w:rsidDel="009132C8">
          <w:rPr>
            <w:rFonts w:ascii="Times New Roman" w:eastAsia="Times New Roman" w:hAnsi="Times New Roman" w:cs="Times New Roman"/>
            <w:color w:val="FF0000"/>
            <w:lang w:val="fr-FR" w:eastAsia="fr-FR"/>
            <w:rPrChange w:id="14" w:author="Albert Bope Mishapiem" w:date="2026-08-05T15:55:00Z" w16du:dateUtc="2026-08-05T15:55:48Z">
              <w:rPr>
                <w:rFonts w:ascii="Times New Roman" w:eastAsia="Times New Roman" w:hAnsi="Times New Roman" w:cs="Times New Roman"/>
                <w:lang w:val="fr-FR" w:eastAsia="fr-FR"/>
              </w:rPr>
            </w:rPrChange>
          </w:rPr>
          <w:delText>s (SV)</w:delText>
        </w:r>
        <w:r w:rsidRPr="4D771731" w:rsidDel="00D41002">
          <w:rPr>
            <w:rFonts w:ascii="Times New Roman" w:eastAsia="Times New Roman" w:hAnsi="Times New Roman" w:cs="Times New Roman"/>
            <w:color w:val="FF0000"/>
            <w:lang w:val="fr-FR" w:eastAsia="fr-FR"/>
            <w:rPrChange w:id="15" w:author="Albert Bope Mishapiem" w:date="2026-08-05T15:55:00Z" w16du:dateUtc="2026-08-05T15:55:48Z">
              <w:rPr>
                <w:rFonts w:ascii="Times New Roman" w:eastAsia="Times New Roman" w:hAnsi="Times New Roman" w:cs="Times New Roman"/>
                <w:lang w:val="fr-FR" w:eastAsia="fr-FR"/>
              </w:rPr>
            </w:rPrChange>
          </w:rPr>
          <w:delText>, l‘antenne PEV</w:delText>
        </w:r>
        <w:r w:rsidRPr="4D771731" w:rsidDel="00F73415">
          <w:rPr>
            <w:rFonts w:ascii="Times New Roman" w:eastAsia="Times New Roman" w:hAnsi="Times New Roman" w:cs="Times New Roman"/>
            <w:color w:val="FF0000"/>
            <w:lang w:val="fr-FR" w:eastAsia="fr-FR"/>
            <w:rPrChange w:id="16" w:author="Albert Bope Mishapiem" w:date="2026-08-05T15:55:00Z" w16du:dateUtc="2026-08-05T15:55:48Z">
              <w:rPr>
                <w:rFonts w:ascii="Times New Roman" w:eastAsia="Times New Roman" w:hAnsi="Times New Roman" w:cs="Times New Roman"/>
                <w:lang w:val="fr-FR" w:eastAsia="fr-FR"/>
              </w:rPr>
            </w:rPrChange>
          </w:rPr>
          <w:delText xml:space="preserve"> de</w:delText>
        </w:r>
        <w:r w:rsidRPr="4D771731" w:rsidDel="00D41002">
          <w:rPr>
            <w:rFonts w:ascii="Times New Roman" w:eastAsia="Times New Roman" w:hAnsi="Times New Roman" w:cs="Times New Roman"/>
            <w:color w:val="FF0000"/>
            <w:lang w:val="fr-FR" w:eastAsia="fr-FR"/>
            <w:rPrChange w:id="17" w:author="Albert Bope Mishapiem" w:date="2026-08-05T15:55:00Z" w16du:dateUtc="2026-08-05T15:55:48Z">
              <w:rPr>
                <w:rFonts w:ascii="Times New Roman" w:eastAsia="Times New Roman" w:hAnsi="Times New Roman" w:cs="Times New Roman"/>
                <w:lang w:val="fr-FR" w:eastAsia="fr-FR"/>
              </w:rPr>
            </w:rPrChange>
          </w:rPr>
          <w:delText xml:space="preserve"> Kabinda a été appuyé. 9AS de 3 ZS ont été concerné</w:delText>
        </w:r>
        <w:r w:rsidRPr="4D771731" w:rsidDel="00371B8F">
          <w:rPr>
            <w:rFonts w:ascii="Times New Roman" w:eastAsia="Times New Roman" w:hAnsi="Times New Roman" w:cs="Times New Roman"/>
            <w:color w:val="FF0000"/>
            <w:lang w:val="fr-FR" w:eastAsia="fr-FR"/>
            <w:rPrChange w:id="18" w:author="Albert Bope Mishapiem" w:date="2026-08-05T15:55:00Z" w16du:dateUtc="2026-08-05T15:55:48Z">
              <w:rPr>
                <w:rFonts w:ascii="Times New Roman" w:eastAsia="Times New Roman" w:hAnsi="Times New Roman" w:cs="Times New Roman"/>
                <w:lang w:val="fr-FR" w:eastAsia="fr-FR"/>
              </w:rPr>
            </w:rPrChange>
          </w:rPr>
          <w:delText>es</w:delText>
        </w:r>
        <w:r w:rsidRPr="4D771731" w:rsidDel="00D41002">
          <w:rPr>
            <w:rFonts w:ascii="Times New Roman" w:eastAsia="Times New Roman" w:hAnsi="Times New Roman" w:cs="Times New Roman"/>
            <w:color w:val="FF0000"/>
            <w:lang w:val="fr-FR" w:eastAsia="fr-FR"/>
            <w:rPrChange w:id="19" w:author="Albert Bope Mishapiem" w:date="2026-08-05T15:55:00Z" w16du:dateUtc="2026-08-05T15:55:48Z">
              <w:rPr>
                <w:rFonts w:ascii="Times New Roman" w:eastAsia="Times New Roman" w:hAnsi="Times New Roman" w:cs="Times New Roman"/>
                <w:lang w:val="fr-FR" w:eastAsia="fr-FR"/>
              </w:rPr>
            </w:rPrChange>
          </w:rPr>
          <w:delText xml:space="preserve"> par cette activité. Il s’agit de la ZS de Tshofa, la ZS de Ludimbi lukula et Kalonda Est. Un ensemble 2</w:delText>
        </w:r>
        <w:r w:rsidRPr="4D771731" w:rsidDel="00371B8F">
          <w:rPr>
            <w:rFonts w:ascii="Times New Roman" w:eastAsia="Times New Roman" w:hAnsi="Times New Roman" w:cs="Times New Roman"/>
            <w:color w:val="FF0000"/>
            <w:lang w:val="fr-FR" w:eastAsia="fr-FR"/>
            <w:rPrChange w:id="20" w:author="Albert Bope Mishapiem" w:date="2026-08-05T15:55:00Z" w16du:dateUtc="2026-08-05T15:55:48Z">
              <w:rPr>
                <w:rFonts w:ascii="Times New Roman" w:eastAsia="Times New Roman" w:hAnsi="Times New Roman" w:cs="Times New Roman"/>
                <w:lang w:val="fr-FR" w:eastAsia="fr-FR"/>
              </w:rPr>
            </w:rPrChange>
          </w:rPr>
          <w:delText xml:space="preserve"> </w:delText>
        </w:r>
        <w:r w:rsidRPr="4D771731" w:rsidDel="00D41002">
          <w:rPr>
            <w:rFonts w:ascii="Times New Roman" w:eastAsia="Times New Roman" w:hAnsi="Times New Roman" w:cs="Times New Roman"/>
            <w:color w:val="FF0000"/>
            <w:lang w:val="fr-FR" w:eastAsia="fr-FR"/>
            <w:rPrChange w:id="21" w:author="Albert Bope Mishapiem" w:date="2026-08-05T15:55:00Z" w16du:dateUtc="2026-08-05T15:55:48Z">
              <w:rPr>
                <w:rFonts w:ascii="Times New Roman" w:eastAsia="Times New Roman" w:hAnsi="Times New Roman" w:cs="Times New Roman"/>
                <w:lang w:val="fr-FR" w:eastAsia="fr-FR"/>
              </w:rPr>
            </w:rPrChange>
          </w:rPr>
          <w:delText>232 enfants ont été atteint par la vaccination de récupération sur un ensemble 1</w:delText>
        </w:r>
        <w:r w:rsidRPr="4D771731" w:rsidDel="00371B8F">
          <w:rPr>
            <w:rFonts w:ascii="Times New Roman" w:eastAsia="Times New Roman" w:hAnsi="Times New Roman" w:cs="Times New Roman"/>
            <w:color w:val="FF0000"/>
            <w:lang w:val="fr-FR" w:eastAsia="fr-FR"/>
            <w:rPrChange w:id="22" w:author="Albert Bope Mishapiem" w:date="2026-08-05T15:55:00Z" w16du:dateUtc="2026-08-05T15:55:48Z">
              <w:rPr>
                <w:rFonts w:ascii="Times New Roman" w:eastAsia="Times New Roman" w:hAnsi="Times New Roman" w:cs="Times New Roman"/>
                <w:lang w:val="fr-FR" w:eastAsia="fr-FR"/>
              </w:rPr>
            </w:rPrChange>
          </w:rPr>
          <w:delText xml:space="preserve"> </w:delText>
        </w:r>
        <w:r w:rsidRPr="4D771731" w:rsidDel="00D41002">
          <w:rPr>
            <w:rFonts w:ascii="Times New Roman" w:eastAsia="Times New Roman" w:hAnsi="Times New Roman" w:cs="Times New Roman"/>
            <w:color w:val="FF0000"/>
            <w:lang w:val="fr-FR" w:eastAsia="fr-FR"/>
            <w:rPrChange w:id="23" w:author="Albert Bope Mishapiem" w:date="2026-08-05T15:55:00Z" w16du:dateUtc="2026-08-05T15:55:48Z">
              <w:rPr>
                <w:rFonts w:ascii="Times New Roman" w:eastAsia="Times New Roman" w:hAnsi="Times New Roman" w:cs="Times New Roman"/>
                <w:lang w:val="fr-FR" w:eastAsia="fr-FR"/>
              </w:rPr>
            </w:rPrChange>
          </w:rPr>
          <w:delText xml:space="preserve">097 enfants prévu. Il faut signaler que cette activité devrait s’étendre au-delà de ces 9AS pour atteindre tous les enfants en conflits avec le calendrier vaccinal.  </w:delText>
        </w:r>
      </w:del>
      <w:commentRangeEnd w:id="5"/>
      <w:r w:rsidRPr="00CB3271">
        <w:rPr>
          <w:rStyle w:val="CommentReference"/>
          <w:sz w:val="24"/>
          <w:szCs w:val="24"/>
          <w:lang w:val="fr-FR"/>
          <w:rPrChange w:id="24" w:author="Emmanuel Kasigwa" w:date="2026-09-07T15:26:00Z" w16du:dateUtc="2026-09-07T14:26:00Z">
            <w:rPr>
              <w:rStyle w:val="CommentReference"/>
              <w:sz w:val="24"/>
              <w:szCs w:val="24"/>
            </w:rPr>
          </w:rPrChange>
        </w:rPr>
        <w:commentReference w:id="5"/>
      </w:r>
    </w:p>
    <w:p w14:paraId="028B6B2D" w14:textId="315238D4" w:rsidR="4D771731" w:rsidRDefault="4D771731" w:rsidP="4D771731">
      <w:pPr>
        <w:spacing w:line="276" w:lineRule="auto"/>
        <w:jc w:val="both"/>
        <w:rPr>
          <w:ins w:id="26" w:author="Albert Bope Mishapiem" w:date="2026-08-06T07:50:00Z" w16du:dateUtc="2026-08-06T07:50:11Z"/>
          <w:rFonts w:ascii="Times New Roman" w:eastAsia="Times New Roman" w:hAnsi="Times New Roman" w:cs="Times New Roman"/>
          <w:lang w:val="fr-FR"/>
        </w:rPr>
      </w:pPr>
    </w:p>
    <w:p w14:paraId="0E54229F" w14:textId="46C60D23" w:rsidR="7EE2C48B" w:rsidRPr="00CB3271" w:rsidRDefault="7EE2C48B" w:rsidP="4D771731">
      <w:pPr>
        <w:spacing w:line="276" w:lineRule="auto"/>
        <w:jc w:val="both"/>
        <w:rPr>
          <w:ins w:id="27" w:author="Albert Bope Mishapiem" w:date="2026-08-06T08:19:00Z" w16du:dateUtc="2026-08-06T08:19:01Z"/>
          <w:lang w:val="fr-FR"/>
          <w:rPrChange w:id="28" w:author="Emmanuel Kasigwa" w:date="2026-09-07T15:26:00Z" w16du:dateUtc="2026-09-07T14:26:00Z">
            <w:rPr>
              <w:ins w:id="29" w:author="Albert Bope Mishapiem" w:date="2026-08-06T08:19:00Z" w16du:dateUtc="2026-08-06T08:19:01Z"/>
            </w:rPr>
          </w:rPrChange>
        </w:rPr>
      </w:pPr>
      <w:ins w:id="30" w:author="Albert Bope Mishapiem" w:date="2026-08-06T07:50:00Z" w16du:dateUtc="2026-08-06T07:50:02Z">
        <w:r w:rsidRPr="4D771731">
          <w:rPr>
            <w:rFonts w:ascii="Times New Roman" w:eastAsia="Times New Roman" w:hAnsi="Times New Roman" w:cs="Times New Roman"/>
            <w:lang w:val="fr-FR"/>
          </w:rPr>
          <w:t xml:space="preserve">Dans le cadre de la récupération des enfants zéro dose et sous-vaccinés, l’antenne PEV de Kabinda a mis en œuvre une intervention dans 9 aires de santé des zones de santé de Tshofa, Ludimbi-Lukula et Kalonda Est. Au total, 2 232 enfants ont été vaccinés pour une cible initiale de 1 097, soit un taux de réalisation de 203 %. Ces résultats montrent que, malgré des couvertures vaccinales administratives parfois supérieures à 100 %, de nombreux enfants zéro dose restent présents dans les communautés. Afin de réduire davantage le nombre d’enfants en conflit avec le calendrier vaccinal, cette approche sera progressivement étendue à d’autres aires de santé. </w:t>
        </w:r>
      </w:ins>
    </w:p>
    <w:p w14:paraId="30583494" w14:textId="1D27FA3D" w:rsidR="7EE2C48B" w:rsidRDefault="7EE2C48B" w:rsidP="4D771731">
      <w:pPr>
        <w:spacing w:line="276" w:lineRule="auto"/>
        <w:jc w:val="both"/>
        <w:rPr>
          <w:del w:id="31" w:author="Albert Bope Mishapiem" w:date="2026-08-06T07:50:00Z" w16du:dateUtc="2026-08-06T07:50:16Z"/>
          <w:rFonts w:ascii="Times New Roman" w:eastAsia="Times New Roman" w:hAnsi="Times New Roman" w:cs="Times New Roman"/>
          <w:lang w:val="fr-FR"/>
        </w:rPr>
      </w:pPr>
      <w:ins w:id="32" w:author="Albert Bope Mishapiem" w:date="2026-08-06T07:50:00Z" w16du:dateUtc="2026-08-06T07:50:02Z">
        <w:r w:rsidRPr="4D771731">
          <w:rPr>
            <w:rFonts w:ascii="Times New Roman" w:eastAsia="Times New Roman" w:hAnsi="Times New Roman" w:cs="Times New Roman"/>
            <w:lang w:val="fr-FR"/>
          </w:rPr>
          <w:t xml:space="preserve">Par ailleurs, EPIC RDC a </w:t>
        </w:r>
      </w:ins>
      <w:ins w:id="33" w:author="Albert Bope Mishapiem" w:date="2026-08-06T08:19:00Z" w16du:dateUtc="2026-08-06T08:19:21Z">
        <w:r w:rsidR="7001C2B5" w:rsidRPr="4D771731">
          <w:rPr>
            <w:rFonts w:ascii="Times New Roman" w:eastAsia="Times New Roman" w:hAnsi="Times New Roman" w:cs="Times New Roman"/>
            <w:lang w:val="fr-FR"/>
          </w:rPr>
          <w:t xml:space="preserve">également </w:t>
        </w:r>
      </w:ins>
      <w:ins w:id="34" w:author="Albert Bope Mishapiem" w:date="2026-08-06T07:50:00Z" w16du:dateUtc="2026-08-06T07:50:02Z">
        <w:r w:rsidRPr="4D771731">
          <w:rPr>
            <w:rFonts w:ascii="Times New Roman" w:eastAsia="Times New Roman" w:hAnsi="Times New Roman" w:cs="Times New Roman"/>
            <w:lang w:val="fr-FR"/>
          </w:rPr>
          <w:t>soutenu les antennes PEV de Kabinda et de Mwene-Ditu dans le transport des échantillons de PFA. Sur trois mois, 19 échantillons de Paralysie Flasque Aiguë (16 à Kabinda et 3 à Mwene-Ditu) ont été transportés, contribuant au renforcement de la surveillance épidémiologique.</w:t>
        </w:r>
      </w:ins>
    </w:p>
    <w:p w14:paraId="215C2143" w14:textId="56EB7870" w:rsidR="4D771731" w:rsidRDefault="4D771731" w:rsidP="4D771731">
      <w:pPr>
        <w:spacing w:after="0" w:line="300" w:lineRule="auto"/>
        <w:jc w:val="both"/>
        <w:rPr>
          <w:rFonts w:ascii="Segoe UI" w:eastAsia="Segoe UI" w:hAnsi="Segoe UI" w:cs="Segoe UI"/>
          <w:sz w:val="21"/>
          <w:szCs w:val="21"/>
          <w:lang w:val="fr-FR"/>
        </w:rPr>
      </w:pPr>
    </w:p>
    <w:p w14:paraId="38BE87B2" w14:textId="249D1B5D" w:rsidR="00A21EB3" w:rsidRPr="00F02CCB" w:rsidRDefault="00A21EB3" w:rsidP="008708BB">
      <w:pPr>
        <w:spacing w:after="0" w:line="276" w:lineRule="auto"/>
        <w:jc w:val="both"/>
        <w:rPr>
          <w:rFonts w:ascii="Times New Roman" w:eastAsia="Times New Roman" w:hAnsi="Times New Roman" w:cs="Times New Roman"/>
          <w:kern w:val="0"/>
          <w:lang w:val="fr-FR" w:eastAsia="fr-FR"/>
          <w14:ligatures w14:val="none"/>
        </w:rPr>
      </w:pPr>
      <w:r w:rsidRPr="00A21EB3">
        <w:rPr>
          <w:rFonts w:ascii="Times New Roman" w:eastAsia="Times New Roman" w:hAnsi="Times New Roman" w:cs="Times New Roman"/>
          <w:b/>
          <w:bCs/>
          <w:kern w:val="0"/>
          <w:lang w:val="fr-FR" w:eastAsia="fr-FR"/>
          <w14:ligatures w14:val="none"/>
        </w:rPr>
        <w:t>Mentorat</w:t>
      </w:r>
      <w:r w:rsidRPr="00A21EB3">
        <w:rPr>
          <w:rFonts w:ascii="Times New Roman" w:eastAsia="Times New Roman" w:hAnsi="Times New Roman" w:cs="Times New Roman"/>
          <w:kern w:val="0"/>
          <w:lang w:val="fr-FR" w:eastAsia="fr-FR"/>
          <w14:ligatures w14:val="none"/>
        </w:rPr>
        <w:t xml:space="preserve"> </w:t>
      </w:r>
      <w:r w:rsidRPr="00A21EB3">
        <w:rPr>
          <w:rFonts w:ascii="Times New Roman" w:eastAsia="Times New Roman" w:hAnsi="Times New Roman" w:cs="Times New Roman"/>
          <w:b/>
          <w:bCs/>
          <w:kern w:val="0"/>
          <w:lang w:val="fr-FR" w:eastAsia="fr-FR"/>
          <w14:ligatures w14:val="none"/>
        </w:rPr>
        <w:t>Clinique</w:t>
      </w:r>
      <w:r w:rsidRPr="00A21EB3">
        <w:rPr>
          <w:rFonts w:ascii="Times New Roman" w:eastAsia="Times New Roman" w:hAnsi="Times New Roman" w:cs="Times New Roman"/>
          <w:kern w:val="0"/>
          <w:lang w:val="fr-FR" w:eastAsia="fr-FR"/>
          <w14:ligatures w14:val="none"/>
        </w:rPr>
        <w:t xml:space="preserve"> : </w:t>
      </w:r>
      <w:commentRangeStart w:id="35"/>
      <w:r w:rsidRPr="4D771731">
        <w:rPr>
          <w:rFonts w:ascii="Times New Roman" w:eastAsia="Times New Roman" w:hAnsi="Times New Roman" w:cs="Times New Roman"/>
          <w:lang w:val="fr-FR" w:eastAsia="fr-FR"/>
        </w:rPr>
        <w:t>EpiC</w:t>
      </w:r>
      <w:r w:rsidR="000F3406">
        <w:rPr>
          <w:rFonts w:ascii="Times New Roman" w:eastAsia="Times New Roman" w:hAnsi="Times New Roman" w:cs="Times New Roman"/>
          <w:kern w:val="0"/>
          <w:lang w:val="fr-FR" w:eastAsia="fr-FR"/>
          <w14:ligatures w14:val="none"/>
        </w:rPr>
        <w:t xml:space="preserve"> RDC</w:t>
      </w:r>
      <w:r w:rsidRPr="00A21EB3">
        <w:rPr>
          <w:rFonts w:ascii="Times New Roman" w:eastAsia="Times New Roman" w:hAnsi="Times New Roman" w:cs="Times New Roman"/>
          <w:kern w:val="0"/>
          <w:lang w:val="fr-FR" w:eastAsia="fr-FR"/>
          <w14:ligatures w14:val="none"/>
        </w:rPr>
        <w:t xml:space="preserve"> a renforcé la qualité des soins maternels et néonatals dans les sept Zones de Santé appuyées par le mentorat clinique à travers des activités de renforcement des capacités et d'accompagnement sur site. Un</w:t>
      </w:r>
      <w:r>
        <w:rPr>
          <w:rFonts w:ascii="Times New Roman" w:eastAsia="Times New Roman" w:hAnsi="Times New Roman" w:cs="Times New Roman"/>
          <w:kern w:val="0"/>
          <w:lang w:val="fr-FR" w:eastAsia="fr-FR"/>
          <w14:ligatures w14:val="none"/>
        </w:rPr>
        <w:t xml:space="preserve"> </w:t>
      </w:r>
      <w:r w:rsidRPr="00A21EB3">
        <w:rPr>
          <w:rFonts w:ascii="Times New Roman" w:eastAsia="Times New Roman" w:hAnsi="Times New Roman" w:cs="Times New Roman"/>
          <w:kern w:val="0"/>
          <w:lang w:val="fr-FR" w:eastAsia="fr-FR"/>
          <w14:ligatures w14:val="none"/>
        </w:rPr>
        <w:t xml:space="preserve">briefing a permis de former 15 mentors de sites, 3 mentors provinciaux et 213 prestataires de soins sur la gestion des hémorragies du post-partum selon l'approche </w:t>
      </w:r>
      <w:r w:rsidRPr="00A21EB3">
        <w:rPr>
          <w:rFonts w:ascii="Times New Roman" w:eastAsia="Times New Roman" w:hAnsi="Times New Roman" w:cs="Times New Roman"/>
          <w:b/>
          <w:bCs/>
          <w:kern w:val="0"/>
          <w:lang w:val="fr-FR" w:eastAsia="fr-FR"/>
          <w14:ligatures w14:val="none"/>
        </w:rPr>
        <w:t>E-MOTIVE</w:t>
      </w:r>
      <w:r w:rsidRPr="00A21EB3">
        <w:rPr>
          <w:rFonts w:ascii="Times New Roman" w:eastAsia="Times New Roman" w:hAnsi="Times New Roman" w:cs="Times New Roman"/>
          <w:kern w:val="0"/>
          <w:lang w:val="fr-FR" w:eastAsia="fr-FR"/>
          <w14:ligatures w14:val="none"/>
        </w:rPr>
        <w:t xml:space="preserve">, ainsi que sur la prise en charge de la pré-éclampsie sévère et de l'éclampsie. En complément, les séances pratiques de mentorat dans </w:t>
      </w:r>
      <w:r w:rsidR="00DE740D">
        <w:rPr>
          <w:rFonts w:ascii="Times New Roman" w:eastAsia="Times New Roman" w:hAnsi="Times New Roman" w:cs="Times New Roman"/>
          <w:kern w:val="0"/>
          <w:lang w:val="fr-FR" w:eastAsia="fr-FR"/>
          <w14:ligatures w14:val="none"/>
        </w:rPr>
        <w:t>51</w:t>
      </w:r>
      <w:r w:rsidRPr="00A21EB3">
        <w:rPr>
          <w:rFonts w:ascii="Times New Roman" w:eastAsia="Times New Roman" w:hAnsi="Times New Roman" w:cs="Times New Roman"/>
          <w:kern w:val="0"/>
          <w:lang w:val="fr-FR" w:eastAsia="fr-FR"/>
          <w14:ligatures w14:val="none"/>
        </w:rPr>
        <w:t xml:space="preserve"> établissements de santé ont renforcé les compétences de </w:t>
      </w:r>
      <w:r w:rsidR="00DE740D">
        <w:rPr>
          <w:rFonts w:ascii="Times New Roman" w:eastAsia="Times New Roman" w:hAnsi="Times New Roman" w:cs="Times New Roman"/>
          <w:kern w:val="0"/>
          <w:lang w:val="fr-FR" w:eastAsia="fr-FR"/>
          <w14:ligatures w14:val="none"/>
        </w:rPr>
        <w:t>222</w:t>
      </w:r>
      <w:r w:rsidRPr="00A21EB3">
        <w:rPr>
          <w:rFonts w:ascii="Times New Roman" w:eastAsia="Times New Roman" w:hAnsi="Times New Roman" w:cs="Times New Roman"/>
          <w:kern w:val="0"/>
          <w:lang w:val="fr-FR" w:eastAsia="fr-FR"/>
          <w14:ligatures w14:val="none"/>
        </w:rPr>
        <w:t xml:space="preserve"> prestataires sur l'utilisation du partogramme, la conduite de l'accouchement, la gestion des hémorragies du post-partum et la réanimation du nouveau-né, contribuant ainsi à l'amélioration de la qualité des soins obstétricaux et néonatals ainsi qu'au renforcement de la capacité des équipes à sauver des vies.</w:t>
      </w:r>
      <w:commentRangeEnd w:id="35"/>
      <w:r w:rsidRPr="00F02CCB">
        <w:rPr>
          <w:rStyle w:val="CommentReference"/>
          <w:rFonts w:ascii="Times New Roman" w:eastAsia="Times New Roman" w:hAnsi="Times New Roman" w:cs="Times New Roman"/>
          <w:kern w:val="0"/>
          <w:sz w:val="24"/>
          <w:szCs w:val="24"/>
          <w:lang w:val="fr-FR" w:eastAsia="fr-FR"/>
          <w14:ligatures w14:val="none"/>
        </w:rPr>
        <w:commentReference w:id="35"/>
      </w:r>
    </w:p>
    <w:p w14:paraId="772891BF" w14:textId="4E282A35" w:rsidR="00B40911" w:rsidRPr="00F02CCB" w:rsidRDefault="005B27C5" w:rsidP="006531BB">
      <w:pPr>
        <w:pStyle w:val="ListParagraph"/>
        <w:numPr>
          <w:ilvl w:val="0"/>
          <w:numId w:val="10"/>
        </w:numPr>
        <w:spacing w:before="240"/>
        <w:rPr>
          <w:rFonts w:ascii="Times New Roman" w:hAnsi="Times New Roman" w:cs="Times New Roman"/>
          <w:b/>
          <w:lang w:val="fr-FR"/>
        </w:rPr>
      </w:pPr>
      <w:r w:rsidRPr="00F02CCB">
        <w:rPr>
          <w:rFonts w:ascii="Times New Roman" w:hAnsi="Times New Roman" w:cs="Times New Roman"/>
          <w:b/>
          <w:lang w:val="fr-FR"/>
        </w:rPr>
        <w:t>Nutrition</w:t>
      </w:r>
    </w:p>
    <w:p w14:paraId="05812A8B" w14:textId="77777777" w:rsidR="005B27C5" w:rsidRPr="00F02CCB" w:rsidRDefault="005B27C5" w:rsidP="006531BB">
      <w:pPr>
        <w:pStyle w:val="ListParagraph"/>
        <w:numPr>
          <w:ilvl w:val="0"/>
          <w:numId w:val="10"/>
        </w:numPr>
        <w:spacing w:before="240" w:after="0"/>
        <w:rPr>
          <w:rFonts w:ascii="Times New Roman" w:hAnsi="Times New Roman" w:cs="Times New Roman"/>
          <w:b/>
          <w:lang w:val="fr-FR"/>
        </w:rPr>
      </w:pPr>
      <w:r w:rsidRPr="00F02CCB">
        <w:rPr>
          <w:rFonts w:ascii="Times New Roman" w:hAnsi="Times New Roman" w:cs="Times New Roman"/>
          <w:b/>
          <w:lang w:val="fr-FR"/>
        </w:rPr>
        <w:t xml:space="preserve">Paludisme </w:t>
      </w:r>
    </w:p>
    <w:p w14:paraId="6C598A5E" w14:textId="711FFF1E" w:rsidR="00AB7452" w:rsidRPr="00F02CCB" w:rsidRDefault="00AB7452" w:rsidP="00AB7452">
      <w:pPr>
        <w:spacing w:after="0" w:line="276" w:lineRule="auto"/>
        <w:jc w:val="both"/>
        <w:rPr>
          <w:rFonts w:ascii="Times New Roman" w:eastAsia="Times New Roman" w:hAnsi="Times New Roman" w:cs="Times New Roman"/>
          <w:kern w:val="0"/>
          <w:lang w:val="fr-FR" w:eastAsia="fr-FR"/>
          <w14:ligatures w14:val="none"/>
        </w:rPr>
      </w:pPr>
      <w:r w:rsidRPr="00F02CCB">
        <w:rPr>
          <w:rFonts w:ascii="Times New Roman" w:eastAsia="Times New Roman" w:hAnsi="Times New Roman" w:cs="Times New Roman"/>
          <w:kern w:val="0"/>
          <w:lang w:val="fr-FR" w:eastAsia="fr-FR"/>
          <w14:ligatures w14:val="none"/>
        </w:rPr>
        <w:t>Epic a appuyé une mission conjointe supervision PNLP National et PLNP Provinciale des activités paludisme dans les ZS de Mwene</w:t>
      </w:r>
      <w:r w:rsidR="00BA150F">
        <w:rPr>
          <w:rFonts w:ascii="Times New Roman" w:eastAsia="Times New Roman" w:hAnsi="Times New Roman" w:cs="Times New Roman"/>
          <w:kern w:val="0"/>
          <w:lang w:val="fr-FR" w:eastAsia="fr-FR"/>
          <w14:ligatures w14:val="none"/>
        </w:rPr>
        <w:t xml:space="preserve"> D</w:t>
      </w:r>
      <w:r w:rsidRPr="00F02CCB">
        <w:rPr>
          <w:rFonts w:ascii="Times New Roman" w:eastAsia="Times New Roman" w:hAnsi="Times New Roman" w:cs="Times New Roman"/>
          <w:kern w:val="0"/>
          <w:lang w:val="fr-FR" w:eastAsia="fr-FR"/>
          <w14:ligatures w14:val="none"/>
        </w:rPr>
        <w:t>itu. Dans chaque ZS 3 ESS à savoir 2 CS, 1 HGR et 1 SSC ont été visité. Cette activité qui s’inscrit dans le cadre d’une formation et suivi en milieu de travail a concerné 13 prestataires (médecins, infirmiers, techniciens de laboratoires, sagefemmes, relais communautaires de sites de soins) par ZS impliqués dans la prise en charge de paludisme.</w:t>
      </w:r>
    </w:p>
    <w:p w14:paraId="6E49ABF4" w14:textId="1A337741" w:rsidR="00BE495F" w:rsidRDefault="3D3D4AD8" w:rsidP="00AB7452">
      <w:pPr>
        <w:pStyle w:val="ListParagraph"/>
        <w:numPr>
          <w:ilvl w:val="0"/>
          <w:numId w:val="10"/>
        </w:numPr>
        <w:spacing w:beforeAutospacing="1" w:after="0" w:line="276" w:lineRule="auto"/>
        <w:jc w:val="both"/>
        <w:rPr>
          <w:rFonts w:ascii="Times New Roman" w:eastAsia="Times New Roman" w:hAnsi="Times New Roman" w:cs="Times New Roman"/>
          <w:b/>
          <w:lang w:val="fr-FR" w:eastAsia="fr-FR"/>
        </w:rPr>
      </w:pPr>
      <w:r w:rsidRPr="00F02CCB">
        <w:rPr>
          <w:rFonts w:ascii="Times New Roman" w:eastAsia="Times New Roman" w:hAnsi="Times New Roman" w:cs="Times New Roman"/>
          <w:b/>
          <w:lang w:val="fr-FR" w:eastAsia="fr-FR"/>
        </w:rPr>
        <w:t>SBC</w:t>
      </w:r>
    </w:p>
    <w:p w14:paraId="36A579DE" w14:textId="376C6206" w:rsidR="00BA150F" w:rsidRPr="00BA150F" w:rsidRDefault="00BA150F" w:rsidP="4D771731">
      <w:pPr>
        <w:spacing w:beforeAutospacing="1" w:after="0" w:line="276" w:lineRule="auto"/>
        <w:jc w:val="both"/>
        <w:rPr>
          <w:rFonts w:ascii="Times New Roman" w:eastAsia="Times New Roman" w:hAnsi="Times New Roman" w:cs="Times New Roman"/>
          <w:lang w:val="fr-FR" w:eastAsia="fr-FR"/>
        </w:rPr>
      </w:pPr>
      <w:commentRangeStart w:id="37"/>
      <w:r w:rsidRPr="4D771731">
        <w:rPr>
          <w:rFonts w:ascii="Times New Roman" w:eastAsia="Times New Roman" w:hAnsi="Times New Roman" w:cs="Times New Roman"/>
          <w:lang w:val="fr-FR" w:eastAsia="fr-FR"/>
        </w:rPr>
        <w:t>Réalisation de séances de sensibilisation et de dialogues communautaires dans les Zones de Santé de Kanda Kanda, Kalenda, Mulumba, Mwene Ditu et Wikong afin de promouvoir l'adoption de comportements et de pratiques sains au sein des communautés.</w:t>
      </w:r>
    </w:p>
    <w:p w14:paraId="05411B49" w14:textId="77777777" w:rsidR="00BA150F" w:rsidRPr="00BA150F" w:rsidRDefault="00BA150F" w:rsidP="00BA150F">
      <w:pPr>
        <w:spacing w:beforeAutospacing="1" w:after="0" w:line="276" w:lineRule="auto"/>
        <w:jc w:val="both"/>
        <w:rPr>
          <w:rFonts w:ascii="Times New Roman" w:eastAsia="Times New Roman" w:hAnsi="Times New Roman" w:cs="Times New Roman"/>
          <w:bCs/>
          <w:lang w:val="fr-FR" w:eastAsia="fr-FR"/>
        </w:rPr>
      </w:pPr>
      <w:r w:rsidRPr="00BA150F">
        <w:rPr>
          <w:rFonts w:ascii="Times New Roman" w:eastAsia="Times New Roman" w:hAnsi="Times New Roman" w:cs="Times New Roman"/>
          <w:bCs/>
          <w:lang w:val="fr-FR" w:eastAsia="fr-FR"/>
        </w:rPr>
        <w:t>Au total, 235 prestataires et relais communautaires, dont 154 femmes, ont été mobilisés et ont sensibilisé 35 891 personnes, dont 24 254 femmes, sur une population cible de 42 857 habitants, soit un taux de couverture de 83,7 %.</w:t>
      </w:r>
    </w:p>
    <w:p w14:paraId="28DD7278" w14:textId="275D8B2A" w:rsidR="00BA150F" w:rsidRPr="005B0FA7" w:rsidRDefault="00BA150F" w:rsidP="4D771731">
      <w:pPr>
        <w:spacing w:beforeAutospacing="1" w:after="0" w:line="276" w:lineRule="auto"/>
        <w:jc w:val="both"/>
        <w:rPr>
          <w:rFonts w:ascii="Times New Roman" w:eastAsia="Times New Roman" w:hAnsi="Times New Roman" w:cs="Times New Roman"/>
          <w:lang w:val="fr-FR" w:eastAsia="fr-FR"/>
        </w:rPr>
      </w:pPr>
      <w:r w:rsidRPr="4D771731">
        <w:rPr>
          <w:rFonts w:ascii="Times New Roman" w:eastAsia="Times New Roman" w:hAnsi="Times New Roman" w:cs="Times New Roman"/>
          <w:lang w:val="fr-FR" w:eastAsia="fr-FR"/>
        </w:rPr>
        <w:t>Les activités ont également permis d'orienter 3 358 personnes vers les structures de santé, dont 2 943 sont effectivement arrivées et 2 444 ont bénéficié d'une prise en charge, contribuant ainsi au renforcement du recours aux services de santé et à la continuité des soins.</w:t>
      </w:r>
      <w:commentRangeEnd w:id="37"/>
      <w:r w:rsidRPr="005B0FA7">
        <w:rPr>
          <w:rStyle w:val="CommentReference"/>
          <w:rFonts w:ascii="Times New Roman" w:eastAsia="Times New Roman" w:hAnsi="Times New Roman" w:cs="Times New Roman"/>
          <w:sz w:val="24"/>
          <w:szCs w:val="24"/>
          <w:lang w:val="fr-FR" w:eastAsia="fr-FR"/>
        </w:rPr>
        <w:commentReference w:id="37"/>
      </w:r>
    </w:p>
    <w:p w14:paraId="6428A4B0" w14:textId="261E2A4E" w:rsidR="33566CD4" w:rsidRPr="00F02CCB" w:rsidRDefault="33566CD4" w:rsidP="00BE495F">
      <w:pPr>
        <w:pStyle w:val="ListParagraph"/>
        <w:numPr>
          <w:ilvl w:val="0"/>
          <w:numId w:val="10"/>
        </w:numPr>
        <w:spacing w:beforeAutospacing="1" w:after="0" w:line="276" w:lineRule="auto"/>
        <w:jc w:val="both"/>
        <w:rPr>
          <w:rFonts w:ascii="Times New Roman" w:eastAsia="Times New Roman" w:hAnsi="Times New Roman" w:cs="Times New Roman"/>
          <w:b/>
          <w:lang w:val="fr-FR" w:eastAsia="fr-FR"/>
        </w:rPr>
      </w:pPr>
      <w:r w:rsidRPr="00F02CCB">
        <w:rPr>
          <w:rFonts w:ascii="Times New Roman" w:eastAsia="Times New Roman" w:hAnsi="Times New Roman" w:cs="Times New Roman"/>
          <w:b/>
          <w:lang w:val="fr-FR" w:eastAsia="fr-FR"/>
        </w:rPr>
        <w:t>Renforcement du système</w:t>
      </w:r>
    </w:p>
    <w:p w14:paraId="6861C8B4" w14:textId="3F1B7DB3" w:rsidR="00BE495F" w:rsidRPr="00F02CCB" w:rsidRDefault="00CD1E3C" w:rsidP="005165A4">
      <w:pPr>
        <w:pStyle w:val="ListParagraph"/>
        <w:numPr>
          <w:ilvl w:val="0"/>
          <w:numId w:val="37"/>
        </w:numPr>
        <w:spacing w:before="100" w:beforeAutospacing="1" w:after="0" w:line="276" w:lineRule="auto"/>
        <w:jc w:val="both"/>
        <w:rPr>
          <w:rFonts w:ascii="Times New Roman" w:eastAsia="Times New Roman" w:hAnsi="Times New Roman" w:cs="Times New Roman"/>
          <w:kern w:val="0"/>
          <w:lang w:val="fr-FR" w:eastAsia="fr-FR"/>
          <w14:ligatures w14:val="none"/>
        </w:rPr>
      </w:pPr>
      <w:r w:rsidRPr="00F02CCB">
        <w:rPr>
          <w:rFonts w:ascii="Times New Roman" w:eastAsia="Times New Roman" w:hAnsi="Times New Roman" w:cs="Times New Roman"/>
          <w:b/>
          <w:kern w:val="0"/>
          <w:lang w:val="fr-FR" w:eastAsia="fr-FR"/>
          <w14:ligatures w14:val="none"/>
        </w:rPr>
        <w:t>Suivi post RDQA</w:t>
      </w:r>
    </w:p>
    <w:p w14:paraId="4801E6E6" w14:textId="77777777" w:rsidR="006226D1" w:rsidRPr="008A16D6" w:rsidRDefault="006226D1" w:rsidP="006226D1">
      <w:pPr>
        <w:spacing w:after="0" w:line="276" w:lineRule="auto"/>
        <w:jc w:val="both"/>
        <w:rPr>
          <w:rFonts w:ascii="Times New Roman" w:eastAsia="Times New Roman" w:hAnsi="Times New Roman" w:cs="Times New Roman"/>
          <w:kern w:val="0"/>
          <w:sz w:val="22"/>
          <w:szCs w:val="20"/>
          <w:lang w:val="fr-FR"/>
          <w14:ligatures w14:val="none"/>
        </w:rPr>
      </w:pPr>
      <w:r w:rsidRPr="008A16D6">
        <w:rPr>
          <w:rFonts w:ascii="Times New Roman" w:eastAsia="Times New Roman" w:hAnsi="Times New Roman" w:cs="Times New Roman"/>
          <w:kern w:val="0"/>
          <w:sz w:val="22"/>
          <w:szCs w:val="20"/>
          <w:lang w:val="fr-FR"/>
          <w14:ligatures w14:val="none"/>
        </w:rPr>
        <w:t xml:space="preserve">Les missions ont permis de visiter </w:t>
      </w:r>
      <w:r w:rsidRPr="000A5BD9">
        <w:rPr>
          <w:rFonts w:ascii="Times New Roman" w:eastAsia="Times New Roman" w:hAnsi="Times New Roman" w:cs="Times New Roman"/>
          <w:kern w:val="0"/>
          <w:sz w:val="22"/>
          <w:szCs w:val="20"/>
          <w:lang w:val="fr-FR"/>
          <w14:ligatures w14:val="none"/>
        </w:rPr>
        <w:t>35 structures sanitaires, comprenant 7 Bureaux Centraux de Zone (BCZ), 7 Hôpitaux Généraux de Référence (HGR) et 21 Centres de Santé (CS),</w:t>
      </w:r>
      <w:r w:rsidRPr="008A16D6">
        <w:rPr>
          <w:rFonts w:ascii="Times New Roman" w:eastAsia="Times New Roman" w:hAnsi="Times New Roman" w:cs="Times New Roman"/>
          <w:kern w:val="0"/>
          <w:sz w:val="22"/>
          <w:szCs w:val="20"/>
          <w:lang w:val="fr-FR"/>
          <w14:ligatures w14:val="none"/>
        </w:rPr>
        <w:t xml:space="preserve"> et de renforcer les capacités de </w:t>
      </w:r>
      <w:r w:rsidRPr="000A5BD9">
        <w:rPr>
          <w:rFonts w:ascii="Times New Roman" w:eastAsia="Times New Roman" w:hAnsi="Times New Roman" w:cs="Times New Roman"/>
          <w:kern w:val="0"/>
          <w:sz w:val="22"/>
          <w:szCs w:val="20"/>
          <w:lang w:val="fr-FR"/>
          <w14:ligatures w14:val="none"/>
        </w:rPr>
        <w:t>49 prestataires</w:t>
      </w:r>
      <w:r w:rsidRPr="008A16D6">
        <w:rPr>
          <w:rFonts w:ascii="Times New Roman" w:eastAsia="Times New Roman" w:hAnsi="Times New Roman" w:cs="Times New Roman"/>
          <w:kern w:val="0"/>
          <w:sz w:val="22"/>
          <w:szCs w:val="20"/>
          <w:lang w:val="fr-FR"/>
          <w14:ligatures w14:val="none"/>
        </w:rPr>
        <w:t xml:space="preserve">, dont </w:t>
      </w:r>
      <w:r w:rsidRPr="000A5BD9">
        <w:rPr>
          <w:rFonts w:ascii="Times New Roman" w:eastAsia="Times New Roman" w:hAnsi="Times New Roman" w:cs="Times New Roman"/>
          <w:kern w:val="0"/>
          <w:sz w:val="22"/>
          <w:szCs w:val="20"/>
          <w:lang w:val="fr-FR"/>
          <w14:ligatures w14:val="none"/>
        </w:rPr>
        <w:t>7 femmes.</w:t>
      </w:r>
      <w:r w:rsidRPr="008A16D6">
        <w:rPr>
          <w:rFonts w:ascii="Times New Roman" w:eastAsia="Times New Roman" w:hAnsi="Times New Roman" w:cs="Times New Roman"/>
          <w:kern w:val="0"/>
          <w:sz w:val="22"/>
          <w:szCs w:val="20"/>
          <w:lang w:val="fr-FR"/>
          <w14:ligatures w14:val="none"/>
        </w:rPr>
        <w:t xml:space="preserve"> Les évaluations ont mis en évidence plusieurs défis persistants, notamment le </w:t>
      </w:r>
      <w:r w:rsidRPr="000A5BD9">
        <w:rPr>
          <w:rFonts w:ascii="Times New Roman" w:eastAsia="Times New Roman" w:hAnsi="Times New Roman" w:cs="Times New Roman"/>
          <w:kern w:val="0"/>
          <w:sz w:val="22"/>
          <w:szCs w:val="20"/>
          <w:lang w:val="fr-FR"/>
          <w14:ligatures w14:val="none"/>
        </w:rPr>
        <w:t>mauvais remplissage des outils de collecte et de rapportage, les incohérences entre les données des registres et les canevas du SNIS</w:t>
      </w:r>
      <w:r w:rsidRPr="008A16D6">
        <w:rPr>
          <w:rFonts w:ascii="Times New Roman" w:eastAsia="Times New Roman" w:hAnsi="Times New Roman" w:cs="Times New Roman"/>
          <w:kern w:val="0"/>
          <w:sz w:val="22"/>
          <w:szCs w:val="20"/>
          <w:lang w:val="fr-FR"/>
          <w14:ligatures w14:val="none"/>
        </w:rPr>
        <w:t xml:space="preserve">, ainsi que </w:t>
      </w:r>
      <w:r w:rsidRPr="000A5BD9">
        <w:rPr>
          <w:rFonts w:ascii="Times New Roman" w:eastAsia="Times New Roman" w:hAnsi="Times New Roman" w:cs="Times New Roman"/>
          <w:kern w:val="0"/>
          <w:sz w:val="22"/>
          <w:szCs w:val="20"/>
          <w:lang w:val="fr-FR"/>
          <w14:ligatures w14:val="none"/>
        </w:rPr>
        <w:t>l'absence de feedback analytique</w:t>
      </w:r>
      <w:r w:rsidRPr="008A16D6">
        <w:rPr>
          <w:rFonts w:ascii="Times New Roman" w:eastAsia="Times New Roman" w:hAnsi="Times New Roman" w:cs="Times New Roman"/>
          <w:kern w:val="0"/>
          <w:sz w:val="22"/>
          <w:szCs w:val="20"/>
          <w:lang w:val="fr-FR"/>
          <w14:ligatures w14:val="none"/>
        </w:rPr>
        <w:t xml:space="preserve"> transmis aux établissements de santé.</w:t>
      </w:r>
    </w:p>
    <w:p w14:paraId="62A75201" w14:textId="0C03ED09" w:rsidR="006226D1" w:rsidRDefault="006226D1" w:rsidP="006226D1">
      <w:pPr>
        <w:spacing w:before="100" w:beforeAutospacing="1" w:after="100" w:afterAutospacing="1" w:line="276" w:lineRule="auto"/>
        <w:jc w:val="both"/>
        <w:rPr>
          <w:rFonts w:ascii="Times New Roman" w:eastAsia="Times New Roman" w:hAnsi="Times New Roman" w:cs="Times New Roman"/>
          <w:kern w:val="0"/>
          <w:sz w:val="22"/>
          <w:szCs w:val="20"/>
          <w:lang w:val="fr-FR"/>
          <w14:ligatures w14:val="none"/>
        </w:rPr>
      </w:pPr>
      <w:r w:rsidRPr="008A16D6">
        <w:rPr>
          <w:rFonts w:ascii="Times New Roman" w:eastAsia="Times New Roman" w:hAnsi="Times New Roman" w:cs="Times New Roman"/>
          <w:kern w:val="0"/>
          <w:sz w:val="22"/>
          <w:szCs w:val="20"/>
          <w:lang w:val="fr-FR"/>
          <w14:ligatures w14:val="none"/>
        </w:rPr>
        <w:t>Ces constats ont permis d'orienter un plan ciblé de renforcement de la qualité des données, axé sur l'amélioration des pratiques de collecte, de validation, d'analyse et de rétro-information, afin de soutenir une gestion plus efficace et fondée sur des données fiables au niveau des Zones de Santé.</w:t>
      </w:r>
    </w:p>
    <w:p w14:paraId="1BDF3983" w14:textId="267469B1" w:rsidR="005014B2" w:rsidRDefault="005014B2" w:rsidP="005165A4">
      <w:pPr>
        <w:pStyle w:val="ListParagraph"/>
        <w:numPr>
          <w:ilvl w:val="0"/>
          <w:numId w:val="37"/>
        </w:numPr>
        <w:spacing w:before="100" w:beforeAutospacing="1" w:after="0" w:line="276" w:lineRule="auto"/>
        <w:jc w:val="both"/>
        <w:rPr>
          <w:rFonts w:ascii="Times New Roman" w:eastAsia="Times New Roman" w:hAnsi="Times New Roman" w:cs="Times New Roman"/>
          <w:b/>
          <w:kern w:val="0"/>
          <w:lang w:val="fr-FR" w:eastAsia="fr-FR"/>
          <w14:ligatures w14:val="none"/>
        </w:rPr>
      </w:pPr>
      <w:r w:rsidRPr="005014B2">
        <w:rPr>
          <w:rFonts w:ascii="Times New Roman" w:eastAsia="Times New Roman" w:hAnsi="Times New Roman" w:cs="Times New Roman"/>
          <w:b/>
          <w:kern w:val="0"/>
          <w:lang w:val="fr-FR" w:eastAsia="fr-FR"/>
          <w14:ligatures w14:val="none"/>
        </w:rPr>
        <w:t xml:space="preserve">Monitorage </w:t>
      </w:r>
    </w:p>
    <w:p w14:paraId="00D79A0E" w14:textId="2140C91F" w:rsidR="005014B2" w:rsidRPr="009F4D2D" w:rsidRDefault="009F4D2D" w:rsidP="00444EC7">
      <w:pPr>
        <w:widowControl w:val="0"/>
        <w:overflowPunct w:val="0"/>
        <w:autoSpaceDE w:val="0"/>
        <w:autoSpaceDN w:val="0"/>
        <w:adjustRightInd w:val="0"/>
        <w:spacing w:after="0" w:line="276" w:lineRule="auto"/>
        <w:jc w:val="both"/>
        <w:textAlignment w:val="baseline"/>
        <w:rPr>
          <w:rFonts w:ascii="Times New Roman" w:eastAsia="Times New Roman" w:hAnsi="Times New Roman" w:cs="Times New Roman"/>
          <w:kern w:val="0"/>
          <w:sz w:val="22"/>
          <w:szCs w:val="20"/>
          <w:lang w:val="fr-FR"/>
          <w14:ligatures w14:val="none"/>
        </w:rPr>
      </w:pPr>
      <w:r w:rsidRPr="009F4D2D">
        <w:rPr>
          <w:rFonts w:ascii="Times New Roman" w:eastAsia="Times New Roman" w:hAnsi="Times New Roman" w:cs="Times New Roman"/>
          <w:kern w:val="0"/>
          <w:sz w:val="22"/>
          <w:szCs w:val="20"/>
          <w:lang w:val="fr-FR"/>
          <w14:ligatures w14:val="none"/>
        </w:rPr>
        <w:t>Ces réunions ont rassemblé 279 participants, dont 31 femmes, composés des membres des Équipes Cadres de Zone (ECZ) et des prestataires des établissements de santé. Elles avaient pour objectif d'analyser et de valider les données du mois de mai 2026 afin de garantir la disponibilité de données fiables pour la prise de décision.</w:t>
      </w:r>
    </w:p>
    <w:p w14:paraId="1BBE3BE6" w14:textId="05EFB327" w:rsidR="00BE495F" w:rsidRPr="00F02CCB" w:rsidRDefault="00BE495F" w:rsidP="00BE495F">
      <w:pPr>
        <w:pStyle w:val="ListParagraph"/>
        <w:numPr>
          <w:ilvl w:val="0"/>
          <w:numId w:val="10"/>
        </w:numPr>
        <w:spacing w:beforeAutospacing="1" w:after="0" w:line="276" w:lineRule="auto"/>
        <w:jc w:val="both"/>
        <w:rPr>
          <w:rFonts w:ascii="Times New Roman" w:eastAsia="Times New Roman" w:hAnsi="Times New Roman" w:cs="Times New Roman"/>
          <w:b/>
          <w:lang w:val="fr-FR" w:eastAsia="fr-FR"/>
        </w:rPr>
      </w:pPr>
      <w:r w:rsidRPr="00F02CCB">
        <w:rPr>
          <w:rFonts w:ascii="Times New Roman" w:eastAsia="Times New Roman" w:hAnsi="Times New Roman" w:cs="Times New Roman"/>
          <w:b/>
          <w:lang w:val="fr-FR" w:eastAsia="fr-FR"/>
        </w:rPr>
        <w:t>Médicaments et chaîne d’approvisionnement</w:t>
      </w:r>
    </w:p>
    <w:p w14:paraId="01937F04" w14:textId="77777777" w:rsidR="00CD1E3C" w:rsidRPr="00A915F6" w:rsidRDefault="00CD1E3C" w:rsidP="00444EC7">
      <w:pPr>
        <w:pStyle w:val="NormalWeb"/>
        <w:numPr>
          <w:ilvl w:val="0"/>
          <w:numId w:val="50"/>
        </w:numPr>
        <w:spacing w:before="0" w:beforeAutospacing="0"/>
        <w:rPr>
          <w:b/>
          <w:bCs/>
        </w:rPr>
      </w:pPr>
      <w:r w:rsidRPr="00A915F6">
        <w:rPr>
          <w:b/>
          <w:bCs/>
        </w:rPr>
        <w:t>Triangulation de données SIGL</w:t>
      </w:r>
    </w:p>
    <w:p w14:paraId="723B8A91" w14:textId="18B4DCB2" w:rsidR="00A915F6" w:rsidRPr="00A915F6" w:rsidRDefault="00A915F6" w:rsidP="00A915F6">
      <w:pPr>
        <w:pStyle w:val="NormalWeb"/>
        <w:spacing w:line="276" w:lineRule="auto"/>
        <w:jc w:val="both"/>
      </w:pPr>
      <w:r w:rsidRPr="00A915F6">
        <w:t xml:space="preserve">Les missions ont permis de </w:t>
      </w:r>
      <w:r w:rsidRPr="00A915F6">
        <w:rPr>
          <w:b/>
          <w:bCs/>
        </w:rPr>
        <w:t>renforcer les capacités de cinq Gestionnaires de Chaîne d'Approvisionnement (GCA)</w:t>
      </w:r>
      <w:r w:rsidRPr="00A915F6">
        <w:t xml:space="preserve"> en matière d'analyse des données SIGL et de calcul des quantités de médicaments essentiels génériques (MEG) à commander. Elles ont également facilité la comparaison systématique des données de consommation et de dispensation consignées dans les fiches de stock, registres et rapports avec les données saisies dans DHIS2, mettant en évidence les écarts à corriger. Les principaux points d'amélioration ont été identifiés et des recommandations opérationnelles ont été formulées afin de renforcer la fiabilité des données logistiques et d'améliorer la planification des approvisionnements en produits de santé.</w:t>
      </w:r>
    </w:p>
    <w:p w14:paraId="5AF16E50" w14:textId="240F18EA" w:rsidR="00CD1E3C" w:rsidRPr="00A915F6" w:rsidRDefault="00CD1E3C" w:rsidP="00A915F6">
      <w:pPr>
        <w:pStyle w:val="NormalWeb"/>
        <w:numPr>
          <w:ilvl w:val="0"/>
          <w:numId w:val="50"/>
        </w:numPr>
        <w:rPr>
          <w:b/>
          <w:bCs/>
        </w:rPr>
      </w:pPr>
      <w:r w:rsidRPr="00A915F6">
        <w:rPr>
          <w:b/>
          <w:bCs/>
        </w:rPr>
        <w:t>Revue GAS</w:t>
      </w:r>
    </w:p>
    <w:p w14:paraId="2EEE7279" w14:textId="77777777" w:rsidR="00C54966" w:rsidRPr="005A46AA" w:rsidRDefault="00C54966" w:rsidP="00C54966">
      <w:pPr>
        <w:widowControl w:val="0"/>
        <w:overflowPunct w:val="0"/>
        <w:autoSpaceDE w:val="0"/>
        <w:autoSpaceDN w:val="0"/>
        <w:adjustRightInd w:val="0"/>
        <w:spacing w:after="0" w:line="276" w:lineRule="auto"/>
        <w:jc w:val="both"/>
        <w:textAlignment w:val="baseline"/>
        <w:rPr>
          <w:rFonts w:ascii="Times New Roman" w:eastAsia="Times New Roman" w:hAnsi="Times New Roman" w:cs="Times New Roman"/>
          <w:kern w:val="0"/>
          <w:sz w:val="22"/>
          <w:szCs w:val="20"/>
          <w:lang w:val="fr-FR"/>
          <w14:ligatures w14:val="none"/>
        </w:rPr>
      </w:pPr>
      <w:r w:rsidRPr="005A46AA">
        <w:rPr>
          <w:rFonts w:ascii="Times New Roman" w:eastAsia="Times New Roman" w:hAnsi="Times New Roman" w:cs="Times New Roman"/>
          <w:kern w:val="0"/>
          <w:sz w:val="22"/>
          <w:szCs w:val="20"/>
          <w:lang w:val="fr-FR"/>
          <w14:ligatures w14:val="none"/>
        </w:rPr>
        <w:t>La revue a confirmé les bonnes performances du SIGL, avec une complétude des rapports de 100 %, une promptitude de 98 % et une exhaustivité de 97 %, témoignant d'une excellente qualité du rapportage logistique. L'analyse comparative des 16 Zones de Santé a mis en évidence des performances globalement élevées, permettant d'identifier les meilleures pratiques ainsi que les Zones nécessitant un accompagnement technique ciblé.</w:t>
      </w:r>
    </w:p>
    <w:p w14:paraId="1891DD96" w14:textId="0CAA6187" w:rsidR="00C54966" w:rsidRPr="00F02CCB" w:rsidRDefault="00C54966" w:rsidP="00C54966">
      <w:pPr>
        <w:pStyle w:val="NormalWeb"/>
        <w:spacing w:line="276" w:lineRule="auto"/>
        <w:jc w:val="both"/>
      </w:pPr>
      <w:r w:rsidRPr="005A46AA">
        <w:rPr>
          <w:sz w:val="22"/>
          <w:szCs w:val="20"/>
        </w:rPr>
        <w:t>Les travaux ont également permis de renforcer les capacités des participants sur l'analyse des indicateurs SIGL, les outils de suivi de la chaîne d'approvisionnement, les orientations stratégiques du PNAM et la transition vers l'ANAMED. Les échanges d'expériences entre les Zones de Santé ont favorisé la capitalisation des bonnes pratiques et l'identification de solutions aux difficultés opérationnelles. Enfin, les participants ont élaboré et validé un plan provincial de redressement comprenant huit problèmes prioritaires et douze actions correctives, tandis que les partenaires techniques et financiers ont présenté les résultats de leurs appuis et les perspectives visant à améliorer durablement la disponibilité des médicaments essentiels et la performance du système logistique provincial.</w:t>
      </w:r>
    </w:p>
    <w:p w14:paraId="4749C267" w14:textId="77777777" w:rsidR="005B27C5" w:rsidRPr="00F02CCB" w:rsidRDefault="005B27C5" w:rsidP="005B27C5">
      <w:pPr>
        <w:pStyle w:val="ListParagraph"/>
        <w:numPr>
          <w:ilvl w:val="0"/>
          <w:numId w:val="10"/>
        </w:numPr>
        <w:rPr>
          <w:rFonts w:ascii="Times New Roman" w:hAnsi="Times New Roman" w:cs="Times New Roman"/>
          <w:b/>
          <w:lang w:val="fr-FR"/>
        </w:rPr>
      </w:pPr>
      <w:r w:rsidRPr="00F02CCB">
        <w:rPr>
          <w:rFonts w:ascii="Times New Roman" w:hAnsi="Times New Roman" w:cs="Times New Roman"/>
          <w:b/>
          <w:lang w:val="fr-FR"/>
        </w:rPr>
        <w:t xml:space="preserve">Taux de réalisation des activités </w:t>
      </w:r>
    </w:p>
    <w:p w14:paraId="378C0CFD" w14:textId="145E4E20" w:rsidR="00580729" w:rsidRPr="00F02CCB" w:rsidRDefault="00580729" w:rsidP="00580729">
      <w:pPr>
        <w:pStyle w:val="ListParagraph"/>
        <w:ind w:left="1080"/>
        <w:rPr>
          <w:rFonts w:ascii="Times New Roman" w:hAnsi="Times New Roman" w:cs="Times New Roman"/>
          <w:lang w:val="fr-FR"/>
        </w:rPr>
      </w:pPr>
      <w:r w:rsidRPr="00F02CCB">
        <w:rPr>
          <w:rFonts w:ascii="Times New Roman" w:hAnsi="Times New Roman" w:cs="Times New Roman"/>
          <w:lang w:val="fr-FR"/>
        </w:rPr>
        <w:t xml:space="preserve">Tableau </w:t>
      </w:r>
      <w:r w:rsidR="001D34B7" w:rsidRPr="00F02CCB">
        <w:rPr>
          <w:rFonts w:ascii="Times New Roman" w:hAnsi="Times New Roman" w:cs="Times New Roman"/>
          <w:lang w:val="fr-FR"/>
        </w:rPr>
        <w:t xml:space="preserve">I : Réalisation des activités, nombre et pourcentage </w:t>
      </w:r>
    </w:p>
    <w:tbl>
      <w:tblPr>
        <w:tblStyle w:val="TableGrid"/>
        <w:tblW w:w="9949" w:type="dxa"/>
        <w:tblLook w:val="04A0" w:firstRow="1" w:lastRow="0" w:firstColumn="1" w:lastColumn="0" w:noHBand="0" w:noVBand="1"/>
      </w:tblPr>
      <w:tblGrid>
        <w:gridCol w:w="6658"/>
        <w:gridCol w:w="1559"/>
        <w:gridCol w:w="1732"/>
      </w:tblGrid>
      <w:tr w:rsidR="000F7B68" w:rsidRPr="00F02CCB" w14:paraId="4CE8EA18" w14:textId="77777777" w:rsidTr="007D00DB">
        <w:tc>
          <w:tcPr>
            <w:tcW w:w="6658" w:type="dxa"/>
          </w:tcPr>
          <w:p w14:paraId="38094F98" w14:textId="39541DDE" w:rsidR="000F7B68" w:rsidRPr="00F02CCB" w:rsidRDefault="00963F3D" w:rsidP="00CF45DC">
            <w:pPr>
              <w:jc w:val="center"/>
              <w:rPr>
                <w:rFonts w:ascii="Times New Roman" w:hAnsi="Times New Roman" w:cs="Times New Roman"/>
                <w:b/>
                <w:lang w:val="fr-FR"/>
              </w:rPr>
            </w:pPr>
            <w:r w:rsidRPr="00F02CCB">
              <w:rPr>
                <w:rFonts w:ascii="Times New Roman" w:hAnsi="Times New Roman" w:cs="Times New Roman"/>
                <w:b/>
                <w:lang w:val="fr-FR"/>
              </w:rPr>
              <w:t>Rubriques</w:t>
            </w:r>
          </w:p>
        </w:tc>
        <w:tc>
          <w:tcPr>
            <w:tcW w:w="1559" w:type="dxa"/>
          </w:tcPr>
          <w:p w14:paraId="583F5D59" w14:textId="6B0AA52A" w:rsidR="000F7B68" w:rsidRPr="00F02CCB" w:rsidRDefault="000F7B68" w:rsidP="00CF45DC">
            <w:pPr>
              <w:jc w:val="center"/>
              <w:rPr>
                <w:rFonts w:ascii="Times New Roman" w:hAnsi="Times New Roman" w:cs="Times New Roman"/>
                <w:b/>
                <w:lang w:val="fr-FR"/>
              </w:rPr>
            </w:pPr>
            <w:r w:rsidRPr="00F02CCB">
              <w:rPr>
                <w:rFonts w:ascii="Times New Roman" w:hAnsi="Times New Roman" w:cs="Times New Roman"/>
                <w:b/>
                <w:lang w:val="fr-FR"/>
              </w:rPr>
              <w:t>Nombre</w:t>
            </w:r>
          </w:p>
        </w:tc>
        <w:tc>
          <w:tcPr>
            <w:tcW w:w="1732" w:type="dxa"/>
          </w:tcPr>
          <w:p w14:paraId="11ED0516" w14:textId="126F1C18" w:rsidR="000F7B68" w:rsidRPr="00F02CCB" w:rsidRDefault="000F7B68" w:rsidP="00CF45DC">
            <w:pPr>
              <w:jc w:val="center"/>
              <w:rPr>
                <w:rFonts w:ascii="Times New Roman" w:hAnsi="Times New Roman" w:cs="Times New Roman"/>
                <w:b/>
                <w:lang w:val="fr-FR"/>
              </w:rPr>
            </w:pPr>
            <w:r w:rsidRPr="00F02CCB">
              <w:rPr>
                <w:rFonts w:ascii="Times New Roman" w:hAnsi="Times New Roman" w:cs="Times New Roman"/>
                <w:b/>
                <w:lang w:val="fr-FR"/>
              </w:rPr>
              <w:t>Pourcentage</w:t>
            </w:r>
          </w:p>
        </w:tc>
      </w:tr>
      <w:tr w:rsidR="0043584C" w:rsidRPr="00F02CCB" w14:paraId="15E2E048" w14:textId="77777777" w:rsidTr="007D00DB">
        <w:tc>
          <w:tcPr>
            <w:tcW w:w="6658" w:type="dxa"/>
          </w:tcPr>
          <w:p w14:paraId="1E01BD3F" w14:textId="1EDF372F" w:rsidR="0043584C" w:rsidRPr="00F02CCB" w:rsidRDefault="0043584C" w:rsidP="0043584C">
            <w:pPr>
              <w:rPr>
                <w:rFonts w:ascii="Times New Roman" w:hAnsi="Times New Roman" w:cs="Times New Roman"/>
                <w:lang w:val="fr-FR"/>
              </w:rPr>
            </w:pPr>
            <w:r w:rsidRPr="00F02CCB">
              <w:rPr>
                <w:rFonts w:ascii="Times New Roman" w:hAnsi="Times New Roman" w:cs="Times New Roman"/>
                <w:lang w:val="fr-FR"/>
              </w:rPr>
              <w:t xml:space="preserve">Nombre total d’activités prévues durant le mois </w:t>
            </w:r>
          </w:p>
        </w:tc>
        <w:tc>
          <w:tcPr>
            <w:tcW w:w="1559" w:type="dxa"/>
            <w:vAlign w:val="center"/>
          </w:tcPr>
          <w:p w14:paraId="63E0ACAD" w14:textId="12A63C84" w:rsidR="0043584C" w:rsidRPr="007D00DB" w:rsidRDefault="00C26E14" w:rsidP="0043584C">
            <w:pPr>
              <w:jc w:val="center"/>
              <w:rPr>
                <w:rFonts w:ascii="Times New Roman" w:hAnsi="Times New Roman" w:cs="Times New Roman"/>
                <w:lang w:val="fr-FR"/>
              </w:rPr>
            </w:pPr>
            <w:r w:rsidRPr="007D00DB">
              <w:rPr>
                <w:rFonts w:ascii="Times New Roman" w:hAnsi="Times New Roman" w:cs="Times New Roman"/>
                <w:lang w:val="fr-FR"/>
              </w:rPr>
              <w:t>3</w:t>
            </w:r>
            <w:r w:rsidR="007D00DB" w:rsidRPr="007D00DB">
              <w:rPr>
                <w:rFonts w:ascii="Times New Roman" w:hAnsi="Times New Roman" w:cs="Times New Roman"/>
                <w:lang w:val="fr-FR"/>
              </w:rPr>
              <w:t>4</w:t>
            </w:r>
          </w:p>
        </w:tc>
        <w:tc>
          <w:tcPr>
            <w:tcW w:w="1732" w:type="dxa"/>
            <w:vAlign w:val="bottom"/>
          </w:tcPr>
          <w:p w14:paraId="43C5C9FE" w14:textId="65E8F9D0" w:rsidR="0043584C" w:rsidRPr="00F02CCB" w:rsidRDefault="0043584C" w:rsidP="0043584C">
            <w:pPr>
              <w:jc w:val="center"/>
              <w:rPr>
                <w:rFonts w:ascii="Times New Roman" w:hAnsi="Times New Roman" w:cs="Times New Roman"/>
                <w:color w:val="FF0000"/>
                <w:lang w:val="fr-FR"/>
              </w:rPr>
            </w:pPr>
          </w:p>
        </w:tc>
      </w:tr>
      <w:tr w:rsidR="007D00DB" w:rsidRPr="00F02CCB" w14:paraId="724B8704" w14:textId="77777777" w:rsidTr="007D00DB">
        <w:tc>
          <w:tcPr>
            <w:tcW w:w="6658" w:type="dxa"/>
          </w:tcPr>
          <w:p w14:paraId="3BC2D6D0" w14:textId="7225E9D4" w:rsidR="007D00DB" w:rsidRPr="00F02CCB" w:rsidRDefault="007D00DB" w:rsidP="007D00DB">
            <w:pPr>
              <w:rPr>
                <w:rFonts w:ascii="Times New Roman" w:hAnsi="Times New Roman" w:cs="Times New Roman"/>
                <w:lang w:val="fr-FR"/>
              </w:rPr>
            </w:pPr>
            <w:r w:rsidRPr="00F02CCB">
              <w:rPr>
                <w:rFonts w:ascii="Times New Roman" w:hAnsi="Times New Roman" w:cs="Times New Roman"/>
                <w:lang w:val="fr-FR"/>
              </w:rPr>
              <w:t>Activités finalisées et rapports approuvés</w:t>
            </w:r>
          </w:p>
        </w:tc>
        <w:tc>
          <w:tcPr>
            <w:tcW w:w="1559" w:type="dxa"/>
            <w:vAlign w:val="center"/>
          </w:tcPr>
          <w:p w14:paraId="1128A7DC" w14:textId="1A88E3BA" w:rsidR="007D00DB" w:rsidRPr="007D00DB" w:rsidRDefault="007D00DB" w:rsidP="007D00DB">
            <w:pPr>
              <w:jc w:val="center"/>
              <w:rPr>
                <w:rFonts w:ascii="Times New Roman" w:hAnsi="Times New Roman" w:cs="Times New Roman"/>
                <w:lang w:val="fr-FR"/>
              </w:rPr>
            </w:pPr>
            <w:r w:rsidRPr="007D00DB">
              <w:rPr>
                <w:rFonts w:ascii="Times New Roman" w:hAnsi="Times New Roman" w:cs="Times New Roman"/>
                <w:lang w:val="fr-FR"/>
              </w:rPr>
              <w:t>9</w:t>
            </w:r>
          </w:p>
        </w:tc>
        <w:tc>
          <w:tcPr>
            <w:tcW w:w="1732" w:type="dxa"/>
            <w:vAlign w:val="center"/>
          </w:tcPr>
          <w:p w14:paraId="3CB7CD4B" w14:textId="64179A32" w:rsidR="007D00DB" w:rsidRPr="007D00DB" w:rsidRDefault="007D00DB" w:rsidP="007D00DB">
            <w:pPr>
              <w:jc w:val="center"/>
              <w:rPr>
                <w:rFonts w:ascii="Times New Roman" w:hAnsi="Times New Roman" w:cs="Times New Roman"/>
                <w:lang w:val="fr-FR"/>
              </w:rPr>
            </w:pPr>
            <w:r w:rsidRPr="007D00DB">
              <w:rPr>
                <w:rFonts w:ascii="Times New Roman" w:hAnsi="Times New Roman" w:cs="Times New Roman"/>
                <w:color w:val="000000"/>
                <w:sz w:val="22"/>
                <w:szCs w:val="22"/>
              </w:rPr>
              <w:t>26%</w:t>
            </w:r>
          </w:p>
        </w:tc>
      </w:tr>
      <w:tr w:rsidR="007D00DB" w:rsidRPr="00F02CCB" w14:paraId="554B335D" w14:textId="77777777" w:rsidTr="007D00DB">
        <w:tc>
          <w:tcPr>
            <w:tcW w:w="6658" w:type="dxa"/>
          </w:tcPr>
          <w:p w14:paraId="56879D50" w14:textId="74281A61" w:rsidR="007D00DB" w:rsidRPr="00F02CCB" w:rsidRDefault="007D00DB" w:rsidP="007D00DB">
            <w:pPr>
              <w:rPr>
                <w:rFonts w:ascii="Times New Roman" w:hAnsi="Times New Roman" w:cs="Times New Roman"/>
                <w:lang w:val="fr-FR"/>
              </w:rPr>
            </w:pPr>
            <w:r w:rsidRPr="00F02CCB">
              <w:rPr>
                <w:rFonts w:ascii="Times New Roman" w:hAnsi="Times New Roman" w:cs="Times New Roman"/>
                <w:lang w:val="fr-FR"/>
              </w:rPr>
              <w:t>Activités déjà finalisées mais rapports non encore disponibles</w:t>
            </w:r>
          </w:p>
        </w:tc>
        <w:tc>
          <w:tcPr>
            <w:tcW w:w="1559" w:type="dxa"/>
            <w:vAlign w:val="center"/>
          </w:tcPr>
          <w:p w14:paraId="5229A227" w14:textId="378C5E6A" w:rsidR="007D00DB" w:rsidRPr="007D00DB" w:rsidRDefault="007D00DB" w:rsidP="007D00DB">
            <w:pPr>
              <w:jc w:val="center"/>
              <w:rPr>
                <w:rFonts w:ascii="Times New Roman" w:hAnsi="Times New Roman" w:cs="Times New Roman"/>
                <w:lang w:val="fr-FR"/>
              </w:rPr>
            </w:pPr>
            <w:r w:rsidRPr="007D00DB">
              <w:rPr>
                <w:rFonts w:ascii="Times New Roman" w:hAnsi="Times New Roman" w:cs="Times New Roman"/>
                <w:lang w:val="fr-FR"/>
              </w:rPr>
              <w:t>6</w:t>
            </w:r>
          </w:p>
        </w:tc>
        <w:tc>
          <w:tcPr>
            <w:tcW w:w="1732" w:type="dxa"/>
            <w:vAlign w:val="center"/>
          </w:tcPr>
          <w:p w14:paraId="2BAADF74" w14:textId="635E3022" w:rsidR="007D00DB" w:rsidRPr="007D00DB" w:rsidRDefault="007D00DB" w:rsidP="007D00DB">
            <w:pPr>
              <w:jc w:val="center"/>
              <w:rPr>
                <w:rFonts w:ascii="Times New Roman" w:hAnsi="Times New Roman" w:cs="Times New Roman"/>
                <w:color w:val="FF0000"/>
                <w:lang w:val="fr-FR"/>
              </w:rPr>
            </w:pPr>
            <w:r w:rsidRPr="007D00DB">
              <w:rPr>
                <w:rFonts w:ascii="Times New Roman" w:hAnsi="Times New Roman" w:cs="Times New Roman"/>
                <w:color w:val="000000"/>
                <w:sz w:val="22"/>
                <w:szCs w:val="22"/>
              </w:rPr>
              <w:t>18%</w:t>
            </w:r>
          </w:p>
        </w:tc>
      </w:tr>
      <w:tr w:rsidR="007D00DB" w:rsidRPr="00F02CCB" w14:paraId="7785FF12" w14:textId="77777777" w:rsidTr="007D00DB">
        <w:tc>
          <w:tcPr>
            <w:tcW w:w="6658" w:type="dxa"/>
          </w:tcPr>
          <w:p w14:paraId="40FE68E7" w14:textId="4188FE37" w:rsidR="007D00DB" w:rsidRPr="00F02CCB" w:rsidRDefault="007D00DB" w:rsidP="007D00DB">
            <w:pPr>
              <w:rPr>
                <w:rFonts w:ascii="Times New Roman" w:hAnsi="Times New Roman" w:cs="Times New Roman"/>
                <w:lang w:val="fr-FR"/>
              </w:rPr>
            </w:pPr>
            <w:r w:rsidRPr="00F02CCB">
              <w:rPr>
                <w:rFonts w:ascii="Times New Roman" w:hAnsi="Times New Roman" w:cs="Times New Roman"/>
                <w:lang w:val="fr-FR"/>
              </w:rPr>
              <w:t>Activités en cours</w:t>
            </w:r>
          </w:p>
        </w:tc>
        <w:tc>
          <w:tcPr>
            <w:tcW w:w="1559" w:type="dxa"/>
            <w:vAlign w:val="center"/>
          </w:tcPr>
          <w:p w14:paraId="655BCF03" w14:textId="721A7666" w:rsidR="007D00DB" w:rsidRPr="007D00DB" w:rsidRDefault="007D00DB" w:rsidP="007D00DB">
            <w:pPr>
              <w:jc w:val="center"/>
              <w:rPr>
                <w:rFonts w:ascii="Times New Roman" w:hAnsi="Times New Roman" w:cs="Times New Roman"/>
                <w:lang w:val="fr-FR"/>
              </w:rPr>
            </w:pPr>
            <w:r w:rsidRPr="007D00DB">
              <w:rPr>
                <w:rFonts w:ascii="Times New Roman" w:hAnsi="Times New Roman" w:cs="Times New Roman"/>
                <w:lang w:val="fr-FR"/>
              </w:rPr>
              <w:t>5</w:t>
            </w:r>
          </w:p>
        </w:tc>
        <w:tc>
          <w:tcPr>
            <w:tcW w:w="1732" w:type="dxa"/>
            <w:vAlign w:val="center"/>
          </w:tcPr>
          <w:p w14:paraId="7B0B31E4" w14:textId="2F696963" w:rsidR="007D00DB" w:rsidRPr="007D00DB" w:rsidRDefault="007D00DB" w:rsidP="007D00DB">
            <w:pPr>
              <w:jc w:val="center"/>
              <w:rPr>
                <w:rFonts w:ascii="Times New Roman" w:hAnsi="Times New Roman" w:cs="Times New Roman"/>
                <w:color w:val="FF0000"/>
                <w:lang w:val="fr-FR"/>
              </w:rPr>
            </w:pPr>
            <w:r w:rsidRPr="007D00DB">
              <w:rPr>
                <w:rFonts w:ascii="Times New Roman" w:hAnsi="Times New Roman" w:cs="Times New Roman"/>
                <w:color w:val="000000"/>
                <w:sz w:val="22"/>
                <w:szCs w:val="22"/>
              </w:rPr>
              <w:t>15%</w:t>
            </w:r>
          </w:p>
        </w:tc>
      </w:tr>
      <w:tr w:rsidR="007D00DB" w:rsidRPr="00F02CCB" w14:paraId="47DDDC79" w14:textId="77777777" w:rsidTr="007D00DB">
        <w:tc>
          <w:tcPr>
            <w:tcW w:w="6658" w:type="dxa"/>
          </w:tcPr>
          <w:p w14:paraId="2E3404D5" w14:textId="3F8D4AF0" w:rsidR="007D00DB" w:rsidRPr="00F02CCB" w:rsidRDefault="007D00DB" w:rsidP="007D00DB">
            <w:pPr>
              <w:rPr>
                <w:rFonts w:ascii="Times New Roman" w:hAnsi="Times New Roman" w:cs="Times New Roman"/>
                <w:lang w:val="fr-FR"/>
              </w:rPr>
            </w:pPr>
            <w:r w:rsidRPr="00F02CCB">
              <w:rPr>
                <w:rFonts w:ascii="Times New Roman" w:hAnsi="Times New Roman" w:cs="Times New Roman"/>
                <w:lang w:val="fr-FR"/>
              </w:rPr>
              <w:t>Activités dont le déclencheur déjà approuvé</w:t>
            </w:r>
          </w:p>
        </w:tc>
        <w:tc>
          <w:tcPr>
            <w:tcW w:w="1559" w:type="dxa"/>
            <w:vAlign w:val="center"/>
          </w:tcPr>
          <w:p w14:paraId="7ED40C80" w14:textId="0EA1D94F" w:rsidR="007D00DB" w:rsidRPr="007D00DB" w:rsidRDefault="007D00DB" w:rsidP="007D00DB">
            <w:pPr>
              <w:jc w:val="center"/>
              <w:rPr>
                <w:rFonts w:ascii="Times New Roman" w:hAnsi="Times New Roman" w:cs="Times New Roman"/>
                <w:lang w:val="fr-FR"/>
              </w:rPr>
            </w:pPr>
            <w:r w:rsidRPr="007D00DB">
              <w:rPr>
                <w:rFonts w:ascii="Times New Roman" w:hAnsi="Times New Roman" w:cs="Times New Roman"/>
                <w:lang w:val="fr-FR"/>
              </w:rPr>
              <w:t>3</w:t>
            </w:r>
          </w:p>
        </w:tc>
        <w:tc>
          <w:tcPr>
            <w:tcW w:w="1732" w:type="dxa"/>
            <w:vAlign w:val="center"/>
          </w:tcPr>
          <w:p w14:paraId="1CAA2F1B" w14:textId="79FCB70E" w:rsidR="007D00DB" w:rsidRPr="007D00DB" w:rsidRDefault="007D00DB" w:rsidP="007D00DB">
            <w:pPr>
              <w:jc w:val="center"/>
              <w:rPr>
                <w:rFonts w:ascii="Times New Roman" w:hAnsi="Times New Roman" w:cs="Times New Roman"/>
                <w:color w:val="FF0000"/>
                <w:lang w:val="fr-FR"/>
              </w:rPr>
            </w:pPr>
            <w:r w:rsidRPr="007D00DB">
              <w:rPr>
                <w:rFonts w:ascii="Times New Roman" w:hAnsi="Times New Roman" w:cs="Times New Roman"/>
                <w:color w:val="000000"/>
                <w:sz w:val="22"/>
                <w:szCs w:val="22"/>
              </w:rPr>
              <w:t>9%</w:t>
            </w:r>
          </w:p>
        </w:tc>
      </w:tr>
      <w:tr w:rsidR="007D00DB" w:rsidRPr="00F02CCB" w14:paraId="48781094" w14:textId="77777777" w:rsidTr="007D00DB">
        <w:tc>
          <w:tcPr>
            <w:tcW w:w="6658" w:type="dxa"/>
          </w:tcPr>
          <w:p w14:paraId="6A97507E" w14:textId="5A379414" w:rsidR="007D00DB" w:rsidRPr="00F02CCB" w:rsidRDefault="007D00DB" w:rsidP="007D00DB">
            <w:pPr>
              <w:rPr>
                <w:rFonts w:ascii="Times New Roman" w:hAnsi="Times New Roman" w:cs="Times New Roman"/>
                <w:lang w:val="fr-FR"/>
              </w:rPr>
            </w:pPr>
            <w:r w:rsidRPr="00F02CCB">
              <w:rPr>
                <w:rFonts w:ascii="Times New Roman" w:hAnsi="Times New Roman" w:cs="Times New Roman"/>
                <w:lang w:val="fr-FR"/>
              </w:rPr>
              <w:t>Activités non réalisées</w:t>
            </w:r>
          </w:p>
        </w:tc>
        <w:tc>
          <w:tcPr>
            <w:tcW w:w="1559" w:type="dxa"/>
            <w:vAlign w:val="center"/>
          </w:tcPr>
          <w:p w14:paraId="727B4F35" w14:textId="685E8F06" w:rsidR="007D00DB" w:rsidRPr="007D00DB" w:rsidRDefault="007D00DB" w:rsidP="007D00DB">
            <w:pPr>
              <w:jc w:val="center"/>
              <w:rPr>
                <w:rFonts w:ascii="Times New Roman" w:hAnsi="Times New Roman" w:cs="Times New Roman"/>
                <w:lang w:val="fr-FR"/>
              </w:rPr>
            </w:pPr>
            <w:r w:rsidRPr="007D00DB">
              <w:rPr>
                <w:rFonts w:ascii="Times New Roman" w:hAnsi="Times New Roman" w:cs="Times New Roman"/>
                <w:lang w:val="fr-FR"/>
              </w:rPr>
              <w:t>11</w:t>
            </w:r>
          </w:p>
        </w:tc>
        <w:tc>
          <w:tcPr>
            <w:tcW w:w="1732" w:type="dxa"/>
            <w:vAlign w:val="center"/>
          </w:tcPr>
          <w:p w14:paraId="49F7F4D3" w14:textId="6F0787D9" w:rsidR="007D00DB" w:rsidRPr="007D00DB" w:rsidRDefault="007D00DB" w:rsidP="007D00DB">
            <w:pPr>
              <w:jc w:val="center"/>
              <w:rPr>
                <w:rFonts w:ascii="Times New Roman" w:hAnsi="Times New Roman" w:cs="Times New Roman"/>
                <w:color w:val="FF0000"/>
                <w:lang w:val="fr-FR"/>
              </w:rPr>
            </w:pPr>
            <w:r w:rsidRPr="007D00DB">
              <w:rPr>
                <w:rFonts w:ascii="Times New Roman" w:hAnsi="Times New Roman" w:cs="Times New Roman"/>
                <w:color w:val="000000"/>
                <w:sz w:val="22"/>
                <w:szCs w:val="22"/>
              </w:rPr>
              <w:t>32%</w:t>
            </w:r>
          </w:p>
        </w:tc>
      </w:tr>
    </w:tbl>
    <w:p w14:paraId="0C15D578" w14:textId="164D16E8" w:rsidR="005B27C5" w:rsidRPr="00F02CCB" w:rsidRDefault="005B27C5" w:rsidP="000B0035">
      <w:pPr>
        <w:rPr>
          <w:rFonts w:ascii="Times New Roman" w:hAnsi="Times New Roman" w:cs="Times New Roman"/>
        </w:rPr>
        <w:sectPr w:rsidR="005B27C5" w:rsidRPr="00F02CCB" w:rsidSect="00244A10">
          <w:pgSz w:w="12240" w:h="15840"/>
          <w:pgMar w:top="1440" w:right="1440" w:bottom="1440" w:left="1440" w:header="720" w:footer="720" w:gutter="0"/>
          <w:cols w:space="720"/>
          <w:docGrid w:linePitch="360"/>
        </w:sectPr>
      </w:pPr>
    </w:p>
    <w:p w14:paraId="25761786" w14:textId="77777777" w:rsidR="00963F3D" w:rsidRPr="00F02CCB" w:rsidRDefault="00963F3D" w:rsidP="00963F3D">
      <w:pPr>
        <w:rPr>
          <w:rFonts w:ascii="Times New Roman" w:hAnsi="Times New Roman" w:cs="Times New Roman"/>
          <w:lang w:val="fr-FR"/>
        </w:rPr>
      </w:pPr>
      <w:r w:rsidRPr="00F02CCB">
        <w:rPr>
          <w:rFonts w:ascii="Times New Roman" w:hAnsi="Times New Roman" w:cs="Times New Roman"/>
          <w:b/>
          <w:bCs/>
          <w:lang w:val="fr-FR"/>
        </w:rPr>
        <w:t xml:space="preserve">I. Résultats clés par objectif et par domaine technique </w:t>
      </w:r>
    </w:p>
    <w:tbl>
      <w:tblPr>
        <w:tblStyle w:val="TableGrid"/>
        <w:tblW w:w="5050" w:type="pct"/>
        <w:tblLayout w:type="fixed"/>
        <w:tblLook w:val="04A0" w:firstRow="1" w:lastRow="0" w:firstColumn="1" w:lastColumn="0" w:noHBand="0" w:noVBand="1"/>
      </w:tblPr>
      <w:tblGrid>
        <w:gridCol w:w="846"/>
        <w:gridCol w:w="1416"/>
        <w:gridCol w:w="4678"/>
        <w:gridCol w:w="1842"/>
        <w:gridCol w:w="2265"/>
        <w:gridCol w:w="2410"/>
        <w:gridCol w:w="1422"/>
      </w:tblGrid>
      <w:tr w:rsidR="005D4B81" w:rsidRPr="00CB3271" w14:paraId="3FB4ECA6" w14:textId="77777777" w:rsidTr="4D771731">
        <w:trPr>
          <w:trHeight w:val="320"/>
        </w:trPr>
        <w:tc>
          <w:tcPr>
            <w:tcW w:w="284" w:type="pct"/>
            <w:noWrap/>
            <w:hideMark/>
          </w:tcPr>
          <w:p w14:paraId="381D2B0B" w14:textId="2087BA24" w:rsidR="003F0092" w:rsidRPr="00F02CCB" w:rsidRDefault="003F0092" w:rsidP="003F0092">
            <w:pPr>
              <w:ind w:left="32" w:hanging="32"/>
              <w:jc w:val="center"/>
              <w:rPr>
                <w:rFonts w:ascii="Times New Roman" w:eastAsia="Times New Roman" w:hAnsi="Times New Roman" w:cs="Times New Roman"/>
                <w:color w:val="0E2841" w:themeColor="text2"/>
                <w:sz w:val="22"/>
                <w:szCs w:val="22"/>
                <w:lang w:val="fr-FR"/>
              </w:rPr>
            </w:pPr>
            <w:r w:rsidRPr="00F02CCB">
              <w:rPr>
                <w:rFonts w:ascii="Times New Roman" w:eastAsia="Times New Roman" w:hAnsi="Times New Roman" w:cs="Times New Roman"/>
                <w:b/>
                <w:bCs/>
                <w:color w:val="000000"/>
                <w:kern w:val="0"/>
                <w:sz w:val="22"/>
                <w14:ligatures w14:val="none"/>
              </w:rPr>
              <w:t xml:space="preserve">Code </w:t>
            </w:r>
          </w:p>
        </w:tc>
        <w:tc>
          <w:tcPr>
            <w:tcW w:w="476" w:type="pct"/>
            <w:noWrap/>
          </w:tcPr>
          <w:p w14:paraId="197545A9" w14:textId="345E9E0B" w:rsidR="003F0092" w:rsidRPr="00F02CCB" w:rsidRDefault="003F0092" w:rsidP="003F0092">
            <w:pPr>
              <w:jc w:val="center"/>
              <w:rPr>
                <w:rFonts w:ascii="Times New Roman" w:eastAsia="Times New Roman" w:hAnsi="Times New Roman" w:cs="Times New Roman"/>
                <w:sz w:val="22"/>
                <w:szCs w:val="20"/>
                <w:lang w:val="fr-FR"/>
              </w:rPr>
            </w:pPr>
            <w:r w:rsidRPr="00F02CCB">
              <w:rPr>
                <w:rFonts w:ascii="Times New Roman" w:eastAsia="Times New Roman" w:hAnsi="Times New Roman" w:cs="Times New Roman"/>
                <w:b/>
                <w:bCs/>
                <w:color w:val="000000"/>
                <w:kern w:val="0"/>
                <w:sz w:val="22"/>
                <w14:ligatures w14:val="none"/>
              </w:rPr>
              <w:t>Activités réalisées</w:t>
            </w:r>
          </w:p>
        </w:tc>
        <w:tc>
          <w:tcPr>
            <w:tcW w:w="1572" w:type="pct"/>
            <w:noWrap/>
          </w:tcPr>
          <w:p w14:paraId="4960E6FC" w14:textId="2CE1D3DB" w:rsidR="003F0092" w:rsidRPr="00F02CCB" w:rsidRDefault="003F0092" w:rsidP="003F0092">
            <w:pPr>
              <w:spacing w:after="160" w:line="276" w:lineRule="auto"/>
              <w:jc w:val="center"/>
              <w:rPr>
                <w:rFonts w:ascii="Times New Roman" w:eastAsia="Times New Roman" w:hAnsi="Times New Roman" w:cs="Times New Roman"/>
                <w:sz w:val="22"/>
                <w:szCs w:val="22"/>
                <w:lang w:val="fr-FR"/>
              </w:rPr>
            </w:pPr>
            <w:r w:rsidRPr="00F02CCB">
              <w:rPr>
                <w:rFonts w:ascii="Times New Roman" w:eastAsia="Times New Roman" w:hAnsi="Times New Roman" w:cs="Times New Roman"/>
                <w:b/>
                <w:bCs/>
                <w:color w:val="000000"/>
                <w:kern w:val="0"/>
                <w:sz w:val="22"/>
                <w:szCs w:val="22"/>
                <w14:ligatures w14:val="none"/>
              </w:rPr>
              <w:t>Réalisations</w:t>
            </w:r>
          </w:p>
        </w:tc>
        <w:tc>
          <w:tcPr>
            <w:tcW w:w="619" w:type="pct"/>
            <w:noWrap/>
          </w:tcPr>
          <w:p w14:paraId="22B76B29" w14:textId="01D4BE2B" w:rsidR="003F0092" w:rsidRPr="00F02CCB" w:rsidRDefault="003F0092" w:rsidP="003F0092">
            <w:pPr>
              <w:jc w:val="center"/>
              <w:rPr>
                <w:rFonts w:ascii="Times New Roman" w:eastAsia="Times New Roman" w:hAnsi="Times New Roman" w:cs="Times New Roman"/>
                <w:sz w:val="22"/>
                <w:szCs w:val="20"/>
                <w:lang w:val="fr-FR"/>
              </w:rPr>
            </w:pPr>
            <w:r w:rsidRPr="00F02CCB">
              <w:rPr>
                <w:rFonts w:ascii="Times New Roman" w:eastAsia="Times New Roman" w:hAnsi="Times New Roman" w:cs="Times New Roman"/>
                <w:b/>
                <w:bCs/>
                <w:color w:val="000000"/>
                <w:kern w:val="0"/>
                <w:sz w:val="22"/>
                <w:szCs w:val="22"/>
                <w14:ligatures w14:val="none"/>
              </w:rPr>
              <w:t>Défis rencontrés</w:t>
            </w:r>
          </w:p>
        </w:tc>
        <w:tc>
          <w:tcPr>
            <w:tcW w:w="761" w:type="pct"/>
            <w:noWrap/>
          </w:tcPr>
          <w:p w14:paraId="0BFAF7B8" w14:textId="6E893373" w:rsidR="003F0092" w:rsidRPr="00F02CCB" w:rsidRDefault="003F0092" w:rsidP="003F0092">
            <w:pPr>
              <w:jc w:val="center"/>
              <w:rPr>
                <w:rFonts w:ascii="Times New Roman" w:eastAsia="Times New Roman" w:hAnsi="Times New Roman" w:cs="Times New Roman"/>
                <w:sz w:val="22"/>
                <w:szCs w:val="20"/>
                <w:lang w:val="fr-FR"/>
              </w:rPr>
            </w:pPr>
            <w:r w:rsidRPr="00F02CCB">
              <w:rPr>
                <w:rFonts w:ascii="Times New Roman" w:eastAsia="Times New Roman" w:hAnsi="Times New Roman" w:cs="Times New Roman"/>
                <w:b/>
                <w:bCs/>
                <w:color w:val="000000"/>
                <w:kern w:val="0"/>
                <w:sz w:val="22"/>
                <w:szCs w:val="22"/>
                <w14:ligatures w14:val="none"/>
              </w:rPr>
              <w:t>Solutions et adaptations apportées</w:t>
            </w:r>
          </w:p>
        </w:tc>
        <w:tc>
          <w:tcPr>
            <w:tcW w:w="810" w:type="pct"/>
            <w:noWrap/>
          </w:tcPr>
          <w:p w14:paraId="1C21D9CC" w14:textId="08820A67" w:rsidR="003F0092" w:rsidRPr="00F02CCB" w:rsidRDefault="003F0092" w:rsidP="003F0092">
            <w:pPr>
              <w:jc w:val="center"/>
              <w:rPr>
                <w:rFonts w:ascii="Times New Roman" w:eastAsia="Times New Roman" w:hAnsi="Times New Roman" w:cs="Times New Roman"/>
                <w:sz w:val="22"/>
                <w:szCs w:val="20"/>
                <w:lang w:val="fr-FR"/>
              </w:rPr>
            </w:pPr>
            <w:r w:rsidRPr="00F02CCB">
              <w:rPr>
                <w:rFonts w:ascii="Times New Roman" w:eastAsia="Times New Roman" w:hAnsi="Times New Roman" w:cs="Times New Roman"/>
                <w:b/>
                <w:bCs/>
                <w:color w:val="000000"/>
                <w:kern w:val="0"/>
                <w:sz w:val="22"/>
                <w:szCs w:val="22"/>
                <w:lang w:val="fr-FR"/>
                <w14:ligatures w14:val="none"/>
              </w:rPr>
              <w:t>Priorités de suivi/Actions pour le mois prochain</w:t>
            </w:r>
          </w:p>
        </w:tc>
        <w:tc>
          <w:tcPr>
            <w:tcW w:w="478" w:type="pct"/>
            <w:noWrap/>
            <w:hideMark/>
          </w:tcPr>
          <w:p w14:paraId="31B2932C" w14:textId="7FD5BA07" w:rsidR="003F0092" w:rsidRPr="00F02CCB" w:rsidRDefault="003F0092" w:rsidP="003F0092">
            <w:pPr>
              <w:jc w:val="center"/>
              <w:rPr>
                <w:rFonts w:ascii="Times New Roman" w:eastAsia="Times New Roman" w:hAnsi="Times New Roman" w:cs="Times New Roman"/>
                <w:sz w:val="22"/>
                <w:szCs w:val="20"/>
                <w:lang w:val="fr-FR"/>
              </w:rPr>
            </w:pPr>
            <w:r w:rsidRPr="00F02CCB">
              <w:rPr>
                <w:rFonts w:ascii="Times New Roman" w:eastAsia="Times New Roman" w:hAnsi="Times New Roman" w:cs="Times New Roman"/>
                <w:b/>
                <w:bCs/>
                <w:color w:val="000000"/>
                <w:kern w:val="0"/>
                <w:sz w:val="22"/>
                <w:szCs w:val="22"/>
                <w:lang w:val="fr-FR"/>
                <w14:ligatures w14:val="none"/>
              </w:rPr>
              <w:t>Contributions des partenaires/Facteurs facilitateurs</w:t>
            </w:r>
          </w:p>
        </w:tc>
      </w:tr>
      <w:tr w:rsidR="003F0092" w:rsidRPr="00CB3271" w14:paraId="0DBFDF69" w14:textId="77777777" w:rsidTr="4D771731">
        <w:trPr>
          <w:trHeight w:val="320"/>
        </w:trPr>
        <w:tc>
          <w:tcPr>
            <w:tcW w:w="5000" w:type="pct"/>
            <w:gridSpan w:val="7"/>
            <w:noWrap/>
            <w:vAlign w:val="bottom"/>
          </w:tcPr>
          <w:p w14:paraId="05AE60AF" w14:textId="1BF9AC3A" w:rsidR="003F0092" w:rsidRPr="00F02CCB" w:rsidRDefault="003F0092" w:rsidP="003F0092">
            <w:pPr>
              <w:rPr>
                <w:rFonts w:ascii="Times New Roman" w:eastAsia="Times New Roman" w:hAnsi="Times New Roman" w:cs="Times New Roman"/>
                <w:sz w:val="20"/>
                <w:szCs w:val="20"/>
                <w:lang w:val="fr-FR"/>
              </w:rPr>
            </w:pPr>
            <w:r w:rsidRPr="00F02CCB">
              <w:rPr>
                <w:rFonts w:ascii="Times New Roman" w:eastAsia="Times New Roman" w:hAnsi="Times New Roman" w:cs="Times New Roman"/>
                <w:color w:val="0E2841"/>
                <w:kern w:val="0"/>
                <w:lang w:val="fr-FR"/>
                <w14:ligatures w14:val="none"/>
              </w:rPr>
              <w:t>Objectif 1. Accroître l'adoption des pratiques et services en matière de santé maternelle, néonatale et infantile, de lutte contre le paludisme, de vaccination et de nutrition</w:t>
            </w:r>
          </w:p>
        </w:tc>
      </w:tr>
      <w:tr w:rsidR="003F0092" w:rsidRPr="00CB3271" w14:paraId="146DF9E7" w14:textId="77777777" w:rsidTr="4D771731">
        <w:trPr>
          <w:trHeight w:val="320"/>
        </w:trPr>
        <w:tc>
          <w:tcPr>
            <w:tcW w:w="5000" w:type="pct"/>
            <w:gridSpan w:val="7"/>
            <w:noWrap/>
            <w:vAlign w:val="bottom"/>
          </w:tcPr>
          <w:p w14:paraId="5B2E25D3" w14:textId="5450DCE0" w:rsidR="003F0092" w:rsidRPr="00F02CCB" w:rsidRDefault="003F0092" w:rsidP="003F0092">
            <w:pPr>
              <w:rPr>
                <w:rFonts w:ascii="Times New Roman" w:eastAsia="Times New Roman" w:hAnsi="Times New Roman" w:cs="Times New Roman"/>
                <w:sz w:val="20"/>
                <w:szCs w:val="20"/>
                <w:lang w:val="fr-FR"/>
              </w:rPr>
            </w:pPr>
            <w:r w:rsidRPr="00F02CCB">
              <w:rPr>
                <w:rFonts w:ascii="Times New Roman" w:eastAsia="Times New Roman" w:hAnsi="Times New Roman" w:cs="Times New Roman"/>
                <w:color w:val="0E2841"/>
                <w:kern w:val="0"/>
                <w:sz w:val="22"/>
                <w:szCs w:val="22"/>
                <w:lang w:val="fr-FR"/>
                <w14:ligatures w14:val="none"/>
              </w:rPr>
              <w:t>Activité 1.1 : Accroître la sensibilisation et l’adoption, par les soignants et la communauté, de pratiques vitales en matière de santé maternelle, néonatale et infantile, de paludisme, de vaccination et de nutrition.</w:t>
            </w:r>
          </w:p>
        </w:tc>
      </w:tr>
      <w:tr w:rsidR="006D61E7" w:rsidRPr="00CB3271" w14:paraId="0468EB58" w14:textId="77777777" w:rsidTr="4D771731">
        <w:trPr>
          <w:trHeight w:val="320"/>
        </w:trPr>
        <w:tc>
          <w:tcPr>
            <w:tcW w:w="284" w:type="pct"/>
            <w:noWrap/>
          </w:tcPr>
          <w:p w14:paraId="2EA928C2" w14:textId="1CA16E40" w:rsidR="006D61E7" w:rsidRPr="00F02CCB" w:rsidRDefault="006D61E7" w:rsidP="006D61E7">
            <w:pPr>
              <w:spacing w:line="276" w:lineRule="auto"/>
              <w:rPr>
                <w:rFonts w:ascii="Times New Roman" w:eastAsia="Times New Roman" w:hAnsi="Times New Roman" w:cs="Times New Roman"/>
                <w:color w:val="0E2841" w:themeColor="text2"/>
                <w:sz w:val="22"/>
                <w:szCs w:val="22"/>
                <w:lang w:val="fr-FR"/>
              </w:rPr>
            </w:pPr>
            <w:r w:rsidRPr="00F02CCB">
              <w:rPr>
                <w:rFonts w:ascii="Times New Roman" w:eastAsia="Times New Roman" w:hAnsi="Times New Roman" w:cs="Times New Roman"/>
                <w:color w:val="0E2841" w:themeColor="text2"/>
                <w:sz w:val="22"/>
                <w:szCs w:val="22"/>
                <w:lang w:val="fr-FR"/>
              </w:rPr>
              <w:t>1.1.3</w:t>
            </w:r>
          </w:p>
        </w:tc>
        <w:tc>
          <w:tcPr>
            <w:tcW w:w="476" w:type="pct"/>
            <w:noWrap/>
          </w:tcPr>
          <w:p w14:paraId="7C3B61C2" w14:textId="4F57A7B1" w:rsidR="006D61E7" w:rsidRPr="00F02CCB" w:rsidRDefault="006D61E7" w:rsidP="006D61E7">
            <w:pPr>
              <w:pStyle w:val="NormalWeb"/>
            </w:pPr>
            <w:r w:rsidRPr="00F02CCB">
              <w:t>Mener des actions de sensibilisation et des dialogues communautaires afin de promouvoir l'adoption de comportements et de pratiques sains.</w:t>
            </w:r>
          </w:p>
        </w:tc>
        <w:tc>
          <w:tcPr>
            <w:tcW w:w="1572" w:type="pct"/>
            <w:noWrap/>
          </w:tcPr>
          <w:p w14:paraId="6229493D" w14:textId="5C5BBA19" w:rsidR="006D61E7" w:rsidRPr="00F02CCB" w:rsidRDefault="006D61E7" w:rsidP="006D61E7">
            <w:pPr>
              <w:pStyle w:val="NormalWeb"/>
            </w:pPr>
            <w:r w:rsidRPr="00F02CCB">
              <w:t xml:space="preserve">Au cours de ce mois, le projet </w:t>
            </w:r>
            <w:r w:rsidRPr="00F02CCB">
              <w:rPr>
                <w:b/>
                <w:bCs/>
              </w:rPr>
              <w:t>Epic</w:t>
            </w:r>
            <w:r w:rsidR="00561E70">
              <w:rPr>
                <w:b/>
                <w:bCs/>
              </w:rPr>
              <w:t xml:space="preserve"> RDC</w:t>
            </w:r>
            <w:r w:rsidRPr="00F02CCB">
              <w:t xml:space="preserve"> a appuyé la réalisation de séances de sensibilisation et de dialogues communautaires dans les zones de santé de </w:t>
            </w:r>
            <w:r w:rsidRPr="00F02CCB">
              <w:rPr>
                <w:b/>
                <w:bCs/>
              </w:rPr>
              <w:t>Kanda kanda</w:t>
            </w:r>
            <w:r w:rsidRPr="00F02CCB">
              <w:t xml:space="preserve"> (Kanda Kanda, Kabuela, Kapangu, Mutembue, et lulamba), </w:t>
            </w:r>
            <w:r w:rsidRPr="00F02CCB">
              <w:rPr>
                <w:b/>
                <w:bCs/>
              </w:rPr>
              <w:t>Kalenda</w:t>
            </w:r>
            <w:r w:rsidRPr="00F02CCB">
              <w:t xml:space="preserve"> (Kabiji, Kalenda, Lubambala, Tshilomba et Tshikala), </w:t>
            </w:r>
            <w:r w:rsidRPr="00F02CCB">
              <w:rPr>
                <w:b/>
                <w:bCs/>
              </w:rPr>
              <w:t xml:space="preserve">Mulumba </w:t>
            </w:r>
            <w:r w:rsidRPr="00F02CCB">
              <w:t xml:space="preserve">(Kanyana ; Mukendi Luboya ; Mukubi ; Mulunda Muimpe et Ndiadia.), </w:t>
            </w:r>
            <w:r w:rsidRPr="00F02CCB">
              <w:rPr>
                <w:b/>
                <w:bCs/>
              </w:rPr>
              <w:t>Mweneditu</w:t>
            </w:r>
            <w:r w:rsidRPr="00F02CCB">
              <w:t xml:space="preserve"> (Macici, Mpinga, Cindundu, BIK et Regideso) et de </w:t>
            </w:r>
            <w:r w:rsidRPr="00F02CCB">
              <w:rPr>
                <w:b/>
                <w:bCs/>
              </w:rPr>
              <w:t>Wikong</w:t>
            </w:r>
            <w:r w:rsidRPr="00F02CCB">
              <w:t xml:space="preserve"> (NDG, Carriere, Nsang, Tshibal et Tshiyeng).</w:t>
            </w:r>
          </w:p>
          <w:p w14:paraId="64EB864B" w14:textId="77777777" w:rsidR="006D61E7" w:rsidRPr="00F02CCB" w:rsidRDefault="006D61E7" w:rsidP="006D61E7">
            <w:pPr>
              <w:pStyle w:val="NormalWeb"/>
            </w:pPr>
            <w:r w:rsidRPr="00F02CCB">
              <w:t>L’objectif était de promouvoir l’adoption de comportements et de pratiques sains au sein des communautés à travers des actions de sensibilisation et des dialogues communautaires.</w:t>
            </w:r>
          </w:p>
          <w:p w14:paraId="3A8BE2FB" w14:textId="77777777" w:rsidR="006D61E7" w:rsidRPr="00F02CCB" w:rsidRDefault="006D61E7" w:rsidP="006D61E7">
            <w:pPr>
              <w:pStyle w:val="Heading3"/>
              <w:spacing w:after="0"/>
              <w:rPr>
                <w:rFonts w:ascii="Times New Roman" w:hAnsi="Times New Roman" w:cs="Times New Roman"/>
                <w:b/>
                <w:color w:val="auto"/>
                <w:sz w:val="24"/>
                <w:szCs w:val="24"/>
                <w:lang w:val="fr-FR"/>
              </w:rPr>
            </w:pPr>
            <w:r w:rsidRPr="00F02CCB">
              <w:rPr>
                <w:rFonts w:ascii="Times New Roman" w:hAnsi="Times New Roman" w:cs="Times New Roman"/>
                <w:b/>
                <w:color w:val="auto"/>
                <w:sz w:val="24"/>
                <w:szCs w:val="24"/>
                <w:lang w:val="fr-FR"/>
              </w:rPr>
              <w:t>A. Taux de couverture de la sensibilisation</w:t>
            </w:r>
          </w:p>
          <w:p w14:paraId="238F9B11" w14:textId="5274A55C" w:rsidR="006D61E7" w:rsidRPr="00F02CCB" w:rsidRDefault="006D61E7" w:rsidP="006D61E7">
            <w:pPr>
              <w:pStyle w:val="NormalWeb"/>
              <w:numPr>
                <w:ilvl w:val="0"/>
                <w:numId w:val="22"/>
              </w:numPr>
              <w:spacing w:before="0" w:beforeAutospacing="0"/>
            </w:pPr>
            <w:r w:rsidRPr="00F02CCB">
              <w:rPr>
                <w:b/>
                <w:bCs/>
              </w:rPr>
              <w:t>Acteurs mobilisés :</w:t>
            </w:r>
            <w:r w:rsidRPr="00F02CCB">
              <w:t xml:space="preserve"> 235 prestataires/relais communautaires, dont 154 femmes, ont été impliqués dans la conduite de ces activités.</w:t>
            </w:r>
          </w:p>
          <w:p w14:paraId="573C9385" w14:textId="5652729F" w:rsidR="006D61E7" w:rsidRPr="00F02CCB" w:rsidRDefault="006D61E7" w:rsidP="006D61E7">
            <w:pPr>
              <w:pStyle w:val="NormalWeb"/>
              <w:numPr>
                <w:ilvl w:val="0"/>
                <w:numId w:val="22"/>
              </w:numPr>
              <w:spacing w:after="240" w:afterAutospacing="0"/>
            </w:pPr>
            <w:r w:rsidRPr="00F02CCB">
              <w:rPr>
                <w:b/>
                <w:bCs/>
              </w:rPr>
              <w:t>Population sensibilisée :</w:t>
            </w:r>
            <w:r w:rsidRPr="00F02CCB">
              <w:t xml:space="preserve"> 35891</w:t>
            </w:r>
            <w:r w:rsidRPr="00F02CCB">
              <w:rPr>
                <w:b/>
                <w:bCs/>
              </w:rPr>
              <w:t xml:space="preserve"> personnes</w:t>
            </w:r>
            <w:r w:rsidRPr="00F02CCB">
              <w:t xml:space="preserve"> (dont 24 254 femmes) ont été touchées par les messages de sensibilisation, sur une population cible totale de 4</w:t>
            </w:r>
            <w:r w:rsidRPr="00F02CCB">
              <w:rPr>
                <w:color w:val="000000"/>
              </w:rPr>
              <w:t>2857</w:t>
            </w:r>
            <w:r w:rsidRPr="00F02CCB">
              <w:t xml:space="preserve">habitants, soit un taux de couverture de </w:t>
            </w:r>
            <w:r w:rsidRPr="00F02CCB">
              <w:rPr>
                <w:b/>
                <w:bCs/>
              </w:rPr>
              <w:t>83,7 %</w:t>
            </w:r>
          </w:p>
          <w:tbl>
            <w:tblPr>
              <w:tblW w:w="4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0"/>
              <w:gridCol w:w="612"/>
              <w:gridCol w:w="562"/>
              <w:gridCol w:w="706"/>
              <w:gridCol w:w="425"/>
              <w:gridCol w:w="426"/>
              <w:gridCol w:w="425"/>
              <w:gridCol w:w="331"/>
            </w:tblGrid>
            <w:tr w:rsidR="006D61E7" w:rsidRPr="00F02CCB" w14:paraId="0D3FAC96" w14:textId="77777777" w:rsidTr="00D81D6A">
              <w:trPr>
                <w:trHeight w:val="442"/>
              </w:trPr>
              <w:tc>
                <w:tcPr>
                  <w:tcW w:w="980" w:type="dxa"/>
                  <w:tcMar>
                    <w:top w:w="0" w:type="dxa"/>
                    <w:left w:w="70" w:type="dxa"/>
                    <w:bottom w:w="0" w:type="dxa"/>
                    <w:right w:w="70" w:type="dxa"/>
                  </w:tcMar>
                  <w:vAlign w:val="center"/>
                </w:tcPr>
                <w:p w14:paraId="17D3DA0B" w14:textId="77777777" w:rsidR="006D61E7" w:rsidRPr="00F02CCB" w:rsidRDefault="006D61E7" w:rsidP="006D61E7">
                  <w:pPr>
                    <w:spacing w:after="0"/>
                    <w:rPr>
                      <w:rFonts w:ascii="Times New Roman" w:eastAsia="Times New Roman" w:hAnsi="Times New Roman" w:cs="Times New Roman"/>
                      <w:b/>
                      <w:bCs/>
                      <w:color w:val="000000"/>
                      <w:sz w:val="12"/>
                      <w:szCs w:val="12"/>
                      <w:lang w:val="fr-FR" w:eastAsia="fr-FR"/>
                    </w:rPr>
                  </w:pPr>
                </w:p>
              </w:tc>
              <w:tc>
                <w:tcPr>
                  <w:tcW w:w="612" w:type="dxa"/>
                  <w:tcMar>
                    <w:top w:w="0" w:type="dxa"/>
                    <w:left w:w="70" w:type="dxa"/>
                    <w:bottom w:w="0" w:type="dxa"/>
                    <w:right w:w="70" w:type="dxa"/>
                  </w:tcMar>
                  <w:vAlign w:val="center"/>
                </w:tcPr>
                <w:p w14:paraId="3560A506"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FIEVRE</w:t>
                  </w:r>
                </w:p>
              </w:tc>
              <w:tc>
                <w:tcPr>
                  <w:tcW w:w="562" w:type="dxa"/>
                  <w:tcMar>
                    <w:top w:w="0" w:type="dxa"/>
                    <w:left w:w="70" w:type="dxa"/>
                    <w:bottom w:w="0" w:type="dxa"/>
                    <w:right w:w="70" w:type="dxa"/>
                  </w:tcMar>
                  <w:vAlign w:val="center"/>
                </w:tcPr>
                <w:p w14:paraId="57A7A687"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TOUX</w:t>
                  </w:r>
                </w:p>
              </w:tc>
              <w:tc>
                <w:tcPr>
                  <w:tcW w:w="706" w:type="dxa"/>
                  <w:tcMar>
                    <w:top w:w="0" w:type="dxa"/>
                    <w:left w:w="70" w:type="dxa"/>
                    <w:bottom w:w="0" w:type="dxa"/>
                    <w:right w:w="70" w:type="dxa"/>
                  </w:tcMar>
                  <w:vAlign w:val="center"/>
                </w:tcPr>
                <w:p w14:paraId="55AC7098"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DIARRHEE</w:t>
                  </w:r>
                </w:p>
              </w:tc>
              <w:tc>
                <w:tcPr>
                  <w:tcW w:w="425" w:type="dxa"/>
                  <w:tcMar>
                    <w:top w:w="0" w:type="dxa"/>
                    <w:left w:w="70" w:type="dxa"/>
                    <w:bottom w:w="0" w:type="dxa"/>
                    <w:right w:w="70" w:type="dxa"/>
                  </w:tcMar>
                  <w:vAlign w:val="center"/>
                </w:tcPr>
                <w:p w14:paraId="5368521B"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MAS</w:t>
                  </w:r>
                </w:p>
              </w:tc>
              <w:tc>
                <w:tcPr>
                  <w:tcW w:w="426" w:type="dxa"/>
                  <w:tcMar>
                    <w:top w:w="0" w:type="dxa"/>
                    <w:left w:w="70" w:type="dxa"/>
                    <w:bottom w:w="0" w:type="dxa"/>
                    <w:right w:w="70" w:type="dxa"/>
                  </w:tcMar>
                  <w:vAlign w:val="center"/>
                </w:tcPr>
                <w:p w14:paraId="6422BC4F"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CPN</w:t>
                  </w:r>
                </w:p>
              </w:tc>
              <w:tc>
                <w:tcPr>
                  <w:tcW w:w="425" w:type="dxa"/>
                  <w:tcMar>
                    <w:top w:w="0" w:type="dxa"/>
                    <w:left w:w="70" w:type="dxa"/>
                    <w:bottom w:w="0" w:type="dxa"/>
                    <w:right w:w="70" w:type="dxa"/>
                  </w:tcMar>
                  <w:vAlign w:val="center"/>
                </w:tcPr>
                <w:p w14:paraId="239F0F1F"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TPI</w:t>
                  </w:r>
                </w:p>
              </w:tc>
              <w:tc>
                <w:tcPr>
                  <w:tcW w:w="331" w:type="dxa"/>
                </w:tcPr>
                <w:p w14:paraId="2813EBBC" w14:textId="77777777" w:rsidR="006D61E7" w:rsidRPr="00F02CCB" w:rsidRDefault="006D61E7" w:rsidP="006D61E7">
                  <w:pPr>
                    <w:spacing w:after="0" w:line="240" w:lineRule="auto"/>
                    <w:rPr>
                      <w:rFonts w:ascii="Times New Roman" w:eastAsia="Times New Roman" w:hAnsi="Times New Roman" w:cs="Times New Roman"/>
                      <w:b/>
                      <w:bCs/>
                      <w:color w:val="000000"/>
                      <w:sz w:val="12"/>
                      <w:szCs w:val="12"/>
                      <w:lang w:eastAsia="fr-FR"/>
                    </w:rPr>
                  </w:pPr>
                </w:p>
                <w:p w14:paraId="1F474C1D" w14:textId="77777777" w:rsidR="006D61E7" w:rsidRPr="00F02CCB" w:rsidRDefault="006D61E7" w:rsidP="006D61E7">
                  <w:pPr>
                    <w:spacing w:after="0" w:line="240" w:lineRule="auto"/>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TB</w:t>
                  </w:r>
                </w:p>
              </w:tc>
            </w:tr>
            <w:tr w:rsidR="006D61E7" w:rsidRPr="00F02CCB" w14:paraId="2B1C2220" w14:textId="77777777" w:rsidTr="00D81D6A">
              <w:trPr>
                <w:trHeight w:val="406"/>
              </w:trPr>
              <w:tc>
                <w:tcPr>
                  <w:tcW w:w="980" w:type="dxa"/>
                  <w:tcMar>
                    <w:top w:w="0" w:type="dxa"/>
                    <w:left w:w="70" w:type="dxa"/>
                    <w:bottom w:w="0" w:type="dxa"/>
                    <w:right w:w="70" w:type="dxa"/>
                  </w:tcMar>
                  <w:vAlign w:val="center"/>
                </w:tcPr>
                <w:p w14:paraId="5ECCA4DF"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PERSONNES ORIENTEES</w:t>
                  </w:r>
                </w:p>
              </w:tc>
              <w:tc>
                <w:tcPr>
                  <w:tcW w:w="612" w:type="dxa"/>
                  <w:noWrap/>
                  <w:tcMar>
                    <w:top w:w="0" w:type="dxa"/>
                    <w:left w:w="70" w:type="dxa"/>
                    <w:bottom w:w="0" w:type="dxa"/>
                    <w:right w:w="70" w:type="dxa"/>
                  </w:tcMar>
                  <w:vAlign w:val="center"/>
                </w:tcPr>
                <w:p w14:paraId="6BDDE98F"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1762</w:t>
                  </w:r>
                </w:p>
              </w:tc>
              <w:tc>
                <w:tcPr>
                  <w:tcW w:w="562" w:type="dxa"/>
                  <w:noWrap/>
                  <w:tcMar>
                    <w:top w:w="0" w:type="dxa"/>
                    <w:left w:w="70" w:type="dxa"/>
                    <w:bottom w:w="0" w:type="dxa"/>
                    <w:right w:w="70" w:type="dxa"/>
                  </w:tcMar>
                  <w:vAlign w:val="center"/>
                </w:tcPr>
                <w:p w14:paraId="3B55F807"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302</w:t>
                  </w:r>
                </w:p>
              </w:tc>
              <w:tc>
                <w:tcPr>
                  <w:tcW w:w="706" w:type="dxa"/>
                  <w:noWrap/>
                  <w:tcMar>
                    <w:top w:w="0" w:type="dxa"/>
                    <w:left w:w="70" w:type="dxa"/>
                    <w:bottom w:w="0" w:type="dxa"/>
                    <w:right w:w="70" w:type="dxa"/>
                  </w:tcMar>
                  <w:vAlign w:val="center"/>
                </w:tcPr>
                <w:p w14:paraId="6C18FFBA"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hAnsi="Times New Roman" w:cs="Times New Roman"/>
                      <w:color w:val="000000"/>
                      <w:sz w:val="12"/>
                      <w:szCs w:val="12"/>
                    </w:rPr>
                    <w:t>274</w:t>
                  </w:r>
                </w:p>
              </w:tc>
              <w:tc>
                <w:tcPr>
                  <w:tcW w:w="425" w:type="dxa"/>
                  <w:noWrap/>
                  <w:tcMar>
                    <w:top w:w="0" w:type="dxa"/>
                    <w:left w:w="70" w:type="dxa"/>
                    <w:bottom w:w="0" w:type="dxa"/>
                    <w:right w:w="70" w:type="dxa"/>
                  </w:tcMar>
                  <w:vAlign w:val="center"/>
                </w:tcPr>
                <w:p w14:paraId="161784F3"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110</w:t>
                  </w:r>
                </w:p>
              </w:tc>
              <w:tc>
                <w:tcPr>
                  <w:tcW w:w="426" w:type="dxa"/>
                  <w:noWrap/>
                  <w:tcMar>
                    <w:top w:w="0" w:type="dxa"/>
                    <w:left w:w="70" w:type="dxa"/>
                    <w:bottom w:w="0" w:type="dxa"/>
                    <w:right w:w="70" w:type="dxa"/>
                  </w:tcMar>
                  <w:vAlign w:val="center"/>
                </w:tcPr>
                <w:p w14:paraId="1F5413DA"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398</w:t>
                  </w:r>
                </w:p>
              </w:tc>
              <w:tc>
                <w:tcPr>
                  <w:tcW w:w="425" w:type="dxa"/>
                  <w:noWrap/>
                  <w:tcMar>
                    <w:top w:w="0" w:type="dxa"/>
                    <w:left w:w="70" w:type="dxa"/>
                    <w:bottom w:w="0" w:type="dxa"/>
                    <w:right w:w="70" w:type="dxa"/>
                  </w:tcMar>
                  <w:vAlign w:val="center"/>
                </w:tcPr>
                <w:p w14:paraId="778A6729"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306</w:t>
                  </w:r>
                </w:p>
              </w:tc>
              <w:tc>
                <w:tcPr>
                  <w:tcW w:w="331" w:type="dxa"/>
                  <w:vAlign w:val="center"/>
                </w:tcPr>
                <w:p w14:paraId="13A48F5A"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206</w:t>
                  </w:r>
                </w:p>
              </w:tc>
            </w:tr>
            <w:tr w:rsidR="006D61E7" w:rsidRPr="00F02CCB" w14:paraId="24B132A9" w14:textId="77777777" w:rsidTr="00D81D6A">
              <w:trPr>
                <w:trHeight w:val="412"/>
              </w:trPr>
              <w:tc>
                <w:tcPr>
                  <w:tcW w:w="980" w:type="dxa"/>
                  <w:tcMar>
                    <w:top w:w="0" w:type="dxa"/>
                    <w:left w:w="70" w:type="dxa"/>
                    <w:bottom w:w="0" w:type="dxa"/>
                    <w:right w:w="70" w:type="dxa"/>
                  </w:tcMar>
                  <w:vAlign w:val="center"/>
                </w:tcPr>
                <w:p w14:paraId="7155E277"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PERSONNES ARRIVEES</w:t>
                  </w:r>
                </w:p>
              </w:tc>
              <w:tc>
                <w:tcPr>
                  <w:tcW w:w="612" w:type="dxa"/>
                  <w:noWrap/>
                  <w:tcMar>
                    <w:top w:w="0" w:type="dxa"/>
                    <w:left w:w="70" w:type="dxa"/>
                    <w:bottom w:w="0" w:type="dxa"/>
                    <w:right w:w="70" w:type="dxa"/>
                  </w:tcMar>
                  <w:vAlign w:val="center"/>
                </w:tcPr>
                <w:p w14:paraId="06DDDBF5"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1564</w:t>
                  </w:r>
                </w:p>
              </w:tc>
              <w:tc>
                <w:tcPr>
                  <w:tcW w:w="562" w:type="dxa"/>
                  <w:noWrap/>
                  <w:tcMar>
                    <w:top w:w="0" w:type="dxa"/>
                    <w:left w:w="70" w:type="dxa"/>
                    <w:bottom w:w="0" w:type="dxa"/>
                    <w:right w:w="70" w:type="dxa"/>
                  </w:tcMar>
                  <w:vAlign w:val="center"/>
                </w:tcPr>
                <w:p w14:paraId="084BE8B3"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242</w:t>
                  </w:r>
                </w:p>
              </w:tc>
              <w:tc>
                <w:tcPr>
                  <w:tcW w:w="706" w:type="dxa"/>
                  <w:noWrap/>
                  <w:tcMar>
                    <w:top w:w="0" w:type="dxa"/>
                    <w:left w:w="70" w:type="dxa"/>
                    <w:bottom w:w="0" w:type="dxa"/>
                    <w:right w:w="70" w:type="dxa"/>
                  </w:tcMar>
                  <w:vAlign w:val="center"/>
                </w:tcPr>
                <w:p w14:paraId="632AD253"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240</w:t>
                  </w:r>
                </w:p>
              </w:tc>
              <w:tc>
                <w:tcPr>
                  <w:tcW w:w="425" w:type="dxa"/>
                  <w:noWrap/>
                  <w:tcMar>
                    <w:top w:w="0" w:type="dxa"/>
                    <w:left w:w="70" w:type="dxa"/>
                    <w:bottom w:w="0" w:type="dxa"/>
                    <w:right w:w="70" w:type="dxa"/>
                  </w:tcMar>
                  <w:vAlign w:val="center"/>
                </w:tcPr>
                <w:p w14:paraId="7CD395F0"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101</w:t>
                  </w:r>
                </w:p>
              </w:tc>
              <w:tc>
                <w:tcPr>
                  <w:tcW w:w="426" w:type="dxa"/>
                  <w:noWrap/>
                  <w:tcMar>
                    <w:top w:w="0" w:type="dxa"/>
                    <w:left w:w="70" w:type="dxa"/>
                    <w:bottom w:w="0" w:type="dxa"/>
                    <w:right w:w="70" w:type="dxa"/>
                  </w:tcMar>
                  <w:vAlign w:val="center"/>
                </w:tcPr>
                <w:p w14:paraId="5C2C0595"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385</w:t>
                  </w:r>
                </w:p>
              </w:tc>
              <w:tc>
                <w:tcPr>
                  <w:tcW w:w="425" w:type="dxa"/>
                  <w:noWrap/>
                  <w:tcMar>
                    <w:top w:w="0" w:type="dxa"/>
                    <w:left w:w="70" w:type="dxa"/>
                    <w:bottom w:w="0" w:type="dxa"/>
                    <w:right w:w="70" w:type="dxa"/>
                  </w:tcMar>
                  <w:vAlign w:val="center"/>
                </w:tcPr>
                <w:p w14:paraId="1FDF0677"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306</w:t>
                  </w:r>
                </w:p>
              </w:tc>
              <w:tc>
                <w:tcPr>
                  <w:tcW w:w="331" w:type="dxa"/>
                  <w:vAlign w:val="center"/>
                </w:tcPr>
                <w:p w14:paraId="4A07B4D5"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105</w:t>
                  </w:r>
                </w:p>
              </w:tc>
            </w:tr>
            <w:tr w:rsidR="006D61E7" w:rsidRPr="00F02CCB" w14:paraId="16AF58ED" w14:textId="77777777" w:rsidTr="00D81D6A">
              <w:trPr>
                <w:trHeight w:val="417"/>
              </w:trPr>
              <w:tc>
                <w:tcPr>
                  <w:tcW w:w="980" w:type="dxa"/>
                  <w:tcMar>
                    <w:top w:w="0" w:type="dxa"/>
                    <w:left w:w="70" w:type="dxa"/>
                    <w:bottom w:w="0" w:type="dxa"/>
                    <w:right w:w="70" w:type="dxa"/>
                  </w:tcMar>
                  <w:vAlign w:val="center"/>
                </w:tcPr>
                <w:p w14:paraId="3CF14AB9"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PERSONNES TRAITEES</w:t>
                  </w:r>
                </w:p>
              </w:tc>
              <w:tc>
                <w:tcPr>
                  <w:tcW w:w="612" w:type="dxa"/>
                  <w:noWrap/>
                  <w:tcMar>
                    <w:top w:w="0" w:type="dxa"/>
                    <w:left w:w="70" w:type="dxa"/>
                    <w:bottom w:w="0" w:type="dxa"/>
                    <w:right w:w="70" w:type="dxa"/>
                  </w:tcMar>
                  <w:vAlign w:val="center"/>
                </w:tcPr>
                <w:p w14:paraId="0FCC6012"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1463</w:t>
                  </w:r>
                </w:p>
              </w:tc>
              <w:tc>
                <w:tcPr>
                  <w:tcW w:w="562" w:type="dxa"/>
                  <w:noWrap/>
                  <w:tcMar>
                    <w:top w:w="0" w:type="dxa"/>
                    <w:left w:w="70" w:type="dxa"/>
                    <w:bottom w:w="0" w:type="dxa"/>
                    <w:right w:w="70" w:type="dxa"/>
                  </w:tcMar>
                  <w:vAlign w:val="center"/>
                </w:tcPr>
                <w:p w14:paraId="2E8E433E"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hAnsi="Times New Roman" w:cs="Times New Roman"/>
                      <w:color w:val="000000"/>
                      <w:sz w:val="12"/>
                      <w:szCs w:val="12"/>
                    </w:rPr>
                    <w:t>197</w:t>
                  </w:r>
                </w:p>
              </w:tc>
              <w:tc>
                <w:tcPr>
                  <w:tcW w:w="706" w:type="dxa"/>
                  <w:noWrap/>
                  <w:tcMar>
                    <w:top w:w="0" w:type="dxa"/>
                    <w:left w:w="70" w:type="dxa"/>
                    <w:bottom w:w="0" w:type="dxa"/>
                    <w:right w:w="70" w:type="dxa"/>
                  </w:tcMar>
                  <w:vAlign w:val="center"/>
                </w:tcPr>
                <w:p w14:paraId="22B67DEA"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222</w:t>
                  </w:r>
                </w:p>
              </w:tc>
              <w:tc>
                <w:tcPr>
                  <w:tcW w:w="425" w:type="dxa"/>
                  <w:noWrap/>
                  <w:tcMar>
                    <w:top w:w="0" w:type="dxa"/>
                    <w:left w:w="70" w:type="dxa"/>
                    <w:bottom w:w="0" w:type="dxa"/>
                    <w:right w:w="70" w:type="dxa"/>
                  </w:tcMar>
                  <w:vAlign w:val="center"/>
                </w:tcPr>
                <w:p w14:paraId="4E092C0F"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hAnsi="Times New Roman" w:cs="Times New Roman"/>
                      <w:color w:val="000000"/>
                      <w:sz w:val="12"/>
                      <w:szCs w:val="12"/>
                    </w:rPr>
                    <w:t>0</w:t>
                  </w:r>
                </w:p>
              </w:tc>
              <w:tc>
                <w:tcPr>
                  <w:tcW w:w="426" w:type="dxa"/>
                  <w:noWrap/>
                  <w:tcMar>
                    <w:top w:w="0" w:type="dxa"/>
                    <w:left w:w="70" w:type="dxa"/>
                    <w:bottom w:w="0" w:type="dxa"/>
                    <w:right w:w="70" w:type="dxa"/>
                  </w:tcMar>
                  <w:vAlign w:val="center"/>
                </w:tcPr>
                <w:p w14:paraId="50EC222D"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297</w:t>
                  </w:r>
                </w:p>
              </w:tc>
              <w:tc>
                <w:tcPr>
                  <w:tcW w:w="425" w:type="dxa"/>
                  <w:noWrap/>
                  <w:tcMar>
                    <w:top w:w="0" w:type="dxa"/>
                    <w:left w:w="70" w:type="dxa"/>
                    <w:bottom w:w="0" w:type="dxa"/>
                    <w:right w:w="70" w:type="dxa"/>
                  </w:tcMar>
                  <w:vAlign w:val="center"/>
                </w:tcPr>
                <w:p w14:paraId="0DE7F350"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255</w:t>
                  </w:r>
                </w:p>
              </w:tc>
              <w:tc>
                <w:tcPr>
                  <w:tcW w:w="331" w:type="dxa"/>
                  <w:vAlign w:val="center"/>
                </w:tcPr>
                <w:p w14:paraId="166E0B2C" w14:textId="77777777" w:rsidR="006D61E7" w:rsidRPr="00F02CCB" w:rsidRDefault="006D61E7" w:rsidP="006D61E7">
                  <w:pPr>
                    <w:spacing w:after="0"/>
                    <w:rPr>
                      <w:rFonts w:ascii="Times New Roman" w:eastAsia="Times New Roman" w:hAnsi="Times New Roman" w:cs="Times New Roman"/>
                      <w:b/>
                      <w:bCs/>
                      <w:color w:val="000000"/>
                      <w:sz w:val="12"/>
                      <w:szCs w:val="12"/>
                      <w:lang w:eastAsia="fr-FR"/>
                    </w:rPr>
                  </w:pPr>
                  <w:r w:rsidRPr="00F02CCB">
                    <w:rPr>
                      <w:rFonts w:ascii="Times New Roman" w:eastAsia="Times New Roman" w:hAnsi="Times New Roman" w:cs="Times New Roman"/>
                      <w:b/>
                      <w:bCs/>
                      <w:color w:val="000000"/>
                      <w:sz w:val="12"/>
                      <w:szCs w:val="12"/>
                      <w:lang w:eastAsia="fr-FR"/>
                    </w:rPr>
                    <w:t>10</w:t>
                  </w:r>
                </w:p>
              </w:tc>
            </w:tr>
          </w:tbl>
          <w:p w14:paraId="422C1E9F" w14:textId="26663F9A" w:rsidR="006D61E7" w:rsidRPr="00F02CCB" w:rsidRDefault="006D61E7" w:rsidP="006D61E7">
            <w:pPr>
              <w:spacing w:line="276" w:lineRule="auto"/>
              <w:rPr>
                <w:rFonts w:ascii="Times New Roman" w:eastAsia="Times New Roman" w:hAnsi="Times New Roman" w:cs="Times New Roman"/>
                <w:sz w:val="20"/>
                <w:szCs w:val="20"/>
                <w:lang w:val="fr-FR"/>
              </w:rPr>
            </w:pPr>
          </w:p>
        </w:tc>
        <w:tc>
          <w:tcPr>
            <w:tcW w:w="619" w:type="pct"/>
            <w:noWrap/>
          </w:tcPr>
          <w:p w14:paraId="42F0027F" w14:textId="4960BBB7" w:rsidR="006D61E7" w:rsidRPr="00F02CCB" w:rsidRDefault="006D61E7" w:rsidP="006D61E7">
            <w:pPr>
              <w:spacing w:line="276" w:lineRule="auto"/>
              <w:rPr>
                <w:rFonts w:ascii="Times New Roman" w:eastAsia="Times New Roman" w:hAnsi="Times New Roman" w:cs="Times New Roman"/>
                <w:sz w:val="20"/>
                <w:szCs w:val="20"/>
                <w:lang w:val="fr-FR"/>
              </w:rPr>
            </w:pPr>
            <w:r w:rsidRPr="00F02CCB">
              <w:rPr>
                <w:rFonts w:ascii="Times New Roman" w:hAnsi="Times New Roman" w:cs="Times New Roman"/>
                <w:lang w:val="fr-FR"/>
              </w:rPr>
              <w:t>Insuffisance des antipaludiques, et le Kit SRO/Zinc</w:t>
            </w:r>
          </w:p>
        </w:tc>
        <w:tc>
          <w:tcPr>
            <w:tcW w:w="761" w:type="pct"/>
            <w:noWrap/>
          </w:tcPr>
          <w:p w14:paraId="3BA6D312" w14:textId="69B54B4E" w:rsidR="006D61E7" w:rsidRPr="00F02CCB" w:rsidRDefault="006D61E7" w:rsidP="006D61E7">
            <w:pPr>
              <w:spacing w:line="276" w:lineRule="auto"/>
              <w:rPr>
                <w:rFonts w:ascii="Times New Roman" w:eastAsia="Times New Roman" w:hAnsi="Times New Roman" w:cs="Times New Roman"/>
                <w:sz w:val="20"/>
                <w:szCs w:val="20"/>
                <w:lang w:val="fr-FR"/>
              </w:rPr>
            </w:pPr>
            <w:r w:rsidRPr="00F02CCB">
              <w:rPr>
                <w:rFonts w:ascii="Times New Roman" w:hAnsi="Times New Roman" w:cs="Times New Roman"/>
                <w:lang w:val="fr-FR"/>
              </w:rPr>
              <w:t>Relancer le contact avec le pharmacien provincial pour le calendrier d’approvisionnement des intrants</w:t>
            </w:r>
          </w:p>
        </w:tc>
        <w:tc>
          <w:tcPr>
            <w:tcW w:w="810" w:type="pct"/>
            <w:noWrap/>
          </w:tcPr>
          <w:p w14:paraId="20A31E96" w14:textId="65F9A074" w:rsidR="006D61E7" w:rsidRPr="00F02CCB" w:rsidRDefault="006D61E7" w:rsidP="006D61E7">
            <w:pPr>
              <w:spacing w:line="276" w:lineRule="auto"/>
              <w:rPr>
                <w:rFonts w:ascii="Times New Roman" w:eastAsia="Times New Roman" w:hAnsi="Times New Roman" w:cs="Times New Roman"/>
                <w:sz w:val="20"/>
                <w:szCs w:val="20"/>
                <w:lang w:val="fr-FR"/>
              </w:rPr>
            </w:pPr>
            <w:r w:rsidRPr="00F02CCB">
              <w:rPr>
                <w:rFonts w:ascii="Times New Roman" w:hAnsi="Times New Roman" w:cs="Times New Roman"/>
                <w:sz w:val="22"/>
                <w:szCs w:val="22"/>
                <w:lang w:val="fr-FR"/>
              </w:rPr>
              <w:t xml:space="preserve">Mener des actions de sensibilisation et des dialogues communautaires afin de promouvoir l'adoption de comportements et de pratiques sains dans les ZS </w:t>
            </w:r>
            <w:r w:rsidR="000E4FA6">
              <w:rPr>
                <w:rFonts w:ascii="Times New Roman" w:hAnsi="Times New Roman" w:cs="Times New Roman"/>
                <w:sz w:val="22"/>
                <w:szCs w:val="22"/>
                <w:lang w:val="fr-FR"/>
              </w:rPr>
              <w:t>à</w:t>
            </w:r>
            <w:r w:rsidRPr="00F02CCB">
              <w:rPr>
                <w:rFonts w:ascii="Times New Roman" w:hAnsi="Times New Roman" w:cs="Times New Roman"/>
                <w:sz w:val="22"/>
                <w:szCs w:val="22"/>
                <w:lang w:val="fr-FR"/>
              </w:rPr>
              <w:t xml:space="preserve"> faible performance</w:t>
            </w:r>
          </w:p>
        </w:tc>
        <w:tc>
          <w:tcPr>
            <w:tcW w:w="478" w:type="pct"/>
            <w:noWrap/>
            <w:vAlign w:val="bottom"/>
            <w:hideMark/>
          </w:tcPr>
          <w:p w14:paraId="532D5544" w14:textId="211A0E27" w:rsidR="006D61E7" w:rsidRPr="00F02CCB" w:rsidRDefault="006D61E7" w:rsidP="006D61E7">
            <w:pPr>
              <w:spacing w:line="276" w:lineRule="auto"/>
              <w:rPr>
                <w:rFonts w:ascii="Times New Roman" w:eastAsia="Times New Roman" w:hAnsi="Times New Roman" w:cs="Times New Roman"/>
                <w:sz w:val="20"/>
                <w:szCs w:val="20"/>
                <w:lang w:val="fr-FR"/>
              </w:rPr>
            </w:pPr>
          </w:p>
        </w:tc>
      </w:tr>
      <w:tr w:rsidR="006D61E7" w:rsidRPr="00F02CCB" w14:paraId="60380C9B" w14:textId="77777777" w:rsidTr="4D771731">
        <w:trPr>
          <w:trHeight w:val="320"/>
        </w:trPr>
        <w:tc>
          <w:tcPr>
            <w:tcW w:w="284" w:type="pct"/>
            <w:noWrap/>
          </w:tcPr>
          <w:p w14:paraId="163EB0E1" w14:textId="34BA61EF" w:rsidR="006D61E7" w:rsidRPr="00F02CCB" w:rsidRDefault="006D61E7" w:rsidP="006D61E7">
            <w:pPr>
              <w:spacing w:line="276" w:lineRule="auto"/>
              <w:rPr>
                <w:rFonts w:ascii="Times New Roman" w:eastAsia="Times New Roman" w:hAnsi="Times New Roman" w:cs="Times New Roman"/>
                <w:color w:val="0E2841" w:themeColor="text2"/>
                <w:sz w:val="22"/>
                <w:szCs w:val="22"/>
                <w:lang w:val="fr-FR"/>
              </w:rPr>
            </w:pPr>
            <w:r w:rsidRPr="00F02CCB">
              <w:rPr>
                <w:rFonts w:ascii="Times New Roman" w:eastAsia="Times New Roman" w:hAnsi="Times New Roman" w:cs="Times New Roman"/>
                <w:color w:val="0E2841" w:themeColor="text2"/>
                <w:sz w:val="22"/>
                <w:szCs w:val="22"/>
                <w:lang w:val="fr-FR"/>
              </w:rPr>
              <w:t>1.1.4</w:t>
            </w:r>
          </w:p>
        </w:tc>
        <w:tc>
          <w:tcPr>
            <w:tcW w:w="476" w:type="pct"/>
            <w:noWrap/>
          </w:tcPr>
          <w:p w14:paraId="7E145897" w14:textId="77777777" w:rsidR="006D61E7" w:rsidRPr="00F02CCB" w:rsidRDefault="006D61E7" w:rsidP="006D61E7">
            <w:pPr>
              <w:spacing w:line="276" w:lineRule="auto"/>
              <w:rPr>
                <w:rFonts w:ascii="Times New Roman" w:eastAsia="Times New Roman" w:hAnsi="Times New Roman" w:cs="Times New Roman"/>
                <w:sz w:val="20"/>
                <w:szCs w:val="20"/>
                <w:lang w:val="fr-FR"/>
              </w:rPr>
            </w:pPr>
          </w:p>
        </w:tc>
        <w:tc>
          <w:tcPr>
            <w:tcW w:w="1572" w:type="pct"/>
            <w:noWrap/>
          </w:tcPr>
          <w:p w14:paraId="6D978EAE" w14:textId="77777777" w:rsidR="006D61E7" w:rsidRPr="00F02CCB" w:rsidRDefault="006D61E7" w:rsidP="006D61E7">
            <w:pPr>
              <w:spacing w:line="276" w:lineRule="auto"/>
              <w:rPr>
                <w:rFonts w:ascii="Times New Roman" w:eastAsia="Times New Roman" w:hAnsi="Times New Roman" w:cs="Times New Roman"/>
                <w:sz w:val="20"/>
                <w:szCs w:val="20"/>
                <w:lang w:val="fr-FR"/>
              </w:rPr>
            </w:pPr>
          </w:p>
        </w:tc>
        <w:tc>
          <w:tcPr>
            <w:tcW w:w="619" w:type="pct"/>
            <w:noWrap/>
          </w:tcPr>
          <w:p w14:paraId="6A498825" w14:textId="77777777" w:rsidR="006D61E7" w:rsidRPr="00F02CCB" w:rsidRDefault="006D61E7" w:rsidP="006D61E7">
            <w:pPr>
              <w:spacing w:line="276" w:lineRule="auto"/>
              <w:rPr>
                <w:rFonts w:ascii="Times New Roman" w:eastAsia="Times New Roman" w:hAnsi="Times New Roman" w:cs="Times New Roman"/>
                <w:sz w:val="20"/>
                <w:szCs w:val="20"/>
                <w:lang w:val="fr-FR"/>
              </w:rPr>
            </w:pPr>
          </w:p>
        </w:tc>
        <w:tc>
          <w:tcPr>
            <w:tcW w:w="761" w:type="pct"/>
            <w:noWrap/>
          </w:tcPr>
          <w:p w14:paraId="21F8D2AD" w14:textId="77777777" w:rsidR="006D61E7" w:rsidRPr="00F02CCB" w:rsidRDefault="006D61E7" w:rsidP="006D61E7">
            <w:pPr>
              <w:spacing w:line="276" w:lineRule="auto"/>
              <w:rPr>
                <w:rFonts w:ascii="Times New Roman" w:eastAsia="Times New Roman" w:hAnsi="Times New Roman" w:cs="Times New Roman"/>
                <w:sz w:val="20"/>
                <w:szCs w:val="20"/>
                <w:lang w:val="fr-FR"/>
              </w:rPr>
            </w:pPr>
          </w:p>
        </w:tc>
        <w:tc>
          <w:tcPr>
            <w:tcW w:w="810" w:type="pct"/>
            <w:noWrap/>
          </w:tcPr>
          <w:p w14:paraId="61B70B84" w14:textId="77777777" w:rsidR="006D61E7" w:rsidRPr="00F02CCB" w:rsidRDefault="006D61E7" w:rsidP="006D61E7">
            <w:pPr>
              <w:spacing w:line="276" w:lineRule="auto"/>
              <w:rPr>
                <w:rFonts w:ascii="Times New Roman" w:eastAsia="Times New Roman" w:hAnsi="Times New Roman" w:cs="Times New Roman"/>
                <w:sz w:val="20"/>
                <w:szCs w:val="20"/>
                <w:lang w:val="fr-FR"/>
              </w:rPr>
            </w:pPr>
          </w:p>
        </w:tc>
        <w:tc>
          <w:tcPr>
            <w:tcW w:w="478" w:type="pct"/>
            <w:noWrap/>
            <w:vAlign w:val="bottom"/>
          </w:tcPr>
          <w:p w14:paraId="4641AA88" w14:textId="77777777" w:rsidR="006D61E7" w:rsidRPr="00F02CCB" w:rsidRDefault="006D61E7" w:rsidP="006D61E7">
            <w:pPr>
              <w:spacing w:line="276" w:lineRule="auto"/>
              <w:rPr>
                <w:rFonts w:ascii="Times New Roman" w:eastAsia="Times New Roman" w:hAnsi="Times New Roman" w:cs="Times New Roman"/>
                <w:sz w:val="20"/>
                <w:szCs w:val="20"/>
                <w:lang w:val="fr-FR"/>
              </w:rPr>
            </w:pPr>
          </w:p>
        </w:tc>
      </w:tr>
      <w:tr w:rsidR="006D61E7" w:rsidRPr="00F02CCB" w14:paraId="60C7C18B" w14:textId="77777777" w:rsidTr="4D771731">
        <w:trPr>
          <w:trHeight w:val="320"/>
        </w:trPr>
        <w:tc>
          <w:tcPr>
            <w:tcW w:w="284" w:type="pct"/>
            <w:noWrap/>
            <w:hideMark/>
          </w:tcPr>
          <w:p w14:paraId="0B6A698D" w14:textId="1DA7F104"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themeColor="text2"/>
                <w:sz w:val="22"/>
                <w:szCs w:val="22"/>
                <w:lang w:val="fr-FR"/>
              </w:rPr>
              <w:t>1.1.5</w:t>
            </w:r>
          </w:p>
        </w:tc>
        <w:tc>
          <w:tcPr>
            <w:tcW w:w="476" w:type="pct"/>
            <w:noWrap/>
          </w:tcPr>
          <w:p w14:paraId="0C5FED6A" w14:textId="36B7400E"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tcPr>
          <w:p w14:paraId="5723AEE8" w14:textId="3E073CE0" w:rsidR="006D61E7" w:rsidRPr="00F02CCB" w:rsidRDefault="006D61E7" w:rsidP="006D61E7">
            <w:pPr>
              <w:pStyle w:val="NormalWeb"/>
              <w:tabs>
                <w:tab w:val="num" w:pos="455"/>
              </w:tabs>
              <w:spacing w:before="0" w:beforeAutospacing="0" w:after="0" w:afterAutospacing="0"/>
              <w:jc w:val="both"/>
              <w:rPr>
                <w:sz w:val="22"/>
              </w:rPr>
            </w:pPr>
          </w:p>
        </w:tc>
        <w:tc>
          <w:tcPr>
            <w:tcW w:w="619" w:type="pct"/>
            <w:noWrap/>
          </w:tcPr>
          <w:p w14:paraId="0EF9EB5A"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tcPr>
          <w:p w14:paraId="24C692D8"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tcPr>
          <w:p w14:paraId="70FC3651" w14:textId="45393085"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tcPr>
          <w:p w14:paraId="16BCB711"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2F9884B9" w14:textId="77777777" w:rsidTr="4D771731">
        <w:trPr>
          <w:trHeight w:val="320"/>
        </w:trPr>
        <w:tc>
          <w:tcPr>
            <w:tcW w:w="284" w:type="pct"/>
            <w:noWrap/>
            <w:vAlign w:val="bottom"/>
            <w:hideMark/>
          </w:tcPr>
          <w:p w14:paraId="6A58DE71" w14:textId="3D2CBE90"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1.2.2</w:t>
            </w:r>
          </w:p>
        </w:tc>
        <w:tc>
          <w:tcPr>
            <w:tcW w:w="476" w:type="pct"/>
            <w:noWrap/>
            <w:vAlign w:val="bottom"/>
            <w:hideMark/>
          </w:tcPr>
          <w:p w14:paraId="6E5A72EF"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hideMark/>
          </w:tcPr>
          <w:p w14:paraId="1EF82B85"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hideMark/>
          </w:tcPr>
          <w:p w14:paraId="31AA47FD"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hideMark/>
          </w:tcPr>
          <w:p w14:paraId="6C987100"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hideMark/>
          </w:tcPr>
          <w:p w14:paraId="2F3400C4"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hideMark/>
          </w:tcPr>
          <w:p w14:paraId="790E2B1A"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980A66" w:rsidRPr="008B0A65" w14:paraId="6395FDFD" w14:textId="77777777" w:rsidTr="4D771731">
        <w:trPr>
          <w:trHeight w:val="320"/>
        </w:trPr>
        <w:tc>
          <w:tcPr>
            <w:tcW w:w="284" w:type="pct"/>
            <w:noWrap/>
            <w:hideMark/>
          </w:tcPr>
          <w:p w14:paraId="092885DA" w14:textId="63F11D9E" w:rsidR="00980A66" w:rsidRPr="00F02CCB" w:rsidRDefault="00980A66" w:rsidP="00980A66">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1.2.3</w:t>
            </w:r>
          </w:p>
        </w:tc>
        <w:tc>
          <w:tcPr>
            <w:tcW w:w="476" w:type="pct"/>
            <w:noWrap/>
          </w:tcPr>
          <w:p w14:paraId="72A3AB19" w14:textId="6FD2F4B5" w:rsidR="00980A66" w:rsidRPr="00F02CCB" w:rsidRDefault="00980A66" w:rsidP="00980A66">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sz w:val="20"/>
                <w:szCs w:val="20"/>
                <w:lang w:val="fr-FR"/>
              </w:rPr>
              <w:t xml:space="preserve">Etendre la couverture vaccinale/ Appuyer la récupération des enfants zéros doses et sous vaccinés </w:t>
            </w:r>
          </w:p>
        </w:tc>
        <w:tc>
          <w:tcPr>
            <w:tcW w:w="1572" w:type="pct"/>
            <w:noWrap/>
          </w:tcPr>
          <w:p w14:paraId="0B02B9C5" w14:textId="38A01762" w:rsidR="00980A66" w:rsidRPr="00F02CCB" w:rsidRDefault="00980A66" w:rsidP="00980A66">
            <w:pPr>
              <w:spacing w:line="276" w:lineRule="auto"/>
              <w:rPr>
                <w:rFonts w:ascii="Times New Roman" w:eastAsia="Times New Roman" w:hAnsi="Times New Roman" w:cs="Times New Roman"/>
                <w:sz w:val="20"/>
                <w:szCs w:val="20"/>
                <w:lang w:val="fr-FR"/>
              </w:rPr>
            </w:pPr>
            <w:r w:rsidRPr="00F02CCB">
              <w:rPr>
                <w:rFonts w:ascii="Times New Roman" w:eastAsia="Times New Roman" w:hAnsi="Times New Roman" w:cs="Times New Roman"/>
                <w:sz w:val="20"/>
                <w:szCs w:val="20"/>
                <w:lang w:val="fr-FR"/>
              </w:rPr>
              <w:t>Au mois de juin 2026, Epic RDC a appuyé la récupération des enfants zéro dose</w:t>
            </w:r>
            <w:r w:rsidR="00B50351">
              <w:rPr>
                <w:rFonts w:ascii="Times New Roman" w:eastAsia="Times New Roman" w:hAnsi="Times New Roman" w:cs="Times New Roman"/>
                <w:sz w:val="20"/>
                <w:szCs w:val="20"/>
                <w:lang w:val="fr-FR"/>
              </w:rPr>
              <w:t xml:space="preserve"> (ZD)</w:t>
            </w:r>
            <w:r w:rsidRPr="00F02CCB">
              <w:rPr>
                <w:rFonts w:ascii="Times New Roman" w:eastAsia="Times New Roman" w:hAnsi="Times New Roman" w:cs="Times New Roman"/>
                <w:sz w:val="20"/>
                <w:szCs w:val="20"/>
                <w:lang w:val="fr-FR"/>
              </w:rPr>
              <w:t xml:space="preserve"> et sous vacciné</w:t>
            </w:r>
            <w:r w:rsidR="00B50351">
              <w:rPr>
                <w:rFonts w:ascii="Times New Roman" w:eastAsia="Times New Roman" w:hAnsi="Times New Roman" w:cs="Times New Roman"/>
                <w:sz w:val="20"/>
                <w:szCs w:val="20"/>
                <w:lang w:val="fr-FR"/>
              </w:rPr>
              <w:t xml:space="preserve"> (SV)</w:t>
            </w:r>
            <w:r w:rsidRPr="00F02CCB">
              <w:rPr>
                <w:rFonts w:ascii="Times New Roman" w:eastAsia="Times New Roman" w:hAnsi="Times New Roman" w:cs="Times New Roman"/>
                <w:sz w:val="20"/>
                <w:szCs w:val="20"/>
                <w:lang w:val="fr-FR"/>
              </w:rPr>
              <w:t xml:space="preserve"> dans 3ZS Tshofa, Ludimbi Lukula et Kalonda Est. Dans ces 3 ZS, 9AS ont été ciblées : pour la ZS de Tshofa l’AS de Ngandu, AS de Lomami et AS de Kilungie ; dans la ZS de Ludimbi Lukula l’AS de Mokomayi, l’AS de Miombe, l’AS de Kifuenkesie et dans la ZS Kalonda Est, l’AS Eyombo, Kipushya, Mbayo. Bien que notre appui ait été orienté dans ces AS, l’activité devrait être généralisée dans les autres AS non planifié pour arriver à atteindre tous les enfants en conflit avec le calendrier vaccinal pour rester dans l’objectif de l’activité, celui de réduire de plus de 90% les enfants en conflits avec le calendrier vaccinal afin de leur offrir une meilleure santé.</w:t>
            </w:r>
          </w:p>
          <w:p w14:paraId="0BE7D30C" w14:textId="23122D29" w:rsidR="00980A66" w:rsidRPr="00F02CCB" w:rsidRDefault="00980A66" w:rsidP="00980A66">
            <w:pPr>
              <w:spacing w:line="276" w:lineRule="auto"/>
              <w:rPr>
                <w:rFonts w:ascii="Times New Roman" w:eastAsia="Times New Roman" w:hAnsi="Times New Roman" w:cs="Times New Roman"/>
                <w:sz w:val="20"/>
                <w:szCs w:val="20"/>
                <w:lang w:val="fr-FR"/>
              </w:rPr>
            </w:pPr>
            <w:r w:rsidRPr="00F02CCB">
              <w:rPr>
                <w:rFonts w:ascii="Times New Roman" w:eastAsia="Times New Roman" w:hAnsi="Times New Roman" w:cs="Times New Roman"/>
                <w:sz w:val="20"/>
                <w:szCs w:val="20"/>
                <w:lang w:val="fr-FR"/>
              </w:rPr>
              <w:t xml:space="preserve"> La ZS de Tshofa a vacciné 349 enfants sur le 357 planifiés soit 97,8% ; la ZS de Ludimbi Lukula a vacciné 756 enfants sur les 430 prévus soit 175,8% de couverture ; Kalonda Est en a vaccinés 1127 sur les 462 prévus soit 243,9%.</w:t>
            </w:r>
          </w:p>
        </w:tc>
        <w:tc>
          <w:tcPr>
            <w:tcW w:w="619" w:type="pct"/>
            <w:noWrap/>
          </w:tcPr>
          <w:p w14:paraId="3E5AF607" w14:textId="6909D8CD" w:rsidR="00980A66" w:rsidRPr="00980A66" w:rsidRDefault="1A2E5068">
            <w:pPr>
              <w:spacing w:after="160" w:line="276" w:lineRule="auto"/>
              <w:rPr>
                <w:ins w:id="39" w:author="Albert Bope Mishapiem" w:date="2026-08-05T16:13:00Z" w16du:dateUtc="2026-08-05T16:13:57Z"/>
                <w:rFonts w:ascii="Gill Sans MT" w:eastAsia="Gill Sans MT" w:hAnsi="Gill Sans MT" w:cs="Gill Sans MT"/>
                <w:sz w:val="20"/>
                <w:szCs w:val="20"/>
                <w:lang w:val="fr-FR"/>
                <w:rPrChange w:id="40" w:author="Albert Bope Mishapiem" w:date="2026-08-05T16:14:00Z">
                  <w:rPr>
                    <w:ins w:id="41" w:author="Albert Bope Mishapiem" w:date="2026-08-05T16:13:00Z" w16du:dateUtc="2026-08-05T16:13:57Z"/>
                    <w:rFonts w:ascii="Gill Sans MT" w:eastAsia="Gill Sans MT" w:hAnsi="Gill Sans MT" w:cs="Gill Sans MT"/>
                    <w:lang w:val="fr"/>
                  </w:rPr>
                </w:rPrChange>
              </w:rPr>
              <w:pPrChange w:id="42" w:author="Albert Bope Mishapiem" w:date="2026-08-05T16:13:00Z">
                <w:pPr/>
              </w:pPrChange>
            </w:pPr>
            <w:ins w:id="43" w:author="Albert Bope Mishapiem" w:date="2026-08-05T16:13:00Z" w16du:dateUtc="2026-08-05T16:13:57Z">
              <w:r w:rsidRPr="4D771731">
                <w:rPr>
                  <w:rFonts w:ascii="Gill Sans MT" w:eastAsia="Gill Sans MT" w:hAnsi="Gill Sans MT" w:cs="Gill Sans MT"/>
                  <w:sz w:val="20"/>
                  <w:szCs w:val="20"/>
                  <w:lang w:val="fr-FR"/>
                  <w:rPrChange w:id="44" w:author="Albert Bope Mishapiem" w:date="2026-08-05T16:14:00Z" w16du:dateUtc="2026-08-05T16:14:18Z">
                    <w:rPr>
                      <w:rFonts w:ascii="Gill Sans MT" w:eastAsia="Gill Sans MT" w:hAnsi="Gill Sans MT" w:cs="Gill Sans MT"/>
                      <w:lang w:val="fr"/>
                    </w:rPr>
                  </w:rPrChange>
                </w:rPr>
                <w:t>La faible disponibilité et le mauvais archivage des cartes de vaccination</w:t>
              </w:r>
            </w:ins>
            <w:ins w:id="45" w:author="Albert Bope Mishapiem" w:date="2026-08-05T16:15:00Z" w16du:dateUtc="2026-08-05T16:15:56Z">
              <w:r w:rsidR="176EAA86" w:rsidRPr="4D771731">
                <w:rPr>
                  <w:rFonts w:ascii="Gill Sans MT" w:eastAsia="Gill Sans MT" w:hAnsi="Gill Sans MT" w:cs="Gill Sans MT"/>
                  <w:sz w:val="20"/>
                  <w:szCs w:val="20"/>
                  <w:lang w:val="fr-FR"/>
                </w:rPr>
                <w:t xml:space="preserve">, couplés </w:t>
              </w:r>
            </w:ins>
            <w:ins w:id="46" w:author="Albert Bope Mishapiem" w:date="2026-08-05T16:16:00Z" w16du:dateUtc="2026-08-05T16:16:44Z">
              <w:r w:rsidR="176EAA86" w:rsidRPr="4D771731">
                <w:rPr>
                  <w:rFonts w:ascii="Gill Sans MT" w:eastAsia="Gill Sans MT" w:hAnsi="Gill Sans MT" w:cs="Gill Sans MT"/>
                  <w:sz w:val="20"/>
                  <w:szCs w:val="20"/>
                  <w:lang w:val="fr-FR"/>
                </w:rPr>
                <w:t>à la non maîtrise de l’</w:t>
              </w:r>
            </w:ins>
            <w:ins w:id="47" w:author="Albert Bope Mishapiem" w:date="2026-08-05T16:34:00Z" w16du:dateUtc="2026-08-05T16:34:15Z">
              <w:r w:rsidR="1CA076D9" w:rsidRPr="4D771731">
                <w:rPr>
                  <w:rFonts w:ascii="Gill Sans MT" w:eastAsia="Gill Sans MT" w:hAnsi="Gill Sans MT" w:cs="Gill Sans MT"/>
                  <w:sz w:val="20"/>
                  <w:szCs w:val="20"/>
                  <w:lang w:val="fr-FR"/>
                </w:rPr>
                <w:t>âge</w:t>
              </w:r>
            </w:ins>
            <w:ins w:id="48" w:author="Albert Bope Mishapiem" w:date="2026-08-05T16:16:00Z" w16du:dateUtc="2026-08-05T16:16:44Z">
              <w:r w:rsidR="176EAA86" w:rsidRPr="4D771731">
                <w:rPr>
                  <w:rFonts w:ascii="Gill Sans MT" w:eastAsia="Gill Sans MT" w:hAnsi="Gill Sans MT" w:cs="Gill Sans MT"/>
                  <w:sz w:val="20"/>
                  <w:szCs w:val="20"/>
                  <w:lang w:val="fr-FR"/>
                </w:rPr>
                <w:t xml:space="preserve"> exact de l’enfant dans</w:t>
              </w:r>
            </w:ins>
            <w:ins w:id="49" w:author="Albert Bope Mishapiem" w:date="2026-08-05T16:13:00Z" w16du:dateUtc="2026-08-05T16:13:57Z">
              <w:r w:rsidRPr="4D771731">
                <w:rPr>
                  <w:rFonts w:ascii="Gill Sans MT" w:eastAsia="Gill Sans MT" w:hAnsi="Gill Sans MT" w:cs="Gill Sans MT"/>
                  <w:sz w:val="20"/>
                  <w:szCs w:val="20"/>
                  <w:lang w:val="fr-FR"/>
                  <w:rPrChange w:id="50" w:author="Albert Bope Mishapiem" w:date="2026-08-05T16:14:00Z" w16du:dateUtc="2026-08-05T16:14:18Z">
                    <w:rPr>
                      <w:rFonts w:ascii="Gill Sans MT" w:eastAsia="Gill Sans MT" w:hAnsi="Gill Sans MT" w:cs="Gill Sans MT"/>
                      <w:lang w:val="fr"/>
                    </w:rPr>
                  </w:rPrChange>
                </w:rPr>
                <w:t xml:space="preserve"> la majorité des ménages compliquent le suivi du statut vaccinal des enfants cibles et limitent l’identification précise des enfants en conflit avec la vaccination.</w:t>
              </w:r>
            </w:ins>
          </w:p>
          <w:p w14:paraId="3396E1CD" w14:textId="22C22795" w:rsidR="00980A66" w:rsidRPr="00980A66" w:rsidRDefault="00980A66" w:rsidP="4D771731">
            <w:pPr>
              <w:rPr>
                <w:ins w:id="51" w:author="Albert Bope Mishapiem" w:date="2026-08-05T16:13:00Z" w16du:dateUtc="2026-08-05T16:13:54Z"/>
                <w:rFonts w:ascii="Times New Roman" w:eastAsia="Times New Roman" w:hAnsi="Times New Roman" w:cs="Times New Roman"/>
                <w:sz w:val="20"/>
                <w:szCs w:val="20"/>
                <w:lang w:val="fr-FR"/>
              </w:rPr>
            </w:pPr>
          </w:p>
          <w:p w14:paraId="57983BAA" w14:textId="38C76381" w:rsidR="00980A66" w:rsidRPr="00980A66" w:rsidRDefault="4F6F1D65" w:rsidP="00980A66">
            <w:pPr>
              <w:rPr>
                <w:rFonts w:ascii="Times New Roman" w:eastAsia="Times New Roman" w:hAnsi="Times New Roman" w:cs="Times New Roman"/>
                <w:kern w:val="0"/>
                <w:sz w:val="20"/>
                <w:szCs w:val="20"/>
                <w:lang w:val="fr-FR"/>
                <w14:ligatures w14:val="none"/>
              </w:rPr>
            </w:pPr>
            <w:r w:rsidRPr="4D771731">
              <w:rPr>
                <w:rFonts w:ascii="Times New Roman" w:eastAsia="Times New Roman" w:hAnsi="Times New Roman" w:cs="Times New Roman"/>
                <w:sz w:val="20"/>
                <w:szCs w:val="20"/>
                <w:lang w:val="fr-FR"/>
              </w:rPr>
              <w:t>Refus de certains parents dans l’AS de Lomami</w:t>
            </w:r>
            <w:r w:rsidR="0BACA21A" w:rsidRPr="4D771731">
              <w:rPr>
                <w:rFonts w:ascii="Times New Roman" w:eastAsia="Times New Roman" w:hAnsi="Times New Roman" w:cs="Times New Roman"/>
                <w:sz w:val="20"/>
                <w:szCs w:val="20"/>
                <w:lang w:val="fr-FR"/>
              </w:rPr>
              <w:t>/ZS Tshofa</w:t>
            </w:r>
            <w:r w:rsidRPr="4D771731">
              <w:rPr>
                <w:rFonts w:ascii="Times New Roman" w:eastAsia="Times New Roman" w:hAnsi="Times New Roman" w:cs="Times New Roman"/>
                <w:sz w:val="20"/>
                <w:szCs w:val="20"/>
                <w:lang w:val="fr-FR"/>
              </w:rPr>
              <w:t xml:space="preserve"> de faire vacciner les enfants </w:t>
            </w:r>
          </w:p>
        </w:tc>
        <w:tc>
          <w:tcPr>
            <w:tcW w:w="761" w:type="pct"/>
            <w:noWrap/>
          </w:tcPr>
          <w:p w14:paraId="4AED7A6C" w14:textId="72887CAC" w:rsidR="77FE1529" w:rsidRDefault="77FE1529">
            <w:pPr>
              <w:spacing w:after="160" w:line="276" w:lineRule="auto"/>
              <w:rPr>
                <w:ins w:id="52" w:author="Albert Bope Mishapiem" w:date="2026-08-05T16:23:00Z" w16du:dateUtc="2026-08-05T16:23:52Z"/>
                <w:rFonts w:ascii="Gill Sans MT" w:eastAsia="Gill Sans MT" w:hAnsi="Gill Sans MT" w:cs="Gill Sans MT"/>
                <w:sz w:val="20"/>
                <w:szCs w:val="20"/>
                <w:lang w:val="fr"/>
              </w:rPr>
              <w:pPrChange w:id="53" w:author="Albert Bope Mishapiem" w:date="2026-08-05T16:23:00Z">
                <w:pPr/>
              </w:pPrChange>
            </w:pPr>
            <w:ins w:id="54" w:author="Albert Bope Mishapiem" w:date="2026-08-05T16:23:00Z" w16du:dateUtc="2026-08-05T16:23:57Z">
              <w:r w:rsidRPr="4D771731">
                <w:rPr>
                  <w:rFonts w:ascii="Gill Sans MT" w:eastAsia="Gill Sans MT" w:hAnsi="Gill Sans MT" w:cs="Gill Sans MT"/>
                  <w:sz w:val="20"/>
                  <w:szCs w:val="20"/>
                  <w:lang w:val="fr"/>
                  <w:rPrChange w:id="55" w:author="Albert Bope Mishapiem" w:date="2026-08-05T16:24:00Z" w16du:dateUtc="2026-08-05T16:24:16Z">
                    <w:rPr>
                      <w:rFonts w:ascii="Gill Sans MT" w:eastAsia="Gill Sans MT" w:hAnsi="Gill Sans MT" w:cs="Gill Sans MT"/>
                      <w:lang w:val="fr"/>
                    </w:rPr>
                  </w:rPrChange>
                </w:rPr>
                <w:t>En l’absence de preuves documentaires de vaccination, le recours par les équipes sur le rappel des mères concernant les événements marquants la naissance et les antigènes administrés afin d’estimer le statut vaccinal des enfants.</w:t>
              </w:r>
            </w:ins>
          </w:p>
          <w:p w14:paraId="44629BAC" w14:textId="77777777" w:rsidR="00980A66" w:rsidRPr="00980A66" w:rsidRDefault="4F6F1D65" w:rsidP="00980A66">
            <w:pPr>
              <w:rPr>
                <w:rFonts w:ascii="Times New Roman" w:eastAsia="Times New Roman" w:hAnsi="Times New Roman" w:cs="Times New Roman"/>
                <w:kern w:val="0"/>
                <w:sz w:val="20"/>
                <w:szCs w:val="20"/>
                <w:lang w:val="fr-FR"/>
                <w14:ligatures w14:val="none"/>
              </w:rPr>
            </w:pPr>
            <w:r w:rsidRPr="00980A66">
              <w:rPr>
                <w:rFonts w:ascii="Times New Roman" w:eastAsia="Times New Roman" w:hAnsi="Times New Roman" w:cs="Times New Roman"/>
                <w:kern w:val="0"/>
                <w:sz w:val="20"/>
                <w:szCs w:val="20"/>
                <w:lang w:val="fr-FR"/>
                <w14:ligatures w14:val="none"/>
              </w:rPr>
              <w:t xml:space="preserve">Descente pour une sensibilisation en synergie avec BCZ, Antenne PEV et PTF (staff FHI360), </w:t>
            </w:r>
          </w:p>
          <w:p w14:paraId="0635CD77" w14:textId="15FAEC08" w:rsidR="00980A66" w:rsidRPr="00980A66" w:rsidRDefault="4F6F1D65" w:rsidP="00980A66">
            <w:pPr>
              <w:rPr>
                <w:rFonts w:ascii="Times New Roman" w:eastAsia="Times New Roman" w:hAnsi="Times New Roman" w:cs="Times New Roman"/>
                <w:kern w:val="0"/>
                <w:sz w:val="20"/>
                <w:szCs w:val="20"/>
                <w:lang w:val="fr-FR"/>
                <w14:ligatures w14:val="none"/>
              </w:rPr>
            </w:pPr>
            <w:r w:rsidRPr="00980A66">
              <w:rPr>
                <w:rFonts w:ascii="Times New Roman" w:eastAsia="Times New Roman" w:hAnsi="Times New Roman" w:cs="Times New Roman"/>
                <w:kern w:val="0"/>
                <w:sz w:val="20"/>
                <w:szCs w:val="20"/>
                <w:lang w:val="fr-FR"/>
                <w14:ligatures w14:val="none"/>
              </w:rPr>
              <w:t xml:space="preserve"> </w:t>
            </w:r>
          </w:p>
        </w:tc>
        <w:tc>
          <w:tcPr>
            <w:tcW w:w="810" w:type="pct"/>
            <w:noWrap/>
          </w:tcPr>
          <w:p w14:paraId="3EE5ABC3" w14:textId="563D9A83" w:rsidR="00980A66" w:rsidRPr="00CB3271" w:rsidRDefault="4F6F1D65" w:rsidP="00980A66">
            <w:pPr>
              <w:rPr>
                <w:ins w:id="56" w:author="Albert Bope Mishapiem" w:date="2026-08-05T16:24:00Z" w16du:dateUtc="2026-08-05T16:24:24Z"/>
                <w:lang w:val="fr-FR"/>
                <w:rPrChange w:id="57" w:author="Emmanuel Kasigwa" w:date="2026-09-07T15:26:00Z" w16du:dateUtc="2026-09-07T14:26:00Z">
                  <w:rPr>
                    <w:ins w:id="58" w:author="Albert Bope Mishapiem" w:date="2026-08-05T16:24:00Z" w16du:dateUtc="2026-08-05T16:24:24Z"/>
                  </w:rPr>
                </w:rPrChange>
              </w:rPr>
            </w:pPr>
            <w:r w:rsidRPr="00980A66">
              <w:rPr>
                <w:rFonts w:ascii="Times New Roman" w:eastAsia="Times New Roman" w:hAnsi="Times New Roman" w:cs="Times New Roman"/>
                <w:kern w:val="0"/>
                <w:sz w:val="20"/>
                <w:szCs w:val="20"/>
                <w:lang w:val="fr-FR"/>
                <w14:ligatures w14:val="none"/>
              </w:rPr>
              <w:t xml:space="preserve">Maintenir le contact permanent par des VAD avec les cas de refus et de résistance selon la cartographie identifiée </w:t>
            </w:r>
          </w:p>
          <w:p w14:paraId="2D7FDBC0" w14:textId="7FF1B3AE" w:rsidR="00980A66" w:rsidRPr="00980A66" w:rsidRDefault="00980A66" w:rsidP="4D771731">
            <w:pPr>
              <w:rPr>
                <w:ins w:id="59" w:author="Albert Bope Mishapiem" w:date="2026-08-05T16:24:00Z" w16du:dateUtc="2026-08-05T16:24:25Z"/>
                <w:rFonts w:ascii="Times New Roman" w:eastAsia="Times New Roman" w:hAnsi="Times New Roman" w:cs="Times New Roman"/>
                <w:sz w:val="20"/>
                <w:szCs w:val="20"/>
                <w:lang w:val="fr-FR"/>
              </w:rPr>
            </w:pPr>
          </w:p>
          <w:p w14:paraId="59180680" w14:textId="3F96DBD1" w:rsidR="00980A66" w:rsidRPr="00980A66" w:rsidRDefault="0293B6B5" w:rsidP="00980A66">
            <w:pPr>
              <w:rPr>
                <w:rFonts w:ascii="Times New Roman" w:eastAsia="Times New Roman" w:hAnsi="Times New Roman" w:cs="Times New Roman"/>
                <w:kern w:val="0"/>
                <w:sz w:val="20"/>
                <w:szCs w:val="20"/>
                <w:lang w:val="fr-FR"/>
                <w14:ligatures w14:val="none"/>
              </w:rPr>
            </w:pPr>
            <w:ins w:id="60" w:author="Albert Bope Mishapiem" w:date="2026-08-05T16:24:00Z" w16du:dateUtc="2026-08-05T16:24:54Z">
              <w:r w:rsidRPr="4D771731">
                <w:rPr>
                  <w:rFonts w:ascii="Times New Roman" w:eastAsia="Times New Roman" w:hAnsi="Times New Roman" w:cs="Times New Roman"/>
                  <w:sz w:val="20"/>
                  <w:szCs w:val="20"/>
                  <w:lang w:val="fr-FR"/>
                </w:rPr>
                <w:t>Approvisionner les zones de santé en cartes CPS</w:t>
              </w:r>
            </w:ins>
          </w:p>
        </w:tc>
        <w:tc>
          <w:tcPr>
            <w:tcW w:w="478" w:type="pct"/>
            <w:noWrap/>
          </w:tcPr>
          <w:p w14:paraId="09BE4627" w14:textId="145D88DB" w:rsidR="00980A66" w:rsidRPr="00980A66" w:rsidRDefault="00980A66" w:rsidP="00980A66">
            <w:pPr>
              <w:rPr>
                <w:rFonts w:ascii="Times New Roman" w:eastAsia="Times New Roman" w:hAnsi="Times New Roman" w:cs="Times New Roman"/>
                <w:kern w:val="0"/>
                <w:sz w:val="20"/>
                <w:szCs w:val="20"/>
                <w:lang w:val="fr-FR"/>
                <w14:ligatures w14:val="none"/>
              </w:rPr>
            </w:pPr>
            <w:r w:rsidRPr="00980A66">
              <w:rPr>
                <w:rFonts w:ascii="Times New Roman" w:eastAsia="Times New Roman" w:hAnsi="Times New Roman" w:cs="Times New Roman"/>
                <w:kern w:val="0"/>
                <w:sz w:val="20"/>
                <w:szCs w:val="20"/>
                <w:lang w:val="fr-FR"/>
                <w14:ligatures w14:val="none"/>
              </w:rPr>
              <w:t xml:space="preserve">OMS </w:t>
            </w:r>
          </w:p>
        </w:tc>
      </w:tr>
      <w:tr w:rsidR="005505A1" w:rsidRPr="00CB3271" w14:paraId="1BC2470C" w14:textId="77777777" w:rsidTr="4D771731">
        <w:trPr>
          <w:trHeight w:val="320"/>
        </w:trPr>
        <w:tc>
          <w:tcPr>
            <w:tcW w:w="284" w:type="pct"/>
            <w:noWrap/>
          </w:tcPr>
          <w:p w14:paraId="1D25369B" w14:textId="142BC3B4" w:rsidR="005505A1" w:rsidRPr="00F02CCB" w:rsidRDefault="005505A1" w:rsidP="005505A1">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1.2.4</w:t>
            </w:r>
          </w:p>
        </w:tc>
        <w:tc>
          <w:tcPr>
            <w:tcW w:w="476" w:type="pct"/>
            <w:noWrap/>
          </w:tcPr>
          <w:p w14:paraId="37AC87E4" w14:textId="00CF9AA7" w:rsidR="005505A1" w:rsidRPr="00F02CCB" w:rsidRDefault="005505A1" w:rsidP="005505A1">
            <w:pPr>
              <w:rPr>
                <w:rFonts w:ascii="Times New Roman" w:hAnsi="Times New Roman" w:cs="Times New Roman"/>
                <w:lang w:val="fr-BE"/>
              </w:rPr>
            </w:pPr>
            <w:r w:rsidRPr="00F02CCB">
              <w:rPr>
                <w:rFonts w:ascii="Times New Roman" w:hAnsi="Times New Roman" w:cs="Times New Roman"/>
                <w:lang w:val="fr-BE"/>
              </w:rPr>
              <w:t>Soutenir les campagnes bisannuelles de supplémentation en vitamine A et de vermifugation</w:t>
            </w:r>
          </w:p>
        </w:tc>
        <w:tc>
          <w:tcPr>
            <w:tcW w:w="1572" w:type="pct"/>
            <w:noWrap/>
          </w:tcPr>
          <w:p w14:paraId="65D514E3" w14:textId="510EFE51" w:rsidR="005505A1" w:rsidRPr="000771EB" w:rsidRDefault="005505A1" w:rsidP="00EC3A4C">
            <w:pPr>
              <w:spacing w:line="276" w:lineRule="auto"/>
              <w:rPr>
                <w:rFonts w:ascii="Times New Roman" w:hAnsi="Times New Roman" w:cs="Times New Roman"/>
                <w:sz w:val="22"/>
                <w:szCs w:val="22"/>
                <w:lang w:val="fr-BE"/>
              </w:rPr>
            </w:pPr>
            <w:r w:rsidRPr="000771EB">
              <w:rPr>
                <w:rFonts w:ascii="Times New Roman" w:hAnsi="Times New Roman" w:cs="Times New Roman"/>
                <w:sz w:val="22"/>
                <w:szCs w:val="22"/>
                <w:lang w:val="fr-BE"/>
              </w:rPr>
              <w:t xml:space="preserve">Au cours du mois de </w:t>
            </w:r>
            <w:r w:rsidR="00866808" w:rsidRPr="000771EB">
              <w:rPr>
                <w:rFonts w:ascii="Times New Roman" w:hAnsi="Times New Roman" w:cs="Times New Roman"/>
                <w:sz w:val="22"/>
                <w:szCs w:val="22"/>
                <w:lang w:val="fr-BE"/>
              </w:rPr>
              <w:t>j</w:t>
            </w:r>
            <w:r w:rsidRPr="000771EB">
              <w:rPr>
                <w:rFonts w:ascii="Times New Roman" w:hAnsi="Times New Roman" w:cs="Times New Roman"/>
                <w:sz w:val="22"/>
                <w:szCs w:val="22"/>
                <w:lang w:val="fr-BE"/>
              </w:rPr>
              <w:t>uin 2026, le projet Epic</w:t>
            </w:r>
            <w:r w:rsidR="00C93154">
              <w:rPr>
                <w:rFonts w:ascii="Times New Roman" w:hAnsi="Times New Roman" w:cs="Times New Roman"/>
                <w:sz w:val="22"/>
                <w:szCs w:val="22"/>
                <w:lang w:val="fr-BE"/>
              </w:rPr>
              <w:t xml:space="preserve"> RDC </w:t>
            </w:r>
            <w:r w:rsidR="00C93154" w:rsidRPr="000771EB">
              <w:rPr>
                <w:rFonts w:ascii="Times New Roman" w:hAnsi="Times New Roman" w:cs="Times New Roman"/>
                <w:sz w:val="22"/>
                <w:szCs w:val="22"/>
                <w:lang w:val="fr-BE"/>
              </w:rPr>
              <w:t>a</w:t>
            </w:r>
            <w:r w:rsidRPr="000771EB">
              <w:rPr>
                <w:rFonts w:ascii="Times New Roman" w:hAnsi="Times New Roman" w:cs="Times New Roman"/>
                <w:sz w:val="22"/>
                <w:szCs w:val="22"/>
                <w:lang w:val="fr-BE"/>
              </w:rPr>
              <w:t xml:space="preserve"> joué un rôle crucial dans la mise en œuvre de la première phase de l’intégration de la supplémentation en vitamine A et du </w:t>
            </w:r>
            <w:r w:rsidR="00866808" w:rsidRPr="000771EB">
              <w:rPr>
                <w:rFonts w:ascii="Times New Roman" w:hAnsi="Times New Roman" w:cs="Times New Roman"/>
                <w:sz w:val="22"/>
                <w:szCs w:val="22"/>
                <w:lang w:val="fr-BE"/>
              </w:rPr>
              <w:t>déparasitage</w:t>
            </w:r>
            <w:r w:rsidRPr="000771EB">
              <w:rPr>
                <w:rFonts w:ascii="Times New Roman" w:hAnsi="Times New Roman" w:cs="Times New Roman"/>
                <w:sz w:val="22"/>
                <w:szCs w:val="22"/>
                <w:lang w:val="fr-BE"/>
              </w:rPr>
              <w:t xml:space="preserve"> au mébandazole/</w:t>
            </w:r>
            <w:r w:rsidR="00866808" w:rsidRPr="000771EB">
              <w:rPr>
                <w:rFonts w:ascii="Times New Roman" w:hAnsi="Times New Roman" w:cs="Times New Roman"/>
                <w:sz w:val="22"/>
                <w:szCs w:val="22"/>
                <w:lang w:val="fr-BE"/>
              </w:rPr>
              <w:t xml:space="preserve"> </w:t>
            </w:r>
            <w:r w:rsidRPr="000771EB">
              <w:rPr>
                <w:rFonts w:ascii="Times New Roman" w:hAnsi="Times New Roman" w:cs="Times New Roman"/>
                <w:sz w:val="22"/>
                <w:szCs w:val="22"/>
                <w:lang w:val="fr-BE"/>
              </w:rPr>
              <w:t xml:space="preserve">Albendazole </w:t>
            </w:r>
          </w:p>
          <w:p w14:paraId="3A8F259A" w14:textId="77777777" w:rsidR="005505A1" w:rsidRPr="000771EB" w:rsidRDefault="005505A1" w:rsidP="00EC3A4C">
            <w:pPr>
              <w:spacing w:line="276" w:lineRule="auto"/>
              <w:rPr>
                <w:rFonts w:ascii="Times New Roman" w:hAnsi="Times New Roman" w:cs="Times New Roman"/>
                <w:sz w:val="22"/>
                <w:szCs w:val="22"/>
                <w:lang w:val="fr-FR" w:bidi="he-IL"/>
              </w:rPr>
            </w:pPr>
            <w:r w:rsidRPr="000771EB">
              <w:rPr>
                <w:rFonts w:ascii="Times New Roman" w:hAnsi="Times New Roman" w:cs="Times New Roman"/>
                <w:sz w:val="22"/>
                <w:szCs w:val="22"/>
                <w:lang w:val="fr-BE"/>
              </w:rPr>
              <w:t xml:space="preserve">Il s’agissait d’appuyer </w:t>
            </w:r>
            <w:r w:rsidRPr="000771EB">
              <w:rPr>
                <w:rFonts w:ascii="Times New Roman" w:hAnsi="Times New Roman" w:cs="Times New Roman"/>
                <w:sz w:val="22"/>
                <w:szCs w:val="22"/>
                <w:lang w:val="fr-FR" w:bidi="he-IL"/>
              </w:rPr>
              <w:t xml:space="preserve">le volet communication  </w:t>
            </w:r>
          </w:p>
          <w:p w14:paraId="20A25652" w14:textId="38F05954" w:rsidR="005505A1" w:rsidRPr="000771EB" w:rsidRDefault="005505A1" w:rsidP="00EC3A4C">
            <w:pPr>
              <w:spacing w:line="276" w:lineRule="auto"/>
              <w:rPr>
                <w:rFonts w:ascii="Times New Roman" w:hAnsi="Times New Roman" w:cs="Times New Roman"/>
                <w:sz w:val="22"/>
                <w:szCs w:val="22"/>
                <w:lang w:val="fr-BE"/>
              </w:rPr>
            </w:pPr>
            <w:r w:rsidRPr="000771EB">
              <w:rPr>
                <w:rFonts w:ascii="Times New Roman" w:hAnsi="Times New Roman" w:cs="Times New Roman"/>
                <w:sz w:val="22"/>
                <w:szCs w:val="22"/>
                <w:lang w:val="fr-FR" w:bidi="he-IL"/>
              </w:rPr>
              <w:t xml:space="preserve">Pour améliorer d’avantage le niveau des connaissances des parent et gardiens d’enfants sur les avantages de la SVA/DA </w:t>
            </w:r>
            <w:r w:rsidRPr="000771EB">
              <w:rPr>
                <w:rFonts w:ascii="Times New Roman" w:hAnsi="Times New Roman" w:cs="Times New Roman"/>
                <w:sz w:val="22"/>
                <w:szCs w:val="22"/>
                <w:lang w:val="fr-BE"/>
              </w:rPr>
              <w:t>dans 8 zones de santé Kabinda, Kalenda, Kanda kanda, Kamiji, Luputa, Mulumba, Mwene</w:t>
            </w:r>
            <w:r w:rsidR="007174E6">
              <w:rPr>
                <w:rFonts w:ascii="Times New Roman" w:hAnsi="Times New Roman" w:cs="Times New Roman"/>
                <w:sz w:val="22"/>
                <w:szCs w:val="22"/>
                <w:lang w:val="fr-BE"/>
              </w:rPr>
              <w:t xml:space="preserve"> D</w:t>
            </w:r>
            <w:r w:rsidRPr="000771EB">
              <w:rPr>
                <w:rFonts w:ascii="Times New Roman" w:hAnsi="Times New Roman" w:cs="Times New Roman"/>
                <w:sz w:val="22"/>
                <w:szCs w:val="22"/>
                <w:lang w:val="fr-BE"/>
              </w:rPr>
              <w:t>itu et Wikong.</w:t>
            </w:r>
          </w:p>
          <w:p w14:paraId="0ED6454F" w14:textId="77777777" w:rsidR="005505A1" w:rsidRPr="000771EB" w:rsidRDefault="005505A1" w:rsidP="00EC3A4C">
            <w:pPr>
              <w:pStyle w:val="Heading3"/>
              <w:spacing w:after="0" w:line="276" w:lineRule="auto"/>
              <w:rPr>
                <w:rFonts w:ascii="Times New Roman" w:hAnsi="Times New Roman" w:cs="Times New Roman"/>
                <w:b/>
                <w:color w:val="auto"/>
                <w:sz w:val="22"/>
                <w:szCs w:val="22"/>
                <w:lang w:val="fr-FR"/>
              </w:rPr>
            </w:pPr>
            <w:r w:rsidRPr="000771EB">
              <w:rPr>
                <w:rFonts w:ascii="Times New Roman" w:hAnsi="Times New Roman" w:cs="Times New Roman"/>
                <w:b/>
                <w:color w:val="auto"/>
                <w:sz w:val="22"/>
                <w:szCs w:val="22"/>
                <w:lang w:val="fr-FR"/>
              </w:rPr>
              <w:t>A. Taux de couverture de la sensibilisation</w:t>
            </w:r>
          </w:p>
          <w:p w14:paraId="4D2DA00B" w14:textId="25819BD5" w:rsidR="005505A1" w:rsidRPr="00DE740D" w:rsidRDefault="005505A1" w:rsidP="009C21E9">
            <w:pPr>
              <w:rPr>
                <w:sz w:val="22"/>
                <w:szCs w:val="22"/>
                <w:lang w:val="fr-FR"/>
              </w:rPr>
            </w:pPr>
            <w:r w:rsidRPr="00DE740D">
              <w:rPr>
                <w:b/>
                <w:bCs/>
                <w:sz w:val="22"/>
                <w:szCs w:val="22"/>
                <w:lang w:val="fr-FR"/>
              </w:rPr>
              <w:t>Acteurs mobilisés :</w:t>
            </w:r>
            <w:r w:rsidRPr="00DE740D">
              <w:rPr>
                <w:sz w:val="22"/>
                <w:szCs w:val="22"/>
                <w:lang w:val="fr-FR"/>
              </w:rPr>
              <w:t xml:space="preserve"> 116 personnes dont 8 superviseurs provinciaux, 8 animateurs communautaires et 100 Relais communautaires, ont été impliqués dans la conduite de </w:t>
            </w:r>
            <w:r w:rsidRPr="00DE740D">
              <w:rPr>
                <w:lang w:val="fr-FR"/>
              </w:rPr>
              <w:t>cette</w:t>
            </w:r>
            <w:r w:rsidRPr="00DE740D">
              <w:rPr>
                <w:sz w:val="22"/>
                <w:szCs w:val="22"/>
                <w:lang w:val="fr-FR"/>
              </w:rPr>
              <w:t xml:space="preserve"> activité.</w:t>
            </w:r>
          </w:p>
          <w:p w14:paraId="6A61B69C" w14:textId="77777777" w:rsidR="005505A1" w:rsidRPr="0080070D" w:rsidRDefault="005505A1" w:rsidP="007630DB">
            <w:pPr>
              <w:spacing w:line="276" w:lineRule="auto"/>
              <w:rPr>
                <w:rFonts w:ascii="Times New Roman" w:hAnsi="Times New Roman" w:cs="Times New Roman"/>
                <w:b/>
                <w:bCs/>
                <w:color w:val="000000"/>
                <w:kern w:val="36"/>
                <w:sz w:val="22"/>
                <w:szCs w:val="22"/>
                <w:lang w:val="fr-FR"/>
              </w:rPr>
            </w:pPr>
            <w:r w:rsidRPr="0080070D">
              <w:rPr>
                <w:rFonts w:ascii="Times New Roman" w:hAnsi="Times New Roman" w:cs="Times New Roman"/>
                <w:b/>
                <w:bCs/>
                <w:color w:val="000000"/>
                <w:kern w:val="36"/>
                <w:sz w:val="22"/>
                <w:szCs w:val="22"/>
                <w:lang w:val="fr-FR"/>
              </w:rPr>
              <w:t>RESULTATS</w:t>
            </w:r>
          </w:p>
          <w:p w14:paraId="41A77F19" w14:textId="3371D38E" w:rsidR="005505A1" w:rsidRPr="000771EB" w:rsidRDefault="005505A1" w:rsidP="00EC3A4C">
            <w:pPr>
              <w:spacing w:before="100" w:beforeAutospacing="1" w:after="100" w:afterAutospacing="1" w:line="276" w:lineRule="auto"/>
              <w:contextualSpacing/>
              <w:rPr>
                <w:rFonts w:ascii="Times New Roman" w:hAnsi="Times New Roman" w:cs="Times New Roman"/>
                <w:bCs/>
                <w:color w:val="000000"/>
                <w:sz w:val="22"/>
                <w:szCs w:val="22"/>
                <w:lang w:val="fr-FR"/>
              </w:rPr>
            </w:pPr>
            <w:r w:rsidRPr="000771EB">
              <w:rPr>
                <w:rFonts w:ascii="Times New Roman" w:hAnsi="Times New Roman" w:cs="Times New Roman"/>
                <w:bCs/>
                <w:color w:val="000000"/>
                <w:sz w:val="22"/>
                <w:szCs w:val="22"/>
                <w:lang w:val="fr-FR"/>
              </w:rPr>
              <w:t>Après la SVA-DA, la couverture se présente comme suit :</w:t>
            </w:r>
          </w:p>
          <w:p w14:paraId="51C3C8A8" w14:textId="77777777" w:rsidR="005505A1" w:rsidRPr="000771EB" w:rsidRDefault="005505A1" w:rsidP="007630DB">
            <w:pPr>
              <w:shd w:val="clear" w:color="auto" w:fill="FFFFFF"/>
              <w:spacing w:before="100" w:beforeAutospacing="1" w:line="276" w:lineRule="auto"/>
              <w:rPr>
                <w:rFonts w:ascii="Times New Roman" w:hAnsi="Times New Roman" w:cs="Times New Roman"/>
                <w:b/>
                <w:color w:val="000000"/>
                <w:sz w:val="22"/>
                <w:szCs w:val="22"/>
              </w:rPr>
            </w:pPr>
            <w:r w:rsidRPr="000771EB">
              <w:rPr>
                <w:rFonts w:ascii="Times New Roman" w:hAnsi="Times New Roman" w:cs="Times New Roman"/>
                <w:b/>
                <w:color w:val="000000"/>
                <w:sz w:val="22"/>
                <w:szCs w:val="22"/>
              </w:rPr>
              <w:t>Pour la vitamine A :</w:t>
            </w:r>
          </w:p>
          <w:p w14:paraId="5EF5C86B" w14:textId="743D6370" w:rsidR="005505A1" w:rsidRPr="000771EB" w:rsidRDefault="005505A1" w:rsidP="00EC3A4C">
            <w:pPr>
              <w:numPr>
                <w:ilvl w:val="0"/>
                <w:numId w:val="47"/>
              </w:numPr>
              <w:spacing w:line="276" w:lineRule="auto"/>
              <w:contextualSpacing/>
              <w:rPr>
                <w:rFonts w:ascii="Times New Roman" w:hAnsi="Times New Roman" w:cs="Times New Roman"/>
                <w:bCs/>
                <w:color w:val="000000"/>
                <w:sz w:val="22"/>
                <w:szCs w:val="22"/>
                <w:lang w:val="fr-FR"/>
              </w:rPr>
            </w:pPr>
            <w:r w:rsidRPr="000771EB">
              <w:rPr>
                <w:rFonts w:ascii="Times New Roman" w:hAnsi="Times New Roman" w:cs="Times New Roman"/>
                <w:bCs/>
                <w:color w:val="000000"/>
                <w:sz w:val="22"/>
                <w:szCs w:val="22"/>
                <w:lang w:val="fr-FR"/>
              </w:rPr>
              <w:t>99237 enfants de 6 – 11 mois supplémentés sur 99011soit 100,1% ;</w:t>
            </w:r>
          </w:p>
          <w:p w14:paraId="1616A696" w14:textId="721CC223" w:rsidR="005505A1" w:rsidRPr="000771EB" w:rsidRDefault="005505A1" w:rsidP="00EC3A4C">
            <w:pPr>
              <w:numPr>
                <w:ilvl w:val="0"/>
                <w:numId w:val="47"/>
              </w:numPr>
              <w:spacing w:line="276" w:lineRule="auto"/>
              <w:contextualSpacing/>
              <w:rPr>
                <w:rFonts w:ascii="Times New Roman" w:hAnsi="Times New Roman" w:cs="Times New Roman"/>
                <w:bCs/>
                <w:color w:val="000000"/>
                <w:sz w:val="22"/>
                <w:szCs w:val="22"/>
                <w:lang w:val="fr-FR"/>
              </w:rPr>
            </w:pPr>
            <w:r w:rsidRPr="000771EB">
              <w:rPr>
                <w:rFonts w:ascii="Times New Roman" w:hAnsi="Times New Roman" w:cs="Times New Roman"/>
                <w:bCs/>
                <w:color w:val="000000"/>
                <w:sz w:val="22"/>
                <w:szCs w:val="22"/>
                <w:lang w:val="fr-FR"/>
              </w:rPr>
              <w:t>738410 enfants de 12-59 mois supplémentés sur 737650 soit 100,1% ;</w:t>
            </w:r>
          </w:p>
          <w:p w14:paraId="7E0189AD" w14:textId="54509BB2" w:rsidR="005505A1" w:rsidRPr="000771EB" w:rsidRDefault="005505A1" w:rsidP="00EC3A4C">
            <w:pPr>
              <w:numPr>
                <w:ilvl w:val="0"/>
                <w:numId w:val="47"/>
              </w:numPr>
              <w:spacing w:line="276" w:lineRule="auto"/>
              <w:contextualSpacing/>
              <w:rPr>
                <w:rFonts w:ascii="Times New Roman" w:hAnsi="Times New Roman" w:cs="Times New Roman"/>
                <w:color w:val="000000"/>
                <w:sz w:val="22"/>
                <w:szCs w:val="22"/>
                <w:lang w:val="fr-FR"/>
              </w:rPr>
            </w:pPr>
            <w:r w:rsidRPr="000771EB">
              <w:rPr>
                <w:rFonts w:ascii="Times New Roman" w:hAnsi="Times New Roman" w:cs="Times New Roman"/>
                <w:bCs/>
                <w:color w:val="000000"/>
                <w:sz w:val="22"/>
                <w:szCs w:val="22"/>
                <w:lang w:val="fr-FR"/>
              </w:rPr>
              <w:t>837647 enfants de 6-59 mois déparasités sur 836660 soit 100%.</w:t>
            </w:r>
          </w:p>
          <w:p w14:paraId="1C0BB31A" w14:textId="77777777" w:rsidR="005505A1" w:rsidRPr="000771EB" w:rsidRDefault="005505A1" w:rsidP="000771EB">
            <w:pPr>
              <w:shd w:val="clear" w:color="auto" w:fill="FFFFFF"/>
              <w:spacing w:line="276" w:lineRule="auto"/>
              <w:rPr>
                <w:rFonts w:ascii="Times New Roman" w:hAnsi="Times New Roman" w:cs="Times New Roman"/>
                <w:b/>
                <w:color w:val="000000"/>
                <w:sz w:val="22"/>
                <w:szCs w:val="22"/>
              </w:rPr>
            </w:pPr>
            <w:r w:rsidRPr="000771EB">
              <w:rPr>
                <w:rFonts w:ascii="Times New Roman" w:hAnsi="Times New Roman" w:cs="Times New Roman"/>
                <w:b/>
                <w:color w:val="000000"/>
                <w:sz w:val="22"/>
                <w:szCs w:val="22"/>
              </w:rPr>
              <w:t>Pour l’Albendazole :</w:t>
            </w:r>
          </w:p>
          <w:p w14:paraId="07E2ACAA" w14:textId="6CA59306" w:rsidR="005505A1" w:rsidRPr="000771EB" w:rsidRDefault="005505A1" w:rsidP="00EC3A4C">
            <w:pPr>
              <w:numPr>
                <w:ilvl w:val="0"/>
                <w:numId w:val="48"/>
              </w:numPr>
              <w:shd w:val="clear" w:color="auto" w:fill="FFFFFF"/>
              <w:spacing w:before="100" w:beforeAutospacing="1" w:after="100" w:afterAutospacing="1" w:line="276" w:lineRule="auto"/>
              <w:contextualSpacing/>
              <w:rPr>
                <w:rFonts w:ascii="Times New Roman" w:hAnsi="Times New Roman" w:cs="Times New Roman"/>
                <w:bCs/>
                <w:color w:val="000000"/>
                <w:sz w:val="22"/>
                <w:szCs w:val="22"/>
                <w:lang w:val="fr-FR"/>
              </w:rPr>
            </w:pPr>
            <w:r w:rsidRPr="000771EB">
              <w:rPr>
                <w:rFonts w:ascii="Times New Roman" w:hAnsi="Times New Roman" w:cs="Times New Roman"/>
                <w:bCs/>
                <w:color w:val="000000"/>
                <w:sz w:val="22"/>
                <w:szCs w:val="22"/>
                <w:lang w:val="fr-FR"/>
              </w:rPr>
              <w:t>177484 enfants de 12- 23 mois déparasités sur 178223 soit 100%</w:t>
            </w:r>
          </w:p>
          <w:p w14:paraId="1E069C6C" w14:textId="270650FB" w:rsidR="005505A1" w:rsidRPr="000771EB" w:rsidRDefault="005505A1" w:rsidP="00EC3A4C">
            <w:pPr>
              <w:numPr>
                <w:ilvl w:val="0"/>
                <w:numId w:val="48"/>
              </w:numPr>
              <w:shd w:val="clear" w:color="auto" w:fill="FFFFFF"/>
              <w:spacing w:line="276" w:lineRule="auto"/>
              <w:contextualSpacing/>
              <w:rPr>
                <w:rFonts w:ascii="Times New Roman" w:hAnsi="Times New Roman" w:cs="Times New Roman"/>
                <w:bCs/>
                <w:color w:val="000000"/>
                <w:sz w:val="22"/>
                <w:szCs w:val="22"/>
                <w:lang w:val="fr-FR"/>
              </w:rPr>
            </w:pPr>
            <w:r w:rsidRPr="000771EB">
              <w:rPr>
                <w:rFonts w:ascii="Times New Roman" w:hAnsi="Times New Roman" w:cs="Times New Roman"/>
                <w:bCs/>
                <w:color w:val="000000"/>
                <w:sz w:val="22"/>
                <w:szCs w:val="22"/>
                <w:lang w:val="fr-FR"/>
              </w:rPr>
              <w:t>561469 enfants de 24-59 mois déparasités sur 559426 soit 100,1%</w:t>
            </w:r>
          </w:p>
          <w:p w14:paraId="468CB211" w14:textId="77777777" w:rsidR="006226D1" w:rsidRPr="000771EB" w:rsidRDefault="005505A1" w:rsidP="00EC3A4C">
            <w:pPr>
              <w:numPr>
                <w:ilvl w:val="0"/>
                <w:numId w:val="48"/>
              </w:numPr>
              <w:shd w:val="clear" w:color="auto" w:fill="FFFFFF"/>
              <w:spacing w:line="276" w:lineRule="auto"/>
              <w:contextualSpacing/>
              <w:rPr>
                <w:rFonts w:ascii="Times New Roman" w:hAnsi="Times New Roman" w:cs="Times New Roman"/>
                <w:bCs/>
                <w:color w:val="000000"/>
                <w:sz w:val="22"/>
                <w:szCs w:val="22"/>
                <w:lang w:val="fr-FR"/>
              </w:rPr>
            </w:pPr>
            <w:r w:rsidRPr="000771EB">
              <w:rPr>
                <w:rFonts w:ascii="Times New Roman" w:hAnsi="Times New Roman" w:cs="Times New Roman"/>
                <w:bCs/>
                <w:color w:val="000000"/>
                <w:sz w:val="22"/>
                <w:szCs w:val="22"/>
                <w:lang w:val="fr-FR"/>
              </w:rPr>
              <w:t>738950 enfants de 12-59 mois</w:t>
            </w:r>
          </w:p>
          <w:p w14:paraId="70E5F66A" w14:textId="074E7A42" w:rsidR="005505A1" w:rsidRPr="000771EB" w:rsidRDefault="001C697C" w:rsidP="00EC3A4C">
            <w:pPr>
              <w:numPr>
                <w:ilvl w:val="0"/>
                <w:numId w:val="48"/>
              </w:numPr>
              <w:shd w:val="clear" w:color="auto" w:fill="FFFFFF"/>
              <w:spacing w:line="276" w:lineRule="auto"/>
              <w:contextualSpacing/>
              <w:rPr>
                <w:rFonts w:ascii="Times New Roman" w:hAnsi="Times New Roman" w:cs="Times New Roman"/>
                <w:bCs/>
                <w:color w:val="000000"/>
                <w:sz w:val="22"/>
                <w:szCs w:val="22"/>
                <w:lang w:val="fr-FR"/>
              </w:rPr>
            </w:pPr>
            <w:r w:rsidRPr="000771EB">
              <w:rPr>
                <w:rFonts w:ascii="Times New Roman" w:hAnsi="Times New Roman" w:cs="Times New Roman"/>
                <w:bCs/>
                <w:color w:val="000000"/>
                <w:sz w:val="22"/>
                <w:szCs w:val="22"/>
                <w:lang w:val="fr-FR"/>
              </w:rPr>
              <w:t>D</w:t>
            </w:r>
            <w:r w:rsidR="005505A1" w:rsidRPr="000771EB">
              <w:rPr>
                <w:rFonts w:ascii="Times New Roman" w:hAnsi="Times New Roman" w:cs="Times New Roman"/>
                <w:bCs/>
                <w:color w:val="000000"/>
                <w:sz w:val="22"/>
                <w:szCs w:val="22"/>
                <w:lang w:val="fr-FR"/>
              </w:rPr>
              <w:t>éparasités sur 737650 soit de 100,1%</w:t>
            </w:r>
          </w:p>
        </w:tc>
        <w:tc>
          <w:tcPr>
            <w:tcW w:w="619" w:type="pct"/>
            <w:noWrap/>
          </w:tcPr>
          <w:p w14:paraId="412B3060" w14:textId="4B614EFF" w:rsidR="005505A1" w:rsidRPr="00F02CCB" w:rsidRDefault="005505A1" w:rsidP="005505A1">
            <w:pPr>
              <w:rPr>
                <w:rFonts w:ascii="Times New Roman" w:eastAsia="Times New Roman" w:hAnsi="Times New Roman" w:cs="Times New Roman"/>
                <w:kern w:val="0"/>
                <w:sz w:val="20"/>
                <w:szCs w:val="20"/>
                <w:lang w:val="fr-FR"/>
                <w14:ligatures w14:val="none"/>
              </w:rPr>
            </w:pPr>
            <w:r w:rsidRPr="002470E9">
              <w:rPr>
                <w:rFonts w:ascii="Times New Roman" w:hAnsi="Times New Roman" w:cs="Times New Roman"/>
                <w:bCs/>
                <w:sz w:val="22"/>
                <w:szCs w:val="22"/>
                <w:lang w:val="fr-FR"/>
              </w:rPr>
              <w:t>Estimation des besoins des fiches synthèse CAC sans tenir compte de deux intrants</w:t>
            </w:r>
            <w:r w:rsidR="007174E6" w:rsidRPr="002470E9">
              <w:rPr>
                <w:rFonts w:ascii="Times New Roman" w:hAnsi="Times New Roman" w:cs="Times New Roman"/>
                <w:bCs/>
                <w:sz w:val="22"/>
                <w:szCs w:val="22"/>
                <w:lang w:val="fr-FR"/>
              </w:rPr>
              <w:t xml:space="preserve"> </w:t>
            </w:r>
            <w:r w:rsidRPr="002470E9">
              <w:rPr>
                <w:rFonts w:ascii="Times New Roman" w:hAnsi="Times New Roman" w:cs="Times New Roman"/>
                <w:bCs/>
                <w:sz w:val="22"/>
                <w:szCs w:val="22"/>
                <w:lang w:val="fr-FR"/>
              </w:rPr>
              <w:t>(vitamine A et Albendazole)</w:t>
            </w:r>
          </w:p>
        </w:tc>
        <w:tc>
          <w:tcPr>
            <w:tcW w:w="761" w:type="pct"/>
            <w:noWrap/>
          </w:tcPr>
          <w:p w14:paraId="30EBB40F" w14:textId="0BDA5942" w:rsidR="005505A1" w:rsidRPr="00F02CCB" w:rsidRDefault="005505A1" w:rsidP="005505A1">
            <w:pPr>
              <w:rPr>
                <w:rFonts w:ascii="Times New Roman" w:eastAsia="Times New Roman" w:hAnsi="Times New Roman" w:cs="Times New Roman"/>
                <w:kern w:val="0"/>
                <w:sz w:val="20"/>
                <w:szCs w:val="20"/>
                <w:lang w:val="fr-FR"/>
                <w14:ligatures w14:val="none"/>
              </w:rPr>
            </w:pPr>
            <w:r w:rsidRPr="002470E9">
              <w:rPr>
                <w:rFonts w:ascii="Times New Roman" w:hAnsi="Times New Roman" w:cs="Times New Roman"/>
                <w:bCs/>
                <w:sz w:val="22"/>
                <w:szCs w:val="22"/>
                <w:lang w:val="fr-FR"/>
              </w:rPr>
              <w:t xml:space="preserve">Tenir compte de deux intrants lors de </w:t>
            </w:r>
            <w:r w:rsidR="00C93154">
              <w:rPr>
                <w:rFonts w:ascii="Times New Roman" w:hAnsi="Times New Roman" w:cs="Times New Roman"/>
                <w:bCs/>
                <w:sz w:val="22"/>
                <w:szCs w:val="22"/>
                <w:lang w:val="fr-FR"/>
              </w:rPr>
              <w:t xml:space="preserve">la </w:t>
            </w:r>
            <w:r w:rsidRPr="002470E9">
              <w:rPr>
                <w:rFonts w:ascii="Times New Roman" w:hAnsi="Times New Roman" w:cs="Times New Roman"/>
                <w:bCs/>
                <w:sz w:val="22"/>
                <w:szCs w:val="22"/>
                <w:lang w:val="fr-FR"/>
              </w:rPr>
              <w:t xml:space="preserve">planification      </w:t>
            </w:r>
          </w:p>
        </w:tc>
        <w:tc>
          <w:tcPr>
            <w:tcW w:w="810" w:type="pct"/>
            <w:noWrap/>
          </w:tcPr>
          <w:p w14:paraId="5D676D7A" w14:textId="77777777" w:rsidR="005505A1" w:rsidRPr="00F02CCB" w:rsidRDefault="005505A1" w:rsidP="005505A1">
            <w:pPr>
              <w:rPr>
                <w:rFonts w:ascii="Times New Roman" w:eastAsia="Times New Roman" w:hAnsi="Times New Roman" w:cs="Times New Roman"/>
                <w:kern w:val="0"/>
                <w:sz w:val="20"/>
                <w:szCs w:val="20"/>
                <w:lang w:val="fr-FR"/>
                <w14:ligatures w14:val="none"/>
              </w:rPr>
            </w:pPr>
          </w:p>
        </w:tc>
        <w:tc>
          <w:tcPr>
            <w:tcW w:w="478" w:type="pct"/>
            <w:noWrap/>
          </w:tcPr>
          <w:p w14:paraId="63DFCCD7" w14:textId="77777777" w:rsidR="005505A1" w:rsidRPr="00F02CCB" w:rsidRDefault="005505A1" w:rsidP="005505A1">
            <w:pPr>
              <w:rPr>
                <w:rFonts w:ascii="Times New Roman" w:eastAsia="Times New Roman" w:hAnsi="Times New Roman" w:cs="Times New Roman"/>
                <w:kern w:val="0"/>
                <w:sz w:val="20"/>
                <w:szCs w:val="20"/>
                <w:lang w:val="fr-FR"/>
                <w14:ligatures w14:val="none"/>
              </w:rPr>
            </w:pPr>
          </w:p>
        </w:tc>
      </w:tr>
      <w:tr w:rsidR="006D61E7" w:rsidRPr="00CB3271" w14:paraId="36F35E15" w14:textId="77777777" w:rsidTr="4D771731">
        <w:trPr>
          <w:trHeight w:val="141"/>
        </w:trPr>
        <w:tc>
          <w:tcPr>
            <w:tcW w:w="5000" w:type="pct"/>
            <w:gridSpan w:val="7"/>
            <w:vAlign w:val="bottom"/>
            <w:hideMark/>
          </w:tcPr>
          <w:p w14:paraId="0C3DB91E" w14:textId="77777777"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 xml:space="preserve"> Activité 1.3 Renforcer les liens entre la communauté et les installations</w:t>
            </w:r>
          </w:p>
        </w:tc>
      </w:tr>
      <w:tr w:rsidR="006D61E7" w:rsidRPr="00F02CCB" w14:paraId="1FB878DF" w14:textId="77777777" w:rsidTr="4D771731">
        <w:trPr>
          <w:trHeight w:val="290"/>
        </w:trPr>
        <w:tc>
          <w:tcPr>
            <w:tcW w:w="284" w:type="pct"/>
            <w:noWrap/>
            <w:vAlign w:val="bottom"/>
            <w:hideMark/>
          </w:tcPr>
          <w:p w14:paraId="316D2F96" w14:textId="7AF33673"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1.3.1</w:t>
            </w:r>
          </w:p>
        </w:tc>
        <w:tc>
          <w:tcPr>
            <w:tcW w:w="476" w:type="pct"/>
            <w:noWrap/>
            <w:vAlign w:val="bottom"/>
            <w:hideMark/>
          </w:tcPr>
          <w:p w14:paraId="44C74CCE"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hideMark/>
          </w:tcPr>
          <w:p w14:paraId="2CDA6755"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hideMark/>
          </w:tcPr>
          <w:p w14:paraId="51BB0251"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hideMark/>
          </w:tcPr>
          <w:p w14:paraId="0E54C07C"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hideMark/>
          </w:tcPr>
          <w:p w14:paraId="64690D77"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hideMark/>
          </w:tcPr>
          <w:p w14:paraId="2D3685D1"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17DAA66B" w14:textId="77777777" w:rsidTr="4D771731">
        <w:trPr>
          <w:trHeight w:val="290"/>
        </w:trPr>
        <w:tc>
          <w:tcPr>
            <w:tcW w:w="284" w:type="pct"/>
            <w:noWrap/>
            <w:vAlign w:val="bottom"/>
          </w:tcPr>
          <w:p w14:paraId="78A8C7E2" w14:textId="4FFD6F62"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1.3.2</w:t>
            </w:r>
          </w:p>
        </w:tc>
        <w:tc>
          <w:tcPr>
            <w:tcW w:w="476" w:type="pct"/>
            <w:noWrap/>
            <w:vAlign w:val="bottom"/>
          </w:tcPr>
          <w:p w14:paraId="7E090F4D"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tcPr>
          <w:p w14:paraId="3C9CF3E2"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tcPr>
          <w:p w14:paraId="6C450921"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tcPr>
          <w:p w14:paraId="2F7C23A3"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tcPr>
          <w:p w14:paraId="486FE660"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tcPr>
          <w:p w14:paraId="07E5D9A1"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4C39FD" w:rsidRPr="00CB3271" w14:paraId="010542E6" w14:textId="77777777" w:rsidTr="4D771731">
        <w:trPr>
          <w:trHeight w:val="290"/>
        </w:trPr>
        <w:tc>
          <w:tcPr>
            <w:tcW w:w="284" w:type="pct"/>
            <w:noWrap/>
          </w:tcPr>
          <w:p w14:paraId="6A7768E8" w14:textId="45E7BB43" w:rsidR="004C39FD" w:rsidRPr="00F02CCB" w:rsidRDefault="004C39FD" w:rsidP="004C39FD">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1.3.3</w:t>
            </w:r>
          </w:p>
        </w:tc>
        <w:tc>
          <w:tcPr>
            <w:tcW w:w="476" w:type="pct"/>
            <w:noWrap/>
          </w:tcPr>
          <w:p w14:paraId="02007748" w14:textId="6E7BE110" w:rsidR="004C39FD" w:rsidRPr="00F02CCB" w:rsidRDefault="004C39FD" w:rsidP="004C39FD">
            <w:pPr>
              <w:rPr>
                <w:rFonts w:ascii="Times New Roman" w:hAnsi="Times New Roman" w:cs="Times New Roman"/>
                <w:sz w:val="22"/>
                <w:szCs w:val="22"/>
                <w:lang w:val="fr-FR"/>
              </w:rPr>
            </w:pPr>
            <w:r w:rsidRPr="00F02CCB">
              <w:rPr>
                <w:rFonts w:ascii="Times New Roman" w:hAnsi="Times New Roman" w:cs="Times New Roman"/>
                <w:sz w:val="22"/>
                <w:szCs w:val="22"/>
                <w:lang w:val="fr-FR"/>
              </w:rPr>
              <w:t>Aider les ASC à utiliser les tickets de rappel (par exemple, la stratégie VIVA) pour suivre les références de la communauté aux établissements de santé</w:t>
            </w:r>
          </w:p>
        </w:tc>
        <w:tc>
          <w:tcPr>
            <w:tcW w:w="1572" w:type="pct"/>
            <w:noWrap/>
          </w:tcPr>
          <w:p w14:paraId="217619E0" w14:textId="2ECAB259" w:rsidR="004C39FD" w:rsidRPr="00F02CCB" w:rsidRDefault="004C39FD" w:rsidP="004C39FD">
            <w:pPr>
              <w:pStyle w:val="ListParagraph"/>
              <w:tabs>
                <w:tab w:val="left" w:pos="426"/>
              </w:tabs>
              <w:ind w:left="0"/>
              <w:rPr>
                <w:rFonts w:ascii="Times New Roman" w:hAnsi="Times New Roman" w:cs="Times New Roman"/>
                <w:color w:val="000000"/>
                <w:sz w:val="22"/>
                <w:szCs w:val="22"/>
                <w:lang w:val="fr-FR"/>
              </w:rPr>
            </w:pPr>
            <w:r w:rsidRPr="00F02CCB">
              <w:rPr>
                <w:rFonts w:ascii="Times New Roman" w:hAnsi="Times New Roman" w:cs="Times New Roman"/>
                <w:color w:val="000000"/>
                <w:sz w:val="22"/>
                <w:szCs w:val="22"/>
                <w:lang w:val="fr-FR"/>
              </w:rPr>
              <w:t xml:space="preserve">Au cours du mois de </w:t>
            </w:r>
            <w:r w:rsidR="00455DB1" w:rsidRPr="00F02CCB">
              <w:rPr>
                <w:rFonts w:ascii="Times New Roman" w:hAnsi="Times New Roman" w:cs="Times New Roman"/>
                <w:color w:val="000000"/>
                <w:sz w:val="22"/>
                <w:szCs w:val="22"/>
                <w:lang w:val="fr-FR"/>
              </w:rPr>
              <w:t>mai</w:t>
            </w:r>
            <w:r w:rsidRPr="00F02CCB">
              <w:rPr>
                <w:rFonts w:ascii="Times New Roman" w:hAnsi="Times New Roman" w:cs="Times New Roman"/>
                <w:color w:val="000000"/>
                <w:sz w:val="22"/>
                <w:szCs w:val="22"/>
                <w:lang w:val="fr-FR"/>
              </w:rPr>
              <w:t xml:space="preserve"> 2026,</w:t>
            </w:r>
            <w:r w:rsidR="00455DB1">
              <w:rPr>
                <w:rFonts w:ascii="Times New Roman" w:hAnsi="Times New Roman" w:cs="Times New Roman"/>
                <w:color w:val="000000"/>
                <w:sz w:val="22"/>
                <w:szCs w:val="22"/>
                <w:lang w:val="fr-FR"/>
              </w:rPr>
              <w:t xml:space="preserve"> </w:t>
            </w:r>
            <w:r w:rsidRPr="00F02CCB">
              <w:rPr>
                <w:rFonts w:ascii="Times New Roman" w:hAnsi="Times New Roman" w:cs="Times New Roman"/>
                <w:color w:val="000000"/>
                <w:sz w:val="22"/>
                <w:szCs w:val="22"/>
                <w:lang w:val="fr-FR"/>
              </w:rPr>
              <w:t>le projet Epic</w:t>
            </w:r>
            <w:r w:rsidR="00BC7F6F">
              <w:rPr>
                <w:rFonts w:ascii="Times New Roman" w:hAnsi="Times New Roman" w:cs="Times New Roman"/>
                <w:color w:val="000000"/>
                <w:sz w:val="22"/>
                <w:szCs w:val="22"/>
                <w:lang w:val="fr-FR"/>
              </w:rPr>
              <w:t xml:space="preserve"> RDC</w:t>
            </w:r>
            <w:r w:rsidRPr="00F02CCB">
              <w:rPr>
                <w:rFonts w:ascii="Times New Roman" w:hAnsi="Times New Roman" w:cs="Times New Roman"/>
                <w:color w:val="000000"/>
                <w:sz w:val="22"/>
                <w:szCs w:val="22"/>
                <w:lang w:val="fr-FR"/>
              </w:rPr>
              <w:t xml:space="preserve"> a appuyé la DPS dans l’organisation des activités de recherche des femmes pour la CPN</w:t>
            </w:r>
            <w:r w:rsidR="001B112F">
              <w:rPr>
                <w:rFonts w:ascii="Times New Roman" w:hAnsi="Times New Roman" w:cs="Times New Roman"/>
                <w:color w:val="000000"/>
                <w:sz w:val="22"/>
                <w:szCs w:val="22"/>
                <w:lang w:val="fr-FR"/>
              </w:rPr>
              <w:t>, l’accouchement</w:t>
            </w:r>
            <w:r w:rsidR="00DF1F2E">
              <w:rPr>
                <w:rFonts w:ascii="Times New Roman" w:hAnsi="Times New Roman" w:cs="Times New Roman"/>
                <w:color w:val="000000"/>
                <w:sz w:val="22"/>
                <w:szCs w:val="22"/>
                <w:lang w:val="fr-FR"/>
              </w:rPr>
              <w:t xml:space="preserve"> assisté et avec signes</w:t>
            </w:r>
            <w:r w:rsidRPr="00F02CCB">
              <w:rPr>
                <w:rFonts w:ascii="Times New Roman" w:hAnsi="Times New Roman" w:cs="Times New Roman"/>
                <w:color w:val="000000"/>
                <w:sz w:val="22"/>
                <w:szCs w:val="22"/>
                <w:lang w:val="fr-FR"/>
              </w:rPr>
              <w:t xml:space="preserve"> </w:t>
            </w:r>
            <w:r w:rsidR="00DF1F2E">
              <w:rPr>
                <w:rFonts w:ascii="Times New Roman" w:hAnsi="Times New Roman" w:cs="Times New Roman"/>
                <w:color w:val="000000"/>
                <w:sz w:val="22"/>
                <w:szCs w:val="22"/>
                <w:lang w:val="fr-FR"/>
              </w:rPr>
              <w:t xml:space="preserve">de danger </w:t>
            </w:r>
            <w:r w:rsidRPr="00F02CCB">
              <w:rPr>
                <w:rFonts w:ascii="Times New Roman" w:hAnsi="Times New Roman" w:cs="Times New Roman"/>
                <w:color w:val="000000"/>
                <w:sz w:val="22"/>
                <w:szCs w:val="22"/>
                <w:lang w:val="fr-FR"/>
              </w:rPr>
              <w:t xml:space="preserve">dans la communauté. Objectif est de </w:t>
            </w:r>
            <w:r w:rsidRPr="00F02CCB">
              <w:rPr>
                <w:rFonts w:ascii="Times New Roman" w:hAnsi="Times New Roman" w:cs="Times New Roman"/>
                <w:sz w:val="22"/>
                <w:szCs w:val="22"/>
                <w:lang w:val="fr-FR"/>
              </w:rPr>
              <w:t>Contribuer à l’amélioration de la couverture en CPN1 et CPN 4 dans les ZS de Kamiji et Luputa</w:t>
            </w:r>
            <w:r w:rsidRPr="00F02CCB">
              <w:rPr>
                <w:rFonts w:ascii="Times New Roman" w:hAnsi="Times New Roman" w:cs="Times New Roman"/>
                <w:color w:val="000000"/>
                <w:sz w:val="22"/>
                <w:szCs w:val="22"/>
                <w:lang w:val="fr-FR"/>
              </w:rPr>
              <w:t xml:space="preserve"> dans 13 aires de santé Kamaziya, Muadi, Muasa Conscience, Kabusanga, Congo, Nkulu, Bajika, Sainte Anne, Christ Sauveur, Baseka, Katshisamba et Musenga.</w:t>
            </w:r>
          </w:p>
          <w:p w14:paraId="4ACB71FA" w14:textId="77777777" w:rsidR="004C39FD" w:rsidRPr="00F02CCB" w:rsidRDefault="004C39FD" w:rsidP="004C39FD">
            <w:pPr>
              <w:pStyle w:val="ListParagraph"/>
              <w:tabs>
                <w:tab w:val="left" w:pos="426"/>
              </w:tabs>
              <w:ind w:left="0"/>
              <w:rPr>
                <w:rFonts w:ascii="Times New Roman" w:hAnsi="Times New Roman" w:cs="Times New Roman"/>
                <w:b/>
                <w:bCs/>
                <w:color w:val="FF0000"/>
                <w:sz w:val="22"/>
                <w:szCs w:val="22"/>
                <w:lang w:val="fr-FR"/>
              </w:rPr>
            </w:pPr>
            <w:r w:rsidRPr="00F02CCB">
              <w:rPr>
                <w:rFonts w:ascii="Times New Roman" w:hAnsi="Times New Roman" w:cs="Times New Roman"/>
                <w:color w:val="000000"/>
                <w:sz w:val="22"/>
                <w:szCs w:val="22"/>
                <w:lang w:val="fr-FR"/>
              </w:rPr>
              <w:t xml:space="preserve"> </w:t>
            </w:r>
            <w:r w:rsidRPr="00F02CCB">
              <w:rPr>
                <w:rFonts w:ascii="Times New Roman" w:hAnsi="Times New Roman" w:cs="Times New Roman"/>
                <w:b/>
                <w:bCs/>
                <w:color w:val="000000"/>
                <w:sz w:val="22"/>
                <w:szCs w:val="22"/>
                <w:lang w:val="fr-FR"/>
              </w:rPr>
              <w:t xml:space="preserve">Résultats </w:t>
            </w:r>
            <w:r w:rsidRPr="00F02CCB">
              <w:rPr>
                <w:rFonts w:ascii="Times New Roman" w:hAnsi="Times New Roman" w:cs="Times New Roman"/>
                <w:b/>
                <w:bCs/>
                <w:color w:val="000000" w:themeColor="text1"/>
                <w:sz w:val="22"/>
                <w:szCs w:val="22"/>
                <w:lang w:val="fr-FR"/>
              </w:rPr>
              <w:t xml:space="preserve">: </w:t>
            </w:r>
          </w:p>
          <w:p w14:paraId="79E06839" w14:textId="77777777" w:rsidR="004C39FD" w:rsidRPr="00F02CCB" w:rsidRDefault="004C39FD" w:rsidP="004C39FD">
            <w:pPr>
              <w:pStyle w:val="ListParagraph"/>
              <w:tabs>
                <w:tab w:val="left" w:pos="426"/>
              </w:tabs>
              <w:ind w:left="0"/>
              <w:rPr>
                <w:rFonts w:ascii="Times New Roman" w:hAnsi="Times New Roman" w:cs="Times New Roman"/>
                <w:sz w:val="22"/>
                <w:szCs w:val="22"/>
                <w:lang w:val="fr-FR"/>
              </w:rPr>
            </w:pPr>
            <w:r w:rsidRPr="00F02CCB">
              <w:rPr>
                <w:rFonts w:ascii="Times New Roman" w:hAnsi="Times New Roman" w:cs="Times New Roman"/>
                <w:sz w:val="22"/>
                <w:szCs w:val="22"/>
                <w:lang w:val="fr-FR"/>
              </w:rPr>
              <w:t>Sur 429 femmes attendues, l’activité a permis de récupérer 243 à la CPN 1 à la 16 -ème semaine ; 79 ; 180 à la CPN 2 ; 124 à la CPN 3 et 102 à la CPN 4.</w:t>
            </w:r>
          </w:p>
          <w:p w14:paraId="310B3BD5" w14:textId="227175BE" w:rsidR="004C39FD" w:rsidRPr="00F02CCB" w:rsidRDefault="004C39FD" w:rsidP="004C39FD">
            <w:pPr>
              <w:pStyle w:val="ListParagraph"/>
              <w:tabs>
                <w:tab w:val="left" w:pos="426"/>
              </w:tabs>
              <w:ind w:left="0"/>
              <w:rPr>
                <w:rFonts w:ascii="Times New Roman" w:hAnsi="Times New Roman" w:cs="Times New Roman"/>
                <w:sz w:val="22"/>
                <w:szCs w:val="22"/>
                <w:lang w:val="fr-FR"/>
              </w:rPr>
            </w:pPr>
            <w:r w:rsidRPr="00F02CCB">
              <w:rPr>
                <w:rFonts w:ascii="Times New Roman" w:hAnsi="Times New Roman" w:cs="Times New Roman"/>
                <w:sz w:val="22"/>
                <w:szCs w:val="22"/>
                <w:lang w:val="fr-FR"/>
              </w:rPr>
              <w:t>19 Accouchement</w:t>
            </w:r>
            <w:r w:rsidR="00FA7A29">
              <w:rPr>
                <w:rFonts w:ascii="Times New Roman" w:hAnsi="Times New Roman" w:cs="Times New Roman"/>
                <w:sz w:val="22"/>
                <w:szCs w:val="22"/>
                <w:lang w:val="fr-FR"/>
              </w:rPr>
              <w:t>s</w:t>
            </w:r>
            <w:r w:rsidRPr="00F02CCB">
              <w:rPr>
                <w:rFonts w:ascii="Times New Roman" w:hAnsi="Times New Roman" w:cs="Times New Roman"/>
                <w:sz w:val="22"/>
                <w:szCs w:val="22"/>
                <w:lang w:val="fr-FR"/>
              </w:rPr>
              <w:t xml:space="preserve"> assisté</w:t>
            </w:r>
            <w:r w:rsidR="00FA7A29">
              <w:rPr>
                <w:rFonts w:ascii="Times New Roman" w:hAnsi="Times New Roman" w:cs="Times New Roman"/>
                <w:sz w:val="22"/>
                <w:szCs w:val="22"/>
                <w:lang w:val="fr-FR"/>
              </w:rPr>
              <w:t>s</w:t>
            </w:r>
          </w:p>
          <w:p w14:paraId="17032E3A" w14:textId="77777777" w:rsidR="004C39FD" w:rsidRPr="00F02CCB" w:rsidRDefault="004C39FD" w:rsidP="004C39FD">
            <w:pPr>
              <w:pStyle w:val="ListParagraph"/>
              <w:tabs>
                <w:tab w:val="left" w:pos="426"/>
              </w:tabs>
              <w:ind w:left="0"/>
              <w:rPr>
                <w:rFonts w:ascii="Times New Roman" w:hAnsi="Times New Roman" w:cs="Times New Roman"/>
                <w:color w:val="000000"/>
                <w:sz w:val="22"/>
                <w:szCs w:val="22"/>
                <w:lang w:val="fr-FR"/>
              </w:rPr>
            </w:pPr>
            <w:r w:rsidRPr="00F02CCB">
              <w:rPr>
                <w:rFonts w:ascii="Times New Roman" w:hAnsi="Times New Roman" w:cs="Times New Roman"/>
                <w:color w:val="000000"/>
                <w:sz w:val="22"/>
                <w:szCs w:val="22"/>
                <w:lang w:val="fr-FR"/>
              </w:rPr>
              <w:t>100 femmes ont reçu la MILD</w:t>
            </w:r>
          </w:p>
          <w:p w14:paraId="7011245C" w14:textId="778AD23E" w:rsidR="004C39FD" w:rsidRPr="00F02CCB" w:rsidRDefault="004C39FD" w:rsidP="004C39FD">
            <w:pPr>
              <w:pStyle w:val="ListParagraph"/>
              <w:tabs>
                <w:tab w:val="left" w:pos="426"/>
              </w:tabs>
              <w:ind w:left="0"/>
              <w:rPr>
                <w:rFonts w:ascii="Times New Roman" w:hAnsi="Times New Roman" w:cs="Times New Roman"/>
                <w:color w:val="000000"/>
                <w:sz w:val="22"/>
                <w:szCs w:val="22"/>
                <w:lang w:val="fr-FR"/>
              </w:rPr>
            </w:pPr>
            <w:r w:rsidRPr="00F02CCB">
              <w:rPr>
                <w:rFonts w:ascii="Times New Roman" w:hAnsi="Times New Roman" w:cs="Times New Roman"/>
                <w:color w:val="000000"/>
                <w:sz w:val="22"/>
                <w:szCs w:val="22"/>
                <w:lang w:val="fr-FR"/>
              </w:rPr>
              <w:t>360 femmes ont bénéficié de la TPI dont la TPI1 : 96 TPI2 : 86, TPI3 :  86 et TPI4 : 92</w:t>
            </w:r>
          </w:p>
          <w:p w14:paraId="5CACCD97" w14:textId="6F751A3F" w:rsidR="004C39FD" w:rsidRPr="00F02CCB" w:rsidRDefault="004C39FD" w:rsidP="004C39FD">
            <w:pPr>
              <w:pStyle w:val="ListParagraph"/>
              <w:tabs>
                <w:tab w:val="left" w:pos="426"/>
              </w:tabs>
              <w:ind w:left="0"/>
              <w:rPr>
                <w:rFonts w:ascii="Times New Roman" w:hAnsi="Times New Roman" w:cs="Times New Roman"/>
                <w:color w:val="000000"/>
                <w:sz w:val="22"/>
                <w:szCs w:val="22"/>
                <w:lang w:val="fr-FR"/>
              </w:rPr>
            </w:pPr>
            <w:r w:rsidRPr="00F02CCB">
              <w:rPr>
                <w:rFonts w:ascii="Times New Roman" w:hAnsi="Times New Roman" w:cs="Times New Roman"/>
                <w:color w:val="000000"/>
                <w:sz w:val="22"/>
                <w:szCs w:val="22"/>
                <w:lang w:val="fr-FR"/>
              </w:rPr>
              <w:t>16 femmes ont été orienté</w:t>
            </w:r>
            <w:r w:rsidR="0022135C">
              <w:rPr>
                <w:rFonts w:ascii="Times New Roman" w:hAnsi="Times New Roman" w:cs="Times New Roman"/>
                <w:color w:val="000000"/>
                <w:sz w:val="22"/>
                <w:szCs w:val="22"/>
                <w:lang w:val="fr-FR"/>
              </w:rPr>
              <w:t>s</w:t>
            </w:r>
            <w:r w:rsidRPr="00F02CCB">
              <w:rPr>
                <w:rFonts w:ascii="Times New Roman" w:hAnsi="Times New Roman" w:cs="Times New Roman"/>
                <w:color w:val="000000"/>
                <w:sz w:val="22"/>
                <w:szCs w:val="22"/>
                <w:lang w:val="fr-FR"/>
              </w:rPr>
              <w:t xml:space="preserve"> pour l’accouchement assisté et 14 ce sont accouchée au centre </w:t>
            </w:r>
          </w:p>
          <w:p w14:paraId="6C57F08C" w14:textId="77777777" w:rsidR="004C39FD" w:rsidRPr="00F02CCB" w:rsidRDefault="004C39FD" w:rsidP="004C39FD">
            <w:pPr>
              <w:pStyle w:val="ListParagraph"/>
              <w:tabs>
                <w:tab w:val="left" w:pos="426"/>
              </w:tabs>
              <w:ind w:left="0"/>
              <w:rPr>
                <w:rFonts w:ascii="Times New Roman" w:hAnsi="Times New Roman" w:cs="Times New Roman"/>
                <w:color w:val="000000"/>
                <w:sz w:val="22"/>
                <w:szCs w:val="22"/>
                <w:lang w:val="fr-FR"/>
              </w:rPr>
            </w:pPr>
            <w:r w:rsidRPr="00F02CCB">
              <w:rPr>
                <w:rFonts w:ascii="Times New Roman" w:hAnsi="Times New Roman" w:cs="Times New Roman"/>
                <w:color w:val="000000"/>
                <w:sz w:val="22"/>
                <w:szCs w:val="22"/>
                <w:lang w:val="fr-FR"/>
              </w:rPr>
              <w:t>243 Femmes ont reçu le VAT</w:t>
            </w:r>
          </w:p>
          <w:p w14:paraId="04B40AC6" w14:textId="77777777" w:rsidR="004C39FD" w:rsidRPr="00F02CCB" w:rsidRDefault="004C39FD" w:rsidP="004C39FD">
            <w:pPr>
              <w:pStyle w:val="ListParagraph"/>
              <w:tabs>
                <w:tab w:val="left" w:pos="426"/>
              </w:tabs>
              <w:ind w:left="0"/>
              <w:rPr>
                <w:rFonts w:ascii="Times New Roman" w:hAnsi="Times New Roman" w:cs="Times New Roman"/>
                <w:sz w:val="22"/>
                <w:szCs w:val="22"/>
                <w:lang w:val="fr-FR"/>
              </w:rPr>
            </w:pPr>
            <w:r w:rsidRPr="00F02CCB">
              <w:rPr>
                <w:rFonts w:ascii="Times New Roman" w:hAnsi="Times New Roman" w:cs="Times New Roman"/>
                <w:sz w:val="22"/>
                <w:szCs w:val="22"/>
                <w:lang w:val="fr-FR"/>
              </w:rPr>
              <w:t>444 enfants orientés pour la fièvre</w:t>
            </w:r>
          </w:p>
          <w:p w14:paraId="0A0DEE3A" w14:textId="77777777" w:rsidR="004C39FD" w:rsidRPr="00F02CCB" w:rsidRDefault="004C39FD" w:rsidP="004C39FD">
            <w:pPr>
              <w:pStyle w:val="ListParagraph"/>
              <w:tabs>
                <w:tab w:val="left" w:pos="426"/>
              </w:tabs>
              <w:ind w:left="0"/>
              <w:rPr>
                <w:rFonts w:ascii="Times New Roman" w:hAnsi="Times New Roman" w:cs="Times New Roman"/>
                <w:sz w:val="22"/>
                <w:szCs w:val="22"/>
                <w:lang w:val="fr-FR"/>
              </w:rPr>
            </w:pPr>
            <w:r w:rsidRPr="00F02CCB">
              <w:rPr>
                <w:rFonts w:ascii="Times New Roman" w:hAnsi="Times New Roman" w:cs="Times New Roman"/>
                <w:sz w:val="22"/>
                <w:szCs w:val="22"/>
                <w:lang w:val="fr-FR"/>
              </w:rPr>
              <w:t>486 enfants orientés pour la toux</w:t>
            </w:r>
          </w:p>
          <w:p w14:paraId="66ECC751" w14:textId="23B07A34" w:rsidR="004C39FD" w:rsidRPr="00F02CCB" w:rsidRDefault="004C39FD" w:rsidP="004C39FD">
            <w:pPr>
              <w:pStyle w:val="ListParagraph"/>
              <w:tabs>
                <w:tab w:val="left" w:pos="426"/>
              </w:tabs>
              <w:ind w:left="0"/>
              <w:rPr>
                <w:rFonts w:ascii="Times New Roman" w:hAnsi="Times New Roman" w:cs="Times New Roman"/>
                <w:sz w:val="22"/>
                <w:szCs w:val="22"/>
                <w:lang w:val="fr-FR"/>
              </w:rPr>
            </w:pPr>
            <w:r w:rsidRPr="00F02CCB">
              <w:rPr>
                <w:rFonts w:ascii="Times New Roman" w:hAnsi="Times New Roman" w:cs="Times New Roman"/>
                <w:sz w:val="22"/>
                <w:szCs w:val="22"/>
                <w:lang w:val="fr-FR"/>
              </w:rPr>
              <w:t>164 enfants orientés pour la diarrhée</w:t>
            </w:r>
          </w:p>
        </w:tc>
        <w:tc>
          <w:tcPr>
            <w:tcW w:w="619" w:type="pct"/>
            <w:noWrap/>
          </w:tcPr>
          <w:p w14:paraId="24A7572E" w14:textId="2D376C79" w:rsidR="004C39FD" w:rsidRPr="00F02CCB" w:rsidRDefault="00455DB1" w:rsidP="004C39FD">
            <w:pPr>
              <w:rPr>
                <w:rFonts w:ascii="Times New Roman" w:eastAsia="Times New Roman" w:hAnsi="Times New Roman" w:cs="Times New Roman"/>
                <w:kern w:val="0"/>
                <w:sz w:val="22"/>
                <w:szCs w:val="22"/>
                <w:lang w:val="fr-FR"/>
                <w14:ligatures w14:val="none"/>
              </w:rPr>
            </w:pPr>
            <w:r w:rsidRPr="00F02CCB">
              <w:rPr>
                <w:rFonts w:ascii="Times New Roman" w:eastAsia="Times New Roman" w:hAnsi="Times New Roman" w:cs="Times New Roman"/>
                <w:kern w:val="0"/>
                <w:sz w:val="22"/>
                <w:szCs w:val="22"/>
                <w:lang w:val="fr-FR"/>
                <w14:ligatures w14:val="none"/>
              </w:rPr>
              <w:t>T</w:t>
            </w:r>
            <w:r w:rsidR="004C39FD" w:rsidRPr="00F02CCB">
              <w:rPr>
                <w:rFonts w:ascii="Times New Roman" w:eastAsia="Times New Roman" w:hAnsi="Times New Roman" w:cs="Times New Roman"/>
                <w:kern w:val="0"/>
                <w:sz w:val="22"/>
                <w:szCs w:val="22"/>
                <w:lang w:val="fr-FR"/>
                <w14:ligatures w14:val="none"/>
              </w:rPr>
              <w:t>arification élevée selon la population pour la CPN et  l'accouchement</w:t>
            </w:r>
          </w:p>
        </w:tc>
        <w:tc>
          <w:tcPr>
            <w:tcW w:w="761" w:type="pct"/>
            <w:noWrap/>
          </w:tcPr>
          <w:p w14:paraId="35F44EB9" w14:textId="578EDD2B" w:rsidR="004C39FD" w:rsidRPr="00F02CCB" w:rsidRDefault="004C39FD" w:rsidP="004C39FD">
            <w:pPr>
              <w:rPr>
                <w:rFonts w:ascii="Times New Roman" w:eastAsia="Times New Roman" w:hAnsi="Times New Roman" w:cs="Times New Roman"/>
                <w:kern w:val="0"/>
                <w:sz w:val="22"/>
                <w:szCs w:val="22"/>
                <w:lang w:val="fr-FR"/>
                <w14:ligatures w14:val="none"/>
              </w:rPr>
            </w:pPr>
            <w:r w:rsidRPr="00F02CCB">
              <w:rPr>
                <w:rFonts w:ascii="Times New Roman" w:eastAsia="Times New Roman" w:hAnsi="Times New Roman" w:cs="Times New Roman"/>
                <w:kern w:val="0"/>
                <w:sz w:val="22"/>
                <w:szCs w:val="22"/>
                <w:lang w:val="fr-FR"/>
                <w14:ligatures w14:val="none"/>
              </w:rPr>
              <w:t xml:space="preserve">• </w:t>
            </w:r>
            <w:r w:rsidR="00E4398D" w:rsidRPr="00F02CCB">
              <w:rPr>
                <w:rFonts w:ascii="Times New Roman" w:eastAsia="Times New Roman" w:hAnsi="Times New Roman" w:cs="Times New Roman"/>
                <w:kern w:val="0"/>
                <w:sz w:val="22"/>
                <w:szCs w:val="22"/>
                <w:lang w:val="fr-FR"/>
                <w14:ligatures w14:val="none"/>
              </w:rPr>
              <w:t>Rédu</w:t>
            </w:r>
            <w:r w:rsidR="00E4398D">
              <w:rPr>
                <w:rFonts w:ascii="Times New Roman" w:eastAsia="Times New Roman" w:hAnsi="Times New Roman" w:cs="Times New Roman"/>
                <w:kern w:val="0"/>
                <w:sz w:val="22"/>
                <w:szCs w:val="22"/>
                <w:lang w:val="fr-FR"/>
                <w14:ligatures w14:val="none"/>
              </w:rPr>
              <w:t>ire</w:t>
            </w:r>
            <w:r w:rsidR="00AC493E">
              <w:rPr>
                <w:rFonts w:ascii="Times New Roman" w:eastAsia="Times New Roman" w:hAnsi="Times New Roman" w:cs="Times New Roman"/>
                <w:kern w:val="0"/>
                <w:sz w:val="22"/>
                <w:szCs w:val="22"/>
                <w:lang w:val="fr-FR"/>
                <w14:ligatures w14:val="none"/>
              </w:rPr>
              <w:t xml:space="preserve"> </w:t>
            </w:r>
            <w:r w:rsidR="00E4398D">
              <w:rPr>
                <w:rFonts w:ascii="Times New Roman" w:eastAsia="Times New Roman" w:hAnsi="Times New Roman" w:cs="Times New Roman"/>
                <w:kern w:val="0"/>
                <w:sz w:val="22"/>
                <w:szCs w:val="22"/>
                <w:lang w:val="fr-FR"/>
                <w14:ligatures w14:val="none"/>
              </w:rPr>
              <w:t xml:space="preserve"> le ticket modérateur </w:t>
            </w:r>
            <w:r w:rsidRPr="00F02CCB">
              <w:rPr>
                <w:rFonts w:ascii="Times New Roman" w:eastAsia="Times New Roman" w:hAnsi="Times New Roman" w:cs="Times New Roman"/>
                <w:kern w:val="0"/>
                <w:sz w:val="22"/>
                <w:szCs w:val="22"/>
                <w:lang w:val="fr-FR"/>
                <w14:ligatures w14:val="none"/>
              </w:rPr>
              <w:t xml:space="preserve"> de la fiche de la CPN de 3000fc à 1000fc pendant l’activité</w:t>
            </w:r>
          </w:p>
          <w:p w14:paraId="787CEE23" w14:textId="77777777" w:rsidR="004C39FD" w:rsidRPr="00F02CCB" w:rsidRDefault="004C39FD" w:rsidP="004C39FD">
            <w:pPr>
              <w:rPr>
                <w:rFonts w:ascii="Times New Roman" w:eastAsia="Times New Roman" w:hAnsi="Times New Roman" w:cs="Times New Roman"/>
                <w:kern w:val="0"/>
                <w:sz w:val="22"/>
                <w:szCs w:val="22"/>
                <w:lang w:val="fr-FR"/>
                <w14:ligatures w14:val="none"/>
              </w:rPr>
            </w:pPr>
            <w:r w:rsidRPr="00F02CCB">
              <w:rPr>
                <w:rFonts w:ascii="Times New Roman" w:eastAsia="Times New Roman" w:hAnsi="Times New Roman" w:cs="Times New Roman"/>
                <w:kern w:val="0"/>
                <w:sz w:val="22"/>
                <w:szCs w:val="22"/>
                <w:lang w:val="fr-FR"/>
                <w14:ligatures w14:val="none"/>
              </w:rPr>
              <w:t>• Subventionner les soins des femmes enceintes</w:t>
            </w:r>
          </w:p>
          <w:p w14:paraId="42C847A4" w14:textId="3668C8C3" w:rsidR="004C39FD" w:rsidRPr="00F02CCB" w:rsidRDefault="004C39FD" w:rsidP="004C39FD">
            <w:pPr>
              <w:rPr>
                <w:rFonts w:ascii="Times New Roman" w:eastAsia="Times New Roman" w:hAnsi="Times New Roman" w:cs="Times New Roman"/>
                <w:color w:val="000000" w:themeColor="text1"/>
                <w:kern w:val="0"/>
                <w:sz w:val="22"/>
                <w:szCs w:val="22"/>
                <w:lang w:val="fr-FR"/>
                <w14:ligatures w14:val="none"/>
              </w:rPr>
            </w:pPr>
          </w:p>
        </w:tc>
        <w:tc>
          <w:tcPr>
            <w:tcW w:w="810" w:type="pct"/>
            <w:noWrap/>
          </w:tcPr>
          <w:p w14:paraId="187146CE" w14:textId="6BC8BA3C" w:rsidR="004C39FD" w:rsidRPr="00F02CCB" w:rsidRDefault="004C39FD" w:rsidP="004C39FD">
            <w:pPr>
              <w:rPr>
                <w:rFonts w:ascii="Times New Roman" w:eastAsia="Times New Roman" w:hAnsi="Times New Roman" w:cs="Times New Roman"/>
                <w:kern w:val="0"/>
                <w:sz w:val="22"/>
                <w:szCs w:val="22"/>
                <w:lang w:val="fr-FR"/>
                <w14:ligatures w14:val="none"/>
              </w:rPr>
            </w:pPr>
            <w:r w:rsidRPr="00F02CCB">
              <w:rPr>
                <w:rFonts w:ascii="Times New Roman" w:hAnsi="Times New Roman" w:cs="Times New Roman"/>
                <w:sz w:val="22"/>
                <w:szCs w:val="22"/>
                <w:lang w:val="fr-FR"/>
              </w:rPr>
              <w:t>Aider les ASC à utiliser les tickets de rappel (par exemple, la stratégie VIVA) pour suivre les références de la communauté aux établissements de santé</w:t>
            </w:r>
          </w:p>
        </w:tc>
        <w:tc>
          <w:tcPr>
            <w:tcW w:w="478" w:type="pct"/>
            <w:noWrap/>
          </w:tcPr>
          <w:p w14:paraId="4CB619B6" w14:textId="3AE4916E" w:rsidR="004C39FD" w:rsidRPr="00F02CCB" w:rsidRDefault="004C39FD" w:rsidP="004C39FD">
            <w:pPr>
              <w:rPr>
                <w:rFonts w:ascii="Times New Roman" w:hAnsi="Times New Roman" w:cs="Times New Roman"/>
                <w:sz w:val="22"/>
                <w:szCs w:val="22"/>
                <w:lang w:val="fr-FR"/>
              </w:rPr>
            </w:pPr>
          </w:p>
        </w:tc>
      </w:tr>
      <w:tr w:rsidR="006D61E7" w:rsidRPr="00F02CCB" w14:paraId="42CA9984" w14:textId="77777777" w:rsidTr="4D771731">
        <w:trPr>
          <w:trHeight w:val="290"/>
        </w:trPr>
        <w:tc>
          <w:tcPr>
            <w:tcW w:w="284" w:type="pct"/>
            <w:noWrap/>
          </w:tcPr>
          <w:p w14:paraId="3F303144" w14:textId="3C024EB5" w:rsidR="006D61E7" w:rsidRPr="00F02CCB" w:rsidRDefault="006D61E7" w:rsidP="006D61E7">
            <w:pPr>
              <w:rPr>
                <w:rFonts w:ascii="Times New Roman" w:eastAsia="Times New Roman" w:hAnsi="Times New Roman" w:cs="Times New Roman"/>
                <w:color w:val="0E2841"/>
                <w:kern w:val="0"/>
                <w:sz w:val="22"/>
                <w:szCs w:val="20"/>
                <w:lang w:val="fr-FR"/>
                <w14:ligatures w14:val="none"/>
              </w:rPr>
            </w:pPr>
            <w:r w:rsidRPr="00F02CCB">
              <w:rPr>
                <w:rFonts w:ascii="Times New Roman" w:eastAsia="Times New Roman" w:hAnsi="Times New Roman" w:cs="Times New Roman"/>
                <w:color w:val="0E2841"/>
                <w:kern w:val="0"/>
                <w:sz w:val="22"/>
                <w:szCs w:val="20"/>
                <w:lang w:val="fr-FR"/>
                <w14:ligatures w14:val="none"/>
              </w:rPr>
              <w:t>1.3.5</w:t>
            </w:r>
          </w:p>
        </w:tc>
        <w:tc>
          <w:tcPr>
            <w:tcW w:w="476" w:type="pct"/>
            <w:noWrap/>
          </w:tcPr>
          <w:p w14:paraId="36DEE195" w14:textId="586BB0C1" w:rsidR="006D61E7" w:rsidRPr="00F02CCB" w:rsidRDefault="006D61E7" w:rsidP="006D61E7">
            <w:pPr>
              <w:rPr>
                <w:rFonts w:ascii="Times New Roman" w:hAnsi="Times New Roman" w:cs="Times New Roman"/>
                <w:sz w:val="22"/>
                <w:szCs w:val="22"/>
                <w:lang w:val="fr-FR"/>
              </w:rPr>
            </w:pPr>
          </w:p>
        </w:tc>
        <w:tc>
          <w:tcPr>
            <w:tcW w:w="1572" w:type="pct"/>
            <w:noWrap/>
          </w:tcPr>
          <w:p w14:paraId="1F80EFD7" w14:textId="4FF08002" w:rsidR="006D61E7" w:rsidRPr="00F02CCB" w:rsidRDefault="006D61E7" w:rsidP="006D61E7">
            <w:pPr>
              <w:pStyle w:val="NormalWeb"/>
              <w:spacing w:before="0" w:beforeAutospacing="0" w:after="0" w:afterAutospacing="0"/>
              <w:jc w:val="both"/>
              <w:rPr>
                <w:sz w:val="22"/>
              </w:rPr>
            </w:pPr>
          </w:p>
        </w:tc>
        <w:tc>
          <w:tcPr>
            <w:tcW w:w="619" w:type="pct"/>
            <w:noWrap/>
          </w:tcPr>
          <w:p w14:paraId="307DD55C" w14:textId="483FBADD" w:rsidR="006D61E7" w:rsidRPr="00F02CCB" w:rsidRDefault="006D61E7" w:rsidP="006D61E7">
            <w:pPr>
              <w:rPr>
                <w:rFonts w:ascii="Times New Roman" w:eastAsia="Times New Roman" w:hAnsi="Times New Roman" w:cs="Times New Roman"/>
                <w:kern w:val="0"/>
                <w:sz w:val="22"/>
                <w:szCs w:val="20"/>
                <w:lang w:val="fr-FR"/>
                <w14:ligatures w14:val="none"/>
              </w:rPr>
            </w:pPr>
          </w:p>
        </w:tc>
        <w:tc>
          <w:tcPr>
            <w:tcW w:w="761" w:type="pct"/>
            <w:noWrap/>
          </w:tcPr>
          <w:p w14:paraId="666F047C" w14:textId="53F71078" w:rsidR="006D61E7" w:rsidRPr="00F02CCB" w:rsidRDefault="006D61E7" w:rsidP="006D61E7">
            <w:pPr>
              <w:rPr>
                <w:rFonts w:ascii="Times New Roman" w:eastAsia="Times New Roman" w:hAnsi="Times New Roman" w:cs="Times New Roman"/>
                <w:kern w:val="0"/>
                <w:sz w:val="22"/>
                <w:szCs w:val="20"/>
                <w:lang w:val="fr-FR"/>
                <w14:ligatures w14:val="none"/>
              </w:rPr>
            </w:pPr>
          </w:p>
        </w:tc>
        <w:tc>
          <w:tcPr>
            <w:tcW w:w="810" w:type="pct"/>
            <w:noWrap/>
          </w:tcPr>
          <w:p w14:paraId="4C0BEFA0" w14:textId="7E5D14E2" w:rsidR="006D61E7" w:rsidRPr="00F02CCB" w:rsidRDefault="006D61E7" w:rsidP="006D61E7">
            <w:pPr>
              <w:rPr>
                <w:rFonts w:ascii="Times New Roman" w:hAnsi="Times New Roman" w:cs="Times New Roman"/>
                <w:sz w:val="22"/>
                <w:szCs w:val="22"/>
                <w:lang w:val="fr-FR"/>
              </w:rPr>
            </w:pPr>
          </w:p>
        </w:tc>
        <w:tc>
          <w:tcPr>
            <w:tcW w:w="478" w:type="pct"/>
            <w:noWrap/>
          </w:tcPr>
          <w:p w14:paraId="00F49A28" w14:textId="602B760F" w:rsidR="006D61E7" w:rsidRPr="00F02CCB" w:rsidRDefault="006D61E7" w:rsidP="006D61E7">
            <w:pPr>
              <w:rPr>
                <w:rFonts w:ascii="Times New Roman" w:hAnsi="Times New Roman" w:cs="Times New Roman"/>
                <w:sz w:val="22"/>
                <w:lang w:val="fr-FR"/>
              </w:rPr>
            </w:pPr>
          </w:p>
        </w:tc>
      </w:tr>
      <w:tr w:rsidR="006D61E7" w:rsidRPr="00CB3271" w14:paraId="75B9B472" w14:textId="77777777" w:rsidTr="4D771731">
        <w:trPr>
          <w:trHeight w:val="600"/>
        </w:trPr>
        <w:tc>
          <w:tcPr>
            <w:tcW w:w="5000" w:type="pct"/>
            <w:gridSpan w:val="7"/>
            <w:vAlign w:val="bottom"/>
            <w:hideMark/>
          </w:tcPr>
          <w:p w14:paraId="0301C39B" w14:textId="0315A1F5" w:rsidR="006D61E7" w:rsidRPr="00F02CCB" w:rsidRDefault="006D61E7" w:rsidP="006D61E7">
            <w:pPr>
              <w:rPr>
                <w:rFonts w:ascii="Times New Roman" w:eastAsia="Times New Roman" w:hAnsi="Times New Roman" w:cs="Times New Roman"/>
                <w:b/>
                <w:bCs/>
                <w:color w:val="0E2841"/>
                <w:kern w:val="0"/>
                <w:lang w:val="fr-FR"/>
                <w14:ligatures w14:val="none"/>
              </w:rPr>
            </w:pPr>
            <w:r w:rsidRPr="00F02CCB">
              <w:rPr>
                <w:rFonts w:ascii="Times New Roman" w:eastAsia="Times New Roman" w:hAnsi="Times New Roman" w:cs="Times New Roman"/>
                <w:b/>
                <w:bCs/>
                <w:color w:val="0E2841"/>
                <w:kern w:val="0"/>
                <w:lang w:val="fr-FR"/>
                <w14:ligatures w14:val="none"/>
              </w:rPr>
              <w:t>Objectif 2 : Renforcer la qualité des services vitaux de santé maternelle, néonatale et infantile, de nutrition et de lutte contre le paludisme aux points de prestation de services</w:t>
            </w:r>
          </w:p>
        </w:tc>
      </w:tr>
      <w:tr w:rsidR="006D61E7" w:rsidRPr="00CB3271" w14:paraId="41F95E9B" w14:textId="77777777" w:rsidTr="4D771731">
        <w:trPr>
          <w:trHeight w:val="290"/>
        </w:trPr>
        <w:tc>
          <w:tcPr>
            <w:tcW w:w="5000" w:type="pct"/>
            <w:gridSpan w:val="7"/>
            <w:vAlign w:val="bottom"/>
            <w:hideMark/>
          </w:tcPr>
          <w:p w14:paraId="704C80E2" w14:textId="2B846DA1"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Activité 2.1 Évaluer la capacité des établissements à fournir des services de soins obstétricaux et néonatals d'urgence (SONU) en établissement, à traiter la malnutrition aiguë sévère (MAS) et le paludisme.</w:t>
            </w:r>
          </w:p>
        </w:tc>
      </w:tr>
      <w:tr w:rsidR="006D61E7" w:rsidRPr="00F02CCB" w14:paraId="3B122798" w14:textId="77777777" w:rsidTr="4D771731">
        <w:trPr>
          <w:trHeight w:val="290"/>
        </w:trPr>
        <w:tc>
          <w:tcPr>
            <w:tcW w:w="284" w:type="pct"/>
            <w:noWrap/>
            <w:vAlign w:val="bottom"/>
            <w:hideMark/>
          </w:tcPr>
          <w:p w14:paraId="16AF2791" w14:textId="3D3FC281"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2.1.1</w:t>
            </w:r>
          </w:p>
        </w:tc>
        <w:tc>
          <w:tcPr>
            <w:tcW w:w="476" w:type="pct"/>
            <w:noWrap/>
            <w:vAlign w:val="bottom"/>
            <w:hideMark/>
          </w:tcPr>
          <w:p w14:paraId="588DB58C"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hideMark/>
          </w:tcPr>
          <w:p w14:paraId="4F7AADD3"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hideMark/>
          </w:tcPr>
          <w:p w14:paraId="306B5C0F"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hideMark/>
          </w:tcPr>
          <w:p w14:paraId="21B76E36"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hideMark/>
          </w:tcPr>
          <w:p w14:paraId="150BE164"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hideMark/>
          </w:tcPr>
          <w:p w14:paraId="03D26FA8"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62BB6916" w14:textId="77777777" w:rsidTr="4D771731">
        <w:trPr>
          <w:trHeight w:val="290"/>
        </w:trPr>
        <w:tc>
          <w:tcPr>
            <w:tcW w:w="284" w:type="pct"/>
            <w:noWrap/>
            <w:vAlign w:val="bottom"/>
            <w:hideMark/>
          </w:tcPr>
          <w:p w14:paraId="4285C876" w14:textId="5A6DAA2E"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2.1.2</w:t>
            </w:r>
          </w:p>
        </w:tc>
        <w:tc>
          <w:tcPr>
            <w:tcW w:w="476" w:type="pct"/>
            <w:noWrap/>
            <w:vAlign w:val="bottom"/>
            <w:hideMark/>
          </w:tcPr>
          <w:p w14:paraId="21683355"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hideMark/>
          </w:tcPr>
          <w:p w14:paraId="3585FCE6"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hideMark/>
          </w:tcPr>
          <w:p w14:paraId="7043E628"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hideMark/>
          </w:tcPr>
          <w:p w14:paraId="77E18E3B"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hideMark/>
          </w:tcPr>
          <w:p w14:paraId="231A5776"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hideMark/>
          </w:tcPr>
          <w:p w14:paraId="4499FE3E"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4D698D24" w14:textId="77777777" w:rsidTr="4D771731">
        <w:trPr>
          <w:trHeight w:val="290"/>
        </w:trPr>
        <w:tc>
          <w:tcPr>
            <w:tcW w:w="284" w:type="pct"/>
            <w:noWrap/>
            <w:vAlign w:val="bottom"/>
            <w:hideMark/>
          </w:tcPr>
          <w:p w14:paraId="4ABB65A8" w14:textId="28331E44"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2.1.3</w:t>
            </w:r>
          </w:p>
        </w:tc>
        <w:tc>
          <w:tcPr>
            <w:tcW w:w="476" w:type="pct"/>
            <w:noWrap/>
            <w:vAlign w:val="bottom"/>
            <w:hideMark/>
          </w:tcPr>
          <w:p w14:paraId="1237B0C1"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hideMark/>
          </w:tcPr>
          <w:p w14:paraId="7D84A3F7"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hideMark/>
          </w:tcPr>
          <w:p w14:paraId="64934259"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hideMark/>
          </w:tcPr>
          <w:p w14:paraId="006547D9"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hideMark/>
          </w:tcPr>
          <w:p w14:paraId="4881F871"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hideMark/>
          </w:tcPr>
          <w:p w14:paraId="3D24F220"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CB3271" w14:paraId="0EE339B3" w14:textId="77777777" w:rsidTr="4D771731">
        <w:trPr>
          <w:trHeight w:val="290"/>
        </w:trPr>
        <w:tc>
          <w:tcPr>
            <w:tcW w:w="5000" w:type="pct"/>
            <w:gridSpan w:val="7"/>
            <w:vAlign w:val="bottom"/>
            <w:hideMark/>
          </w:tcPr>
          <w:p w14:paraId="65587DE9" w14:textId="77777777"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Activité 2.2 Renforcer les capacités du personnel de santé en matière de services vitaux de santé maternelle, néonatale et infantile</w:t>
            </w:r>
          </w:p>
        </w:tc>
      </w:tr>
      <w:tr w:rsidR="00D0299D" w:rsidRPr="00F02CCB" w14:paraId="0F012CC3" w14:textId="77777777" w:rsidTr="4D771731">
        <w:trPr>
          <w:trHeight w:val="290"/>
        </w:trPr>
        <w:tc>
          <w:tcPr>
            <w:tcW w:w="284" w:type="pct"/>
            <w:noWrap/>
            <w:hideMark/>
          </w:tcPr>
          <w:p w14:paraId="3E294AA4" w14:textId="4E11C5F0" w:rsidR="00D0299D" w:rsidRPr="00F02CCB" w:rsidRDefault="00D0299D" w:rsidP="00D0299D">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2.2.1</w:t>
            </w:r>
          </w:p>
        </w:tc>
        <w:tc>
          <w:tcPr>
            <w:tcW w:w="476" w:type="pct"/>
            <w:noWrap/>
          </w:tcPr>
          <w:p w14:paraId="51213B69" w14:textId="7AE5EAFA" w:rsidR="00D0299D" w:rsidRPr="00F02CCB" w:rsidRDefault="00D0299D" w:rsidP="00D0299D">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2"/>
                <w:szCs w:val="20"/>
                <w:lang w:val="fr-FR"/>
                <w14:ligatures w14:val="none"/>
              </w:rPr>
              <w:t>Rétablir les séances mensuelles intégrées de mentorat clinique.</w:t>
            </w:r>
          </w:p>
        </w:tc>
        <w:tc>
          <w:tcPr>
            <w:tcW w:w="1572" w:type="pct"/>
            <w:noWrap/>
          </w:tcPr>
          <w:p w14:paraId="617475E0" w14:textId="69A133E0" w:rsidR="00D0299D" w:rsidRPr="00F02CCB" w:rsidRDefault="00D0299D" w:rsidP="00D0299D">
            <w:pPr>
              <w:rPr>
                <w:rFonts w:ascii="Times New Roman" w:eastAsia="Times New Roman" w:hAnsi="Times New Roman" w:cs="Times New Roman"/>
                <w:kern w:val="0"/>
                <w:sz w:val="22"/>
                <w:szCs w:val="20"/>
                <w:lang w:val="fr-FR"/>
                <w14:ligatures w14:val="none"/>
              </w:rPr>
            </w:pPr>
            <w:r w:rsidRPr="00F02CCB">
              <w:rPr>
                <w:rFonts w:ascii="Times New Roman" w:eastAsia="Times New Roman" w:hAnsi="Times New Roman" w:cs="Times New Roman"/>
                <w:kern w:val="0"/>
                <w:sz w:val="22"/>
                <w:szCs w:val="20"/>
                <w:lang w:val="fr-FR"/>
                <w14:ligatures w14:val="none"/>
              </w:rPr>
              <w:t xml:space="preserve">Au cours du mois de </w:t>
            </w:r>
            <w:r w:rsidR="00002729" w:rsidRPr="00F02CCB">
              <w:rPr>
                <w:rFonts w:ascii="Times New Roman" w:eastAsia="Times New Roman" w:hAnsi="Times New Roman" w:cs="Times New Roman"/>
                <w:kern w:val="0"/>
                <w:sz w:val="22"/>
                <w:szCs w:val="20"/>
                <w:lang w:val="fr-FR"/>
                <w14:ligatures w14:val="none"/>
              </w:rPr>
              <w:t>j</w:t>
            </w:r>
            <w:r w:rsidRPr="00F02CCB">
              <w:rPr>
                <w:rFonts w:ascii="Times New Roman" w:eastAsia="Times New Roman" w:hAnsi="Times New Roman" w:cs="Times New Roman"/>
                <w:kern w:val="0"/>
                <w:sz w:val="22"/>
                <w:szCs w:val="20"/>
                <w:lang w:val="fr-FR"/>
                <w14:ligatures w14:val="none"/>
              </w:rPr>
              <w:t>uin 2026, EpiC</w:t>
            </w:r>
            <w:r w:rsidR="0081403B">
              <w:rPr>
                <w:rFonts w:ascii="Times New Roman" w:eastAsia="Times New Roman" w:hAnsi="Times New Roman" w:cs="Times New Roman"/>
                <w:kern w:val="0"/>
                <w:sz w:val="22"/>
                <w:szCs w:val="20"/>
                <w:lang w:val="fr-FR"/>
                <w14:ligatures w14:val="none"/>
              </w:rPr>
              <w:t xml:space="preserve"> RDC </w:t>
            </w:r>
            <w:r w:rsidRPr="00F02CCB">
              <w:rPr>
                <w:rFonts w:ascii="Times New Roman" w:eastAsia="Times New Roman" w:hAnsi="Times New Roman" w:cs="Times New Roman"/>
                <w:kern w:val="0"/>
                <w:sz w:val="22"/>
                <w:szCs w:val="20"/>
                <w:lang w:val="fr-FR"/>
                <w14:ligatures w14:val="none"/>
              </w:rPr>
              <w:t xml:space="preserve"> a appuyé la mise en œuvre des activités suivantes dans le cadre du mentorat clinique : </w:t>
            </w:r>
          </w:p>
          <w:p w14:paraId="4BDAF25C" w14:textId="77777777" w:rsidR="00D0299D" w:rsidRPr="00F02CCB" w:rsidRDefault="00D0299D" w:rsidP="00CA177E">
            <w:pPr>
              <w:jc w:val="both"/>
              <w:rPr>
                <w:rFonts w:ascii="Times New Roman" w:eastAsia="Times New Roman" w:hAnsi="Times New Roman" w:cs="Times New Roman"/>
                <w:kern w:val="0"/>
                <w:sz w:val="22"/>
                <w:szCs w:val="20"/>
                <w:lang w:val="fr-FR"/>
                <w14:ligatures w14:val="none"/>
              </w:rPr>
            </w:pPr>
            <w:r w:rsidRPr="00F02CCB">
              <w:rPr>
                <w:rFonts w:ascii="Times New Roman" w:eastAsia="Times New Roman" w:hAnsi="Times New Roman" w:cs="Times New Roman"/>
                <w:kern w:val="0"/>
                <w:sz w:val="22"/>
                <w:szCs w:val="20"/>
                <w:lang w:val="fr-FR"/>
                <w14:ligatures w14:val="none"/>
              </w:rPr>
              <w:t xml:space="preserve">1) Le Briefing de 15 mentors de sites (4 femmes et 11 hommes) accompagnés de 3 mentors provinciaux et de 213 prestataires de soins de 7 ZS avec mentorat clinique </w:t>
            </w:r>
            <w:r w:rsidRPr="00F02CCB">
              <w:rPr>
                <w:rFonts w:ascii="Times New Roman" w:eastAsia="Gill Sans MT" w:hAnsi="Times New Roman" w:cs="Times New Roman"/>
                <w:sz w:val="22"/>
                <w:szCs w:val="20"/>
                <w:lang w:val="fr-FR"/>
              </w:rPr>
              <w:t xml:space="preserve">(Mwene-Ditu, Kanda Kanda, Kalenda, Luputa, Kamiji, Ngandajika et Kabinda) </w:t>
            </w:r>
            <w:r w:rsidRPr="00F02CCB">
              <w:rPr>
                <w:rFonts w:ascii="Times New Roman" w:eastAsia="Times New Roman" w:hAnsi="Times New Roman" w:cs="Times New Roman"/>
                <w:kern w:val="0"/>
                <w:sz w:val="22"/>
                <w:szCs w:val="20"/>
                <w:lang w:val="fr-FR"/>
                <w14:ligatures w14:val="none"/>
              </w:rPr>
              <w:t xml:space="preserve">sur la gestion des hémorragies du post-partum selon l’approche E-MOTIVE et la prise en charge de la pré éclampsie sévère et l’éclampsie pour contribuer à l’amélioration de la qualité de services et soins de santé de la mère et du nouveau-né dans les ESS. </w:t>
            </w:r>
          </w:p>
          <w:p w14:paraId="02F11014" w14:textId="3DD89589" w:rsidR="00D0299D" w:rsidRPr="00F02CCB" w:rsidRDefault="00D0299D" w:rsidP="00CA177E">
            <w:pPr>
              <w:jc w:val="both"/>
              <w:rPr>
                <w:rFonts w:ascii="Times New Roman" w:eastAsia="Gill Sans MT" w:hAnsi="Times New Roman" w:cs="Times New Roman"/>
                <w:sz w:val="22"/>
                <w:szCs w:val="20"/>
                <w:lang w:val="fr-FR"/>
              </w:rPr>
            </w:pPr>
            <w:r w:rsidRPr="00F02CCB">
              <w:rPr>
                <w:rFonts w:ascii="Times New Roman" w:eastAsia="Times New Roman" w:hAnsi="Times New Roman" w:cs="Times New Roman"/>
                <w:kern w:val="0"/>
                <w:sz w:val="22"/>
                <w:szCs w:val="20"/>
                <w:lang w:val="fr-FR"/>
                <w14:ligatures w14:val="none"/>
              </w:rPr>
              <w:t>2) L</w:t>
            </w:r>
            <w:r w:rsidRPr="00F02CCB">
              <w:rPr>
                <w:rFonts w:ascii="Times New Roman" w:eastAsia="Gill Sans MT" w:hAnsi="Times New Roman" w:cs="Times New Roman"/>
                <w:sz w:val="22"/>
                <w:szCs w:val="20"/>
                <w:lang w:val="fr-FR"/>
              </w:rPr>
              <w:t xml:space="preserve">es séances pratiques sur site et les visites de mentorat dans les ESS, qui ont permis de renforcer les compétences de </w:t>
            </w:r>
            <w:r w:rsidR="00755BD4" w:rsidRPr="00755BD4">
              <w:rPr>
                <w:rFonts w:ascii="Times New Roman" w:eastAsia="Gill Sans MT" w:hAnsi="Times New Roman" w:cs="Times New Roman"/>
                <w:sz w:val="22"/>
                <w:szCs w:val="20"/>
                <w:lang w:val="fr-FR"/>
              </w:rPr>
              <w:t>222 prestataires issus de 51 établissements</w:t>
            </w:r>
            <w:r w:rsidRPr="00F02CCB">
              <w:rPr>
                <w:rFonts w:ascii="Times New Roman" w:eastAsia="Gill Sans MT" w:hAnsi="Times New Roman" w:cs="Times New Roman"/>
                <w:sz w:val="22"/>
                <w:szCs w:val="20"/>
                <w:lang w:val="fr-FR"/>
              </w:rPr>
              <w:t xml:space="preserve"> de santé (données partielles) dans les 7 ZS de mentorat clinique (Mwene-Ditu, Kanda Kanda, Kalenda, Luputa, Kamiji, Ngandajika et Kabinda). Les séances pratiques de mentorat ont porté sur l’utilisation et le remplissage du partogramme, la prise en charge de l’accouchement, la gestion de l’hémorragie du post-partum, ainsi que la réanimation du nouveau-né. À travers ces activités, les mentors de sites ont consolidé les compétences des prestataires sur les thématiques susmentionnées afin d’améliorer la qualité des soins obstétricaux et néonatals, tout en renforçant leur capacité à sauver des vies.  </w:t>
            </w:r>
          </w:p>
        </w:tc>
        <w:tc>
          <w:tcPr>
            <w:tcW w:w="619" w:type="pct"/>
            <w:noWrap/>
          </w:tcPr>
          <w:p w14:paraId="27B38A18" w14:textId="77777777" w:rsidR="00D0299D" w:rsidRPr="00F02CCB" w:rsidRDefault="00D0299D" w:rsidP="00D0299D">
            <w:pPr>
              <w:pStyle w:val="ListParagraph"/>
              <w:numPr>
                <w:ilvl w:val="0"/>
                <w:numId w:val="19"/>
              </w:numPr>
              <w:ind w:left="141" w:hanging="218"/>
              <w:rPr>
                <w:rFonts w:ascii="Times New Roman" w:eastAsia="Times New Roman" w:hAnsi="Times New Roman" w:cs="Times New Roman"/>
                <w:kern w:val="0"/>
                <w:sz w:val="22"/>
                <w:szCs w:val="20"/>
                <w:lang w:val="fr-FR"/>
                <w14:ligatures w14:val="none"/>
              </w:rPr>
            </w:pPr>
            <w:r w:rsidRPr="00F02CCB">
              <w:rPr>
                <w:rFonts w:ascii="Times New Roman" w:eastAsia="Times New Roman" w:hAnsi="Times New Roman" w:cs="Times New Roman"/>
                <w:kern w:val="0"/>
                <w:sz w:val="22"/>
                <w:szCs w:val="20"/>
                <w:lang w:val="fr-FR"/>
                <w14:ligatures w14:val="none"/>
              </w:rPr>
              <w:t>Rupture en outils SNIS dans les ESS (Partogramme, registre de maternité, …) ;</w:t>
            </w:r>
          </w:p>
          <w:p w14:paraId="2DC5814D" w14:textId="77777777" w:rsidR="00D0299D" w:rsidRPr="00F02CCB" w:rsidRDefault="00D0299D" w:rsidP="00D0299D">
            <w:pPr>
              <w:pStyle w:val="ListParagraph"/>
              <w:numPr>
                <w:ilvl w:val="0"/>
                <w:numId w:val="19"/>
              </w:numPr>
              <w:ind w:left="141" w:hanging="218"/>
              <w:rPr>
                <w:rFonts w:ascii="Times New Roman" w:eastAsia="Times New Roman" w:hAnsi="Times New Roman" w:cs="Times New Roman"/>
                <w:kern w:val="0"/>
                <w:sz w:val="22"/>
                <w:szCs w:val="20"/>
                <w:lang w:val="fr-FR"/>
                <w14:ligatures w14:val="none"/>
              </w:rPr>
            </w:pPr>
            <w:r w:rsidRPr="00F02CCB">
              <w:rPr>
                <w:rFonts w:ascii="Times New Roman" w:eastAsia="Times New Roman" w:hAnsi="Times New Roman" w:cs="Times New Roman"/>
                <w:kern w:val="0"/>
                <w:sz w:val="22"/>
                <w:szCs w:val="20"/>
                <w:lang w:val="fr-FR"/>
                <w14:ligatures w14:val="none"/>
              </w:rPr>
              <w:t xml:space="preserve">Rupture en médicaments (Carbétocine et Acide tranexamique, …) ; </w:t>
            </w:r>
          </w:p>
          <w:p w14:paraId="75027613" w14:textId="73A0D7F3" w:rsidR="00D0299D" w:rsidRPr="00F02CCB" w:rsidRDefault="00D0299D" w:rsidP="00D0299D">
            <w:pPr>
              <w:rPr>
                <w:rFonts w:ascii="Times New Roman" w:eastAsia="Times New Roman" w:hAnsi="Times New Roman" w:cs="Times New Roman"/>
                <w:kern w:val="0"/>
                <w:sz w:val="22"/>
                <w:szCs w:val="20"/>
                <w:lang w:val="fr-FR"/>
                <w14:ligatures w14:val="none"/>
              </w:rPr>
            </w:pPr>
          </w:p>
        </w:tc>
        <w:tc>
          <w:tcPr>
            <w:tcW w:w="761" w:type="pct"/>
            <w:noWrap/>
          </w:tcPr>
          <w:p w14:paraId="0CFE44DC" w14:textId="77777777" w:rsidR="00D0299D" w:rsidRPr="00F02CCB" w:rsidRDefault="00D0299D" w:rsidP="00D0299D">
            <w:pPr>
              <w:rPr>
                <w:rFonts w:ascii="Times New Roman" w:eastAsia="Times New Roman" w:hAnsi="Times New Roman" w:cs="Times New Roman"/>
                <w:kern w:val="0"/>
                <w:sz w:val="22"/>
                <w:szCs w:val="20"/>
                <w:lang w:val="fr-FR"/>
                <w14:ligatures w14:val="none"/>
              </w:rPr>
            </w:pPr>
            <w:r w:rsidRPr="00F02CCB">
              <w:rPr>
                <w:rFonts w:ascii="Times New Roman" w:eastAsia="Times New Roman" w:hAnsi="Times New Roman" w:cs="Times New Roman"/>
                <w:kern w:val="0"/>
                <w:sz w:val="22"/>
                <w:szCs w:val="20"/>
                <w:lang w:val="fr-FR"/>
                <w14:ligatures w14:val="none"/>
              </w:rPr>
              <w:t>Photocopie des Partogrammes ;</w:t>
            </w:r>
          </w:p>
          <w:p w14:paraId="7A78BA8D" w14:textId="2BEA84C5" w:rsidR="00D0299D" w:rsidRPr="00F02CCB" w:rsidRDefault="00D0299D" w:rsidP="00D0299D">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2"/>
                <w:szCs w:val="20"/>
                <w:lang w:val="fr-FR"/>
                <w14:ligatures w14:val="none"/>
              </w:rPr>
              <w:t>Utilisation de l’</w:t>
            </w:r>
            <w:r w:rsidR="00592452" w:rsidRPr="00F02CCB">
              <w:rPr>
                <w:rFonts w:ascii="Times New Roman" w:eastAsia="Times New Roman" w:hAnsi="Times New Roman" w:cs="Times New Roman"/>
                <w:kern w:val="0"/>
                <w:sz w:val="22"/>
                <w:szCs w:val="20"/>
                <w:lang w:val="fr-FR"/>
                <w14:ligatures w14:val="none"/>
              </w:rPr>
              <w:t>o</w:t>
            </w:r>
            <w:r w:rsidR="00414C0E">
              <w:rPr>
                <w:rFonts w:ascii="Times New Roman" w:eastAsia="Times New Roman" w:hAnsi="Times New Roman" w:cs="Times New Roman"/>
                <w:kern w:val="0"/>
                <w:sz w:val="22"/>
                <w:szCs w:val="20"/>
                <w:lang w:val="fr-FR"/>
                <w14:ligatures w14:val="none"/>
              </w:rPr>
              <w:t>x</w:t>
            </w:r>
            <w:r w:rsidR="00592452" w:rsidRPr="00F02CCB">
              <w:rPr>
                <w:rFonts w:ascii="Times New Roman" w:eastAsia="Times New Roman" w:hAnsi="Times New Roman" w:cs="Times New Roman"/>
                <w:kern w:val="0"/>
                <w:sz w:val="22"/>
                <w:szCs w:val="20"/>
                <w:lang w:val="fr-FR"/>
                <w14:ligatures w14:val="none"/>
              </w:rPr>
              <w:t>ytocine</w:t>
            </w:r>
            <w:r w:rsidRPr="00F02CCB">
              <w:rPr>
                <w:rFonts w:ascii="Times New Roman" w:eastAsia="Times New Roman" w:hAnsi="Times New Roman" w:cs="Times New Roman"/>
                <w:kern w:val="0"/>
                <w:sz w:val="22"/>
                <w:szCs w:val="20"/>
                <w:lang w:val="fr-FR"/>
                <w14:ligatures w14:val="none"/>
              </w:rPr>
              <w:t xml:space="preserve"> ; </w:t>
            </w:r>
          </w:p>
        </w:tc>
        <w:tc>
          <w:tcPr>
            <w:tcW w:w="810" w:type="pct"/>
            <w:noWrap/>
          </w:tcPr>
          <w:p w14:paraId="6D595648" w14:textId="77777777" w:rsidR="00D0299D" w:rsidRPr="00F02CCB" w:rsidRDefault="00D0299D" w:rsidP="00D0299D">
            <w:pPr>
              <w:pStyle w:val="ListParagraph"/>
              <w:numPr>
                <w:ilvl w:val="0"/>
                <w:numId w:val="19"/>
              </w:numPr>
              <w:ind w:left="141" w:hanging="218"/>
              <w:rPr>
                <w:rFonts w:ascii="Times New Roman" w:eastAsia="Times New Roman" w:hAnsi="Times New Roman" w:cs="Times New Roman"/>
                <w:kern w:val="0"/>
                <w:sz w:val="22"/>
                <w:szCs w:val="20"/>
                <w:lang w:val="fr-FR"/>
                <w14:ligatures w14:val="none"/>
              </w:rPr>
            </w:pPr>
            <w:r w:rsidRPr="00F02CCB">
              <w:rPr>
                <w:rFonts w:ascii="Times New Roman" w:eastAsia="Times New Roman" w:hAnsi="Times New Roman" w:cs="Times New Roman"/>
                <w:kern w:val="0"/>
                <w:sz w:val="22"/>
                <w:szCs w:val="20"/>
                <w:lang w:val="fr-FR"/>
                <w14:ligatures w14:val="none"/>
              </w:rPr>
              <w:t xml:space="preserve">Appuyer les visites mensuelles des mentors de sites dans les ESS ; </w:t>
            </w:r>
          </w:p>
          <w:p w14:paraId="174FEA9D" w14:textId="77777777" w:rsidR="00D0299D" w:rsidRPr="00F02CCB" w:rsidRDefault="00D0299D" w:rsidP="00D0299D">
            <w:pPr>
              <w:pStyle w:val="ListParagraph"/>
              <w:numPr>
                <w:ilvl w:val="0"/>
                <w:numId w:val="19"/>
              </w:numPr>
              <w:ind w:left="141" w:hanging="218"/>
              <w:rPr>
                <w:rFonts w:ascii="Times New Roman" w:eastAsia="Times New Roman" w:hAnsi="Times New Roman" w:cs="Times New Roman"/>
                <w:kern w:val="0"/>
                <w:sz w:val="22"/>
                <w:szCs w:val="20"/>
                <w:lang w:val="fr-FR"/>
                <w14:ligatures w14:val="none"/>
              </w:rPr>
            </w:pPr>
            <w:r w:rsidRPr="00F02CCB">
              <w:rPr>
                <w:rFonts w:ascii="Times New Roman" w:eastAsia="Times New Roman" w:hAnsi="Times New Roman" w:cs="Times New Roman"/>
                <w:kern w:val="0"/>
                <w:sz w:val="22"/>
                <w:szCs w:val="20"/>
                <w:lang w:val="fr-FR"/>
                <w14:ligatures w14:val="none"/>
              </w:rPr>
              <w:t xml:space="preserve">Appuyer les visites trimestrielles des mentors provinciaux dans les sites de mentorat clinique ; </w:t>
            </w:r>
          </w:p>
          <w:p w14:paraId="0499A98A" w14:textId="675BA71E" w:rsidR="00D0299D" w:rsidRPr="00F02CCB" w:rsidRDefault="00D0299D" w:rsidP="00D0299D">
            <w:pPr>
              <w:rPr>
                <w:rFonts w:ascii="Times New Roman" w:eastAsia="Times New Roman" w:hAnsi="Times New Roman" w:cs="Times New Roman"/>
                <w:kern w:val="0"/>
                <w:sz w:val="20"/>
                <w:szCs w:val="20"/>
                <w:lang w:val="fr-FR"/>
                <w14:ligatures w14:val="none"/>
              </w:rPr>
            </w:pPr>
          </w:p>
        </w:tc>
        <w:tc>
          <w:tcPr>
            <w:tcW w:w="478" w:type="pct"/>
            <w:noWrap/>
          </w:tcPr>
          <w:p w14:paraId="1609BF6B" w14:textId="6FE85695" w:rsidR="00D0299D" w:rsidRPr="00F02CCB" w:rsidRDefault="00D0299D" w:rsidP="00D0299D">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2"/>
                <w:szCs w:val="20"/>
                <w:lang w:val="fr-FR"/>
                <w14:ligatures w14:val="none"/>
              </w:rPr>
              <w:t xml:space="preserve">Rien à signaler </w:t>
            </w:r>
          </w:p>
        </w:tc>
      </w:tr>
      <w:tr w:rsidR="006D61E7" w:rsidRPr="00F02CCB" w14:paraId="06184136" w14:textId="77777777" w:rsidTr="4D771731">
        <w:trPr>
          <w:trHeight w:val="290"/>
        </w:trPr>
        <w:tc>
          <w:tcPr>
            <w:tcW w:w="284" w:type="pct"/>
            <w:noWrap/>
            <w:hideMark/>
          </w:tcPr>
          <w:p w14:paraId="3B1EF3DB" w14:textId="1E5D0D6D"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2.2.2</w:t>
            </w:r>
          </w:p>
        </w:tc>
        <w:tc>
          <w:tcPr>
            <w:tcW w:w="476" w:type="pct"/>
            <w:noWrap/>
          </w:tcPr>
          <w:p w14:paraId="2D7DE92F" w14:textId="183A1B86"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tcPr>
          <w:p w14:paraId="526774A2" w14:textId="4D823BBA" w:rsidR="006D61E7" w:rsidRPr="00F02CCB" w:rsidRDefault="006D61E7" w:rsidP="006D61E7">
            <w:pPr>
              <w:rPr>
                <w:rFonts w:ascii="Times New Roman" w:eastAsia="Gill Sans MT" w:hAnsi="Times New Roman" w:cs="Times New Roman"/>
                <w:sz w:val="22"/>
                <w:szCs w:val="20"/>
                <w:lang w:val="fr-FR"/>
              </w:rPr>
            </w:pPr>
          </w:p>
        </w:tc>
        <w:tc>
          <w:tcPr>
            <w:tcW w:w="619" w:type="pct"/>
            <w:noWrap/>
          </w:tcPr>
          <w:p w14:paraId="65F24C68"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tcPr>
          <w:p w14:paraId="1B6A1EA8" w14:textId="76DE6980"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tcPr>
          <w:p w14:paraId="5126C396" w14:textId="2F6CAABA"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tcPr>
          <w:p w14:paraId="572A1FF1" w14:textId="0C3D86E5"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847998" w:rsidRPr="008B0A65" w14:paraId="46558CEB" w14:textId="77777777" w:rsidTr="4D771731">
        <w:trPr>
          <w:trHeight w:val="290"/>
        </w:trPr>
        <w:tc>
          <w:tcPr>
            <w:tcW w:w="284" w:type="pct"/>
            <w:noWrap/>
            <w:hideMark/>
          </w:tcPr>
          <w:p w14:paraId="6B8A743B" w14:textId="04153C7D" w:rsidR="00847998" w:rsidRPr="00F02CCB" w:rsidRDefault="00847998" w:rsidP="00847998">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2.2.3</w:t>
            </w:r>
          </w:p>
        </w:tc>
        <w:tc>
          <w:tcPr>
            <w:tcW w:w="476" w:type="pct"/>
            <w:noWrap/>
            <w:hideMark/>
          </w:tcPr>
          <w:p w14:paraId="3999DD71" w14:textId="556324FF" w:rsidR="00847998" w:rsidRPr="00F02CCB" w:rsidRDefault="00847998" w:rsidP="00847998">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0"/>
                <w:szCs w:val="20"/>
                <w:lang w:val="fr-FR"/>
                <w14:ligatures w14:val="none"/>
              </w:rPr>
              <w:t>Renforcer la capacité des prestataires de services au niveau des établissements à fournir des services de santé maternelle, néonatale et infantile, de nutrition et de lutte contre le paludisme conformément aux directives et protocoles les plus récents.</w:t>
            </w:r>
          </w:p>
        </w:tc>
        <w:tc>
          <w:tcPr>
            <w:tcW w:w="1572" w:type="pct"/>
            <w:noWrap/>
            <w:hideMark/>
          </w:tcPr>
          <w:p w14:paraId="1BA29DF2" w14:textId="40B35580" w:rsidR="00847998" w:rsidRPr="00F02CCB" w:rsidRDefault="00847998" w:rsidP="00847998">
            <w:pPr>
              <w:spacing w:before="100" w:beforeAutospacing="1" w:after="100" w:afterAutospacing="1"/>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0"/>
                <w:szCs w:val="20"/>
                <w:lang w:val="fr-FR"/>
                <w14:ligatures w14:val="none"/>
              </w:rPr>
              <w:t>Epic</w:t>
            </w:r>
            <w:r w:rsidR="00E11234">
              <w:rPr>
                <w:rFonts w:ascii="Times New Roman" w:eastAsia="Times New Roman" w:hAnsi="Times New Roman" w:cs="Times New Roman"/>
                <w:kern w:val="0"/>
                <w:sz w:val="20"/>
                <w:szCs w:val="20"/>
                <w:lang w:val="fr-FR"/>
                <w14:ligatures w14:val="none"/>
              </w:rPr>
              <w:t xml:space="preserve"> RDC</w:t>
            </w:r>
            <w:r w:rsidRPr="00F02CCB">
              <w:rPr>
                <w:rFonts w:ascii="Times New Roman" w:eastAsia="Times New Roman" w:hAnsi="Times New Roman" w:cs="Times New Roman"/>
                <w:kern w:val="0"/>
                <w:sz w:val="20"/>
                <w:szCs w:val="20"/>
                <w:lang w:val="fr-FR"/>
                <w14:ligatures w14:val="none"/>
              </w:rPr>
              <w:t xml:space="preserve"> a appuyé la supervision formative sous forme d’une formation et suivi en milieu de travail sur la prise en charge du paludisme chez les enfants des moins de 5ans et les femmes enceintes. Une activité planifiée pour 8 ZS dans lesquelles 128 prestataires, médecins, infirmiers, techniciens de laboratoires, sagefemmes et Recosites étaient conviés. Au cours de ce mois de juin 2026 seule la ZS de Mweneditu a pu être accompagn</w:t>
            </w:r>
            <w:r w:rsidR="009F2035">
              <w:rPr>
                <w:rFonts w:ascii="Times New Roman" w:eastAsia="Times New Roman" w:hAnsi="Times New Roman" w:cs="Times New Roman"/>
                <w:kern w:val="0"/>
                <w:sz w:val="20"/>
                <w:szCs w:val="20"/>
                <w:lang w:val="fr-FR"/>
                <w14:ligatures w14:val="none"/>
              </w:rPr>
              <w:t>é</w:t>
            </w:r>
            <w:r w:rsidRPr="00F02CCB">
              <w:rPr>
                <w:rFonts w:ascii="Times New Roman" w:eastAsia="Times New Roman" w:hAnsi="Times New Roman" w:cs="Times New Roman"/>
                <w:kern w:val="0"/>
                <w:sz w:val="20"/>
                <w:szCs w:val="20"/>
                <w:lang w:val="fr-FR"/>
                <w14:ligatures w14:val="none"/>
              </w:rPr>
              <w:t>. 13 prestataires parmi lesquelles 4 médecins, 2 infirmiers, 1 sagefemme et 1 technicien de laboratoire pour l’HGR, 3 infirmiers pour CS et 2 relais communautaires de site de soins, ont été convié</w:t>
            </w:r>
            <w:r w:rsidR="007C632C">
              <w:rPr>
                <w:rFonts w:ascii="Times New Roman" w:eastAsia="Times New Roman" w:hAnsi="Times New Roman" w:cs="Times New Roman"/>
                <w:kern w:val="0"/>
                <w:sz w:val="20"/>
                <w:szCs w:val="20"/>
                <w:lang w:val="fr-FR"/>
                <w14:ligatures w14:val="none"/>
              </w:rPr>
              <w:t>s</w:t>
            </w:r>
            <w:r w:rsidRPr="00F02CCB">
              <w:rPr>
                <w:rFonts w:ascii="Times New Roman" w:eastAsia="Times New Roman" w:hAnsi="Times New Roman" w:cs="Times New Roman"/>
                <w:kern w:val="0"/>
                <w:sz w:val="20"/>
                <w:szCs w:val="20"/>
                <w:lang w:val="fr-FR"/>
                <w14:ligatures w14:val="none"/>
              </w:rPr>
              <w:t xml:space="preserve"> à cet encadrement dans l’objectif de renforcer leurs capacités à fournir des services de qualité dans la lutte contre le paludisme conformément aux directives et protocoles nationaux actualisés.</w:t>
            </w:r>
          </w:p>
          <w:p w14:paraId="5ED10201" w14:textId="48921931" w:rsidR="00847998" w:rsidRPr="00F02CCB" w:rsidRDefault="00847998" w:rsidP="00847998">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0"/>
                <w:szCs w:val="20"/>
                <w:lang w:val="fr-FR"/>
                <w14:ligatures w14:val="none"/>
              </w:rPr>
              <w:t>Cet encadrement commencer à la ZS de Mweneditu a bénéficié l’appui d’un expert du niveau national prise en charge par le projet Epic-RDC. Sur terrain la problématique de disponibilité des intrants de diagnostic et de prise en charge, celle de petit matériel et des outils de collectes de données pour les sites de soins communautaires demeure sans réponse.</w:t>
            </w:r>
          </w:p>
        </w:tc>
        <w:tc>
          <w:tcPr>
            <w:tcW w:w="619" w:type="pct"/>
            <w:noWrap/>
            <w:hideMark/>
          </w:tcPr>
          <w:p w14:paraId="1346C4EC" w14:textId="5428444E" w:rsidR="00847998" w:rsidRPr="00847998" w:rsidRDefault="00847998" w:rsidP="00847998">
            <w:pPr>
              <w:rPr>
                <w:rFonts w:ascii="Times New Roman" w:eastAsia="Times New Roman" w:hAnsi="Times New Roman" w:cs="Times New Roman"/>
                <w:kern w:val="0"/>
                <w:sz w:val="20"/>
                <w:szCs w:val="20"/>
                <w:lang w:val="fr-FR"/>
                <w14:ligatures w14:val="none"/>
              </w:rPr>
            </w:pPr>
            <w:r w:rsidRPr="00847998">
              <w:rPr>
                <w:rFonts w:ascii="Times New Roman" w:eastAsia="Times New Roman" w:hAnsi="Times New Roman" w:cs="Times New Roman"/>
                <w:kern w:val="0"/>
                <w:sz w:val="20"/>
                <w:szCs w:val="20"/>
                <w:lang w:val="fr-FR"/>
                <w14:ligatures w14:val="none"/>
              </w:rPr>
              <w:t xml:space="preserve">Rupture en intrants de diagnostic et de prise en charge </w:t>
            </w:r>
            <w:r w:rsidR="00C328CA">
              <w:rPr>
                <w:rFonts w:ascii="Times New Roman" w:eastAsia="Times New Roman" w:hAnsi="Times New Roman" w:cs="Times New Roman"/>
                <w:kern w:val="0"/>
                <w:sz w:val="20"/>
                <w:szCs w:val="20"/>
                <w:lang w:val="fr-FR"/>
                <w14:ligatures w14:val="none"/>
              </w:rPr>
              <w:t>du paludisme</w:t>
            </w:r>
          </w:p>
        </w:tc>
        <w:tc>
          <w:tcPr>
            <w:tcW w:w="761" w:type="pct"/>
            <w:noWrap/>
            <w:hideMark/>
          </w:tcPr>
          <w:p w14:paraId="1CFD3C12" w14:textId="388A5423" w:rsidR="00847998" w:rsidRPr="00847998" w:rsidRDefault="00847998" w:rsidP="00847998">
            <w:pPr>
              <w:rPr>
                <w:rFonts w:ascii="Times New Roman" w:eastAsia="Times New Roman" w:hAnsi="Times New Roman" w:cs="Times New Roman"/>
                <w:kern w:val="0"/>
                <w:sz w:val="20"/>
                <w:szCs w:val="20"/>
                <w:lang w:val="fr-FR"/>
                <w14:ligatures w14:val="none"/>
              </w:rPr>
            </w:pPr>
            <w:r w:rsidRPr="00847998">
              <w:rPr>
                <w:rFonts w:ascii="Times New Roman" w:eastAsia="Times New Roman" w:hAnsi="Times New Roman" w:cs="Times New Roman"/>
                <w:kern w:val="0"/>
                <w:sz w:val="20"/>
                <w:szCs w:val="20"/>
                <w:lang w:val="fr-FR"/>
                <w14:ligatures w14:val="none"/>
              </w:rPr>
              <w:t>Faire de commande pour un achat groupé en attendant l’approvisionnement par la CDR (CHEMONICS)</w:t>
            </w:r>
          </w:p>
        </w:tc>
        <w:tc>
          <w:tcPr>
            <w:tcW w:w="810" w:type="pct"/>
            <w:noWrap/>
            <w:hideMark/>
          </w:tcPr>
          <w:p w14:paraId="39F64A11" w14:textId="2DCA9570" w:rsidR="00847998" w:rsidRPr="00847998" w:rsidRDefault="00847998" w:rsidP="00847998">
            <w:pPr>
              <w:rPr>
                <w:rFonts w:ascii="Times New Roman" w:eastAsia="Times New Roman" w:hAnsi="Times New Roman" w:cs="Times New Roman"/>
                <w:kern w:val="0"/>
                <w:sz w:val="20"/>
                <w:szCs w:val="20"/>
                <w:lang w:val="fr-FR"/>
                <w14:ligatures w14:val="none"/>
              </w:rPr>
            </w:pPr>
            <w:r w:rsidRPr="00847998">
              <w:rPr>
                <w:rFonts w:ascii="Times New Roman" w:eastAsia="Times New Roman" w:hAnsi="Times New Roman" w:cs="Times New Roman"/>
                <w:kern w:val="0"/>
                <w:sz w:val="20"/>
                <w:szCs w:val="20"/>
                <w:lang w:val="fr-FR"/>
                <w14:ligatures w14:val="none"/>
              </w:rPr>
              <w:t xml:space="preserve">Appuyer l’élaboration de commande pour une bonne expression de besoin en médicaments et intrants de diagnostic </w:t>
            </w:r>
          </w:p>
        </w:tc>
        <w:tc>
          <w:tcPr>
            <w:tcW w:w="478" w:type="pct"/>
            <w:noWrap/>
            <w:hideMark/>
          </w:tcPr>
          <w:p w14:paraId="38844B9D" w14:textId="4FD3B18B" w:rsidR="00847998" w:rsidRPr="00847998" w:rsidRDefault="00847998" w:rsidP="00847998">
            <w:pPr>
              <w:rPr>
                <w:rFonts w:ascii="Times New Roman" w:eastAsia="Times New Roman" w:hAnsi="Times New Roman" w:cs="Times New Roman"/>
                <w:kern w:val="0"/>
                <w:sz w:val="20"/>
                <w:szCs w:val="20"/>
                <w:lang w:val="fr-FR"/>
                <w14:ligatures w14:val="none"/>
              </w:rPr>
            </w:pPr>
            <w:r w:rsidRPr="00847998">
              <w:rPr>
                <w:rFonts w:ascii="Times New Roman" w:eastAsia="Times New Roman" w:hAnsi="Times New Roman" w:cs="Times New Roman"/>
                <w:kern w:val="0"/>
                <w:sz w:val="20"/>
                <w:szCs w:val="20"/>
                <w:lang w:val="fr-FR"/>
                <w14:ligatures w14:val="none"/>
              </w:rPr>
              <w:t xml:space="preserve">CHEMONICS </w:t>
            </w:r>
          </w:p>
        </w:tc>
      </w:tr>
      <w:tr w:rsidR="006D61E7" w:rsidRPr="00CB3271" w14:paraId="72A0CD69" w14:textId="77777777" w:rsidTr="4D771731">
        <w:trPr>
          <w:trHeight w:val="290"/>
        </w:trPr>
        <w:tc>
          <w:tcPr>
            <w:tcW w:w="5000" w:type="pct"/>
            <w:gridSpan w:val="7"/>
            <w:vAlign w:val="bottom"/>
            <w:hideMark/>
          </w:tcPr>
          <w:p w14:paraId="5B0BE6C4" w14:textId="77777777"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 xml:space="preserve"> Activité 2.3 : Soutien à la supervision intégrée</w:t>
            </w:r>
          </w:p>
        </w:tc>
      </w:tr>
      <w:tr w:rsidR="006D61E7" w:rsidRPr="00F02CCB" w14:paraId="46D94750" w14:textId="77777777" w:rsidTr="4D771731">
        <w:trPr>
          <w:trHeight w:val="290"/>
        </w:trPr>
        <w:tc>
          <w:tcPr>
            <w:tcW w:w="284" w:type="pct"/>
            <w:noWrap/>
            <w:hideMark/>
          </w:tcPr>
          <w:p w14:paraId="1DF517AD" w14:textId="5CF8FA25"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2.3.1</w:t>
            </w:r>
          </w:p>
        </w:tc>
        <w:tc>
          <w:tcPr>
            <w:tcW w:w="476" w:type="pct"/>
            <w:noWrap/>
          </w:tcPr>
          <w:p w14:paraId="5E9A1C4A" w14:textId="7129A6BB" w:rsidR="006D61E7" w:rsidRPr="00F02CCB" w:rsidRDefault="006D61E7" w:rsidP="006D61E7">
            <w:pPr>
              <w:rPr>
                <w:rFonts w:ascii="Times New Roman" w:eastAsia="Times New Roman" w:hAnsi="Times New Roman" w:cs="Times New Roman"/>
                <w:kern w:val="0"/>
                <w:sz w:val="22"/>
                <w:szCs w:val="22"/>
                <w:lang w:val="fr-FR"/>
                <w14:ligatures w14:val="none"/>
              </w:rPr>
            </w:pPr>
          </w:p>
        </w:tc>
        <w:tc>
          <w:tcPr>
            <w:tcW w:w="1572" w:type="pct"/>
            <w:noWrap/>
          </w:tcPr>
          <w:p w14:paraId="593C37EB" w14:textId="6EBAB84E" w:rsidR="006D61E7" w:rsidRPr="00F02CCB" w:rsidRDefault="006D61E7" w:rsidP="006D61E7">
            <w:pPr>
              <w:rPr>
                <w:rFonts w:ascii="Times New Roman" w:eastAsia="Times New Roman" w:hAnsi="Times New Roman" w:cs="Times New Roman"/>
                <w:kern w:val="0"/>
                <w:sz w:val="22"/>
                <w:szCs w:val="22"/>
                <w:lang w:val="fr-FR"/>
                <w14:ligatures w14:val="none"/>
              </w:rPr>
            </w:pPr>
          </w:p>
        </w:tc>
        <w:tc>
          <w:tcPr>
            <w:tcW w:w="619" w:type="pct"/>
            <w:noWrap/>
          </w:tcPr>
          <w:p w14:paraId="763A27EE" w14:textId="77777777" w:rsidR="006D61E7" w:rsidRPr="00F02CCB" w:rsidRDefault="006D61E7" w:rsidP="006D61E7">
            <w:pPr>
              <w:rPr>
                <w:rFonts w:ascii="Times New Roman" w:eastAsia="Times New Roman" w:hAnsi="Times New Roman" w:cs="Times New Roman"/>
                <w:kern w:val="0"/>
                <w:sz w:val="22"/>
                <w:szCs w:val="22"/>
                <w:lang w:val="fr-FR"/>
                <w14:ligatures w14:val="none"/>
              </w:rPr>
            </w:pPr>
          </w:p>
        </w:tc>
        <w:tc>
          <w:tcPr>
            <w:tcW w:w="761" w:type="pct"/>
            <w:noWrap/>
          </w:tcPr>
          <w:p w14:paraId="301AD571" w14:textId="77777777" w:rsidR="006D61E7" w:rsidRPr="00F02CCB" w:rsidRDefault="006D61E7" w:rsidP="006D61E7">
            <w:pPr>
              <w:rPr>
                <w:rFonts w:ascii="Times New Roman" w:eastAsia="Times New Roman" w:hAnsi="Times New Roman" w:cs="Times New Roman"/>
                <w:kern w:val="0"/>
                <w:sz w:val="22"/>
                <w:szCs w:val="22"/>
                <w:lang w:val="fr-FR"/>
                <w14:ligatures w14:val="none"/>
              </w:rPr>
            </w:pPr>
          </w:p>
        </w:tc>
        <w:tc>
          <w:tcPr>
            <w:tcW w:w="810" w:type="pct"/>
            <w:noWrap/>
          </w:tcPr>
          <w:p w14:paraId="107B0CD2" w14:textId="112C6210" w:rsidR="006D61E7" w:rsidRPr="00F02CCB" w:rsidRDefault="006D61E7" w:rsidP="006D61E7">
            <w:pPr>
              <w:rPr>
                <w:rFonts w:ascii="Times New Roman" w:eastAsia="Times New Roman" w:hAnsi="Times New Roman" w:cs="Times New Roman"/>
                <w:kern w:val="0"/>
                <w:sz w:val="22"/>
                <w:szCs w:val="22"/>
                <w:lang w:val="fr-FR"/>
                <w14:ligatures w14:val="none"/>
              </w:rPr>
            </w:pPr>
          </w:p>
        </w:tc>
        <w:tc>
          <w:tcPr>
            <w:tcW w:w="478" w:type="pct"/>
            <w:noWrap/>
          </w:tcPr>
          <w:p w14:paraId="5BA793AD" w14:textId="52D359E4" w:rsidR="006D61E7" w:rsidRPr="00F02CCB" w:rsidRDefault="006D61E7" w:rsidP="006D61E7">
            <w:pPr>
              <w:rPr>
                <w:rFonts w:ascii="Times New Roman" w:eastAsia="Times New Roman" w:hAnsi="Times New Roman" w:cs="Times New Roman"/>
                <w:kern w:val="0"/>
                <w:sz w:val="22"/>
                <w:szCs w:val="22"/>
                <w:lang w:val="fr-FR"/>
                <w14:ligatures w14:val="none"/>
              </w:rPr>
            </w:pPr>
          </w:p>
        </w:tc>
      </w:tr>
      <w:tr w:rsidR="006D61E7" w:rsidRPr="00F02CCB" w14:paraId="513E5623" w14:textId="77777777" w:rsidTr="4D771731">
        <w:trPr>
          <w:trHeight w:val="290"/>
        </w:trPr>
        <w:tc>
          <w:tcPr>
            <w:tcW w:w="284" w:type="pct"/>
            <w:noWrap/>
            <w:vAlign w:val="bottom"/>
          </w:tcPr>
          <w:p w14:paraId="5625F918" w14:textId="027C2F34"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2.3.2</w:t>
            </w:r>
          </w:p>
        </w:tc>
        <w:tc>
          <w:tcPr>
            <w:tcW w:w="476" w:type="pct"/>
            <w:noWrap/>
            <w:vAlign w:val="bottom"/>
          </w:tcPr>
          <w:p w14:paraId="09D1E803"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tcPr>
          <w:p w14:paraId="54BE69D8"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tcPr>
          <w:p w14:paraId="27EF6A7F"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tcPr>
          <w:p w14:paraId="26D55A9D"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tcPr>
          <w:p w14:paraId="6201EFA8"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tcPr>
          <w:p w14:paraId="7F53E9D4"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03473B86" w14:textId="77777777" w:rsidTr="4D771731">
        <w:trPr>
          <w:trHeight w:val="290"/>
        </w:trPr>
        <w:tc>
          <w:tcPr>
            <w:tcW w:w="284" w:type="pct"/>
            <w:noWrap/>
            <w:vAlign w:val="bottom"/>
          </w:tcPr>
          <w:p w14:paraId="016AFB56" w14:textId="2D720BF9"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2.3.3</w:t>
            </w:r>
          </w:p>
        </w:tc>
        <w:tc>
          <w:tcPr>
            <w:tcW w:w="476" w:type="pct"/>
            <w:noWrap/>
            <w:vAlign w:val="bottom"/>
          </w:tcPr>
          <w:p w14:paraId="0038B58A"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tcPr>
          <w:p w14:paraId="1A991174"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tcPr>
          <w:p w14:paraId="7D3F5575"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tcPr>
          <w:p w14:paraId="01BE546E"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tcPr>
          <w:p w14:paraId="7DB9BB3A"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tcPr>
          <w:p w14:paraId="595093E9"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CB3271" w14:paraId="2575D2AC" w14:textId="77777777" w:rsidTr="4D771731">
        <w:trPr>
          <w:trHeight w:val="420"/>
        </w:trPr>
        <w:tc>
          <w:tcPr>
            <w:tcW w:w="5000" w:type="pct"/>
            <w:gridSpan w:val="7"/>
            <w:vAlign w:val="bottom"/>
            <w:hideMark/>
          </w:tcPr>
          <w:p w14:paraId="18919E62" w14:textId="4275B583" w:rsidR="006D61E7" w:rsidRPr="00F02CCB" w:rsidRDefault="006D61E7" w:rsidP="006D61E7">
            <w:pPr>
              <w:rPr>
                <w:rFonts w:ascii="Times New Roman" w:eastAsia="Times New Roman" w:hAnsi="Times New Roman" w:cs="Times New Roman"/>
                <w:b/>
                <w:bCs/>
                <w:color w:val="0E2841"/>
                <w:kern w:val="0"/>
                <w:lang w:val="fr-FR"/>
                <w14:ligatures w14:val="none"/>
              </w:rPr>
            </w:pPr>
            <w:r w:rsidRPr="00F02CCB">
              <w:rPr>
                <w:rFonts w:ascii="Times New Roman" w:eastAsia="Times New Roman" w:hAnsi="Times New Roman" w:cs="Times New Roman"/>
                <w:b/>
                <w:bCs/>
                <w:color w:val="0E2841"/>
                <w:kern w:val="0"/>
                <w:lang w:val="fr-FR"/>
                <w14:ligatures w14:val="none"/>
              </w:rPr>
              <w:t xml:space="preserve">Objectif 3 : Renforcer les systèmes de </w:t>
            </w:r>
            <w:r w:rsidR="00DA2DDA" w:rsidRPr="00F02CCB">
              <w:rPr>
                <w:rFonts w:ascii="Times New Roman" w:eastAsia="Times New Roman" w:hAnsi="Times New Roman" w:cs="Times New Roman"/>
                <w:b/>
                <w:bCs/>
                <w:color w:val="0E2841"/>
                <w:kern w:val="0"/>
                <w:lang w:val="fr-FR"/>
                <w14:ligatures w14:val="none"/>
              </w:rPr>
              <w:t>santé</w:t>
            </w:r>
            <w:r w:rsidRPr="00F02CCB">
              <w:rPr>
                <w:rFonts w:ascii="Times New Roman" w:eastAsia="Times New Roman" w:hAnsi="Times New Roman" w:cs="Times New Roman"/>
                <w:b/>
                <w:bCs/>
                <w:color w:val="0E2841"/>
                <w:kern w:val="0"/>
                <w:lang w:val="fr-FR"/>
                <w14:ligatures w14:val="none"/>
              </w:rPr>
              <w:t xml:space="preserve"> pour accroître l’autonomie</w:t>
            </w:r>
          </w:p>
        </w:tc>
      </w:tr>
      <w:tr w:rsidR="006D61E7" w:rsidRPr="00CB3271" w14:paraId="41E42395" w14:textId="77777777" w:rsidTr="4D771731">
        <w:trPr>
          <w:trHeight w:val="290"/>
        </w:trPr>
        <w:tc>
          <w:tcPr>
            <w:tcW w:w="5000" w:type="pct"/>
            <w:gridSpan w:val="7"/>
            <w:vAlign w:val="bottom"/>
            <w:hideMark/>
          </w:tcPr>
          <w:p w14:paraId="341FC563" w14:textId="77777777"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Activité 3.1 Renforcer les systèmes de données sur la santé maternelle, néonatale et infantile, la nutrition et le paludisme afin d’améliorer la prise de décision programmatique</w:t>
            </w:r>
          </w:p>
        </w:tc>
      </w:tr>
      <w:tr w:rsidR="006D61E7" w:rsidRPr="00F02CCB" w14:paraId="5031A9A8" w14:textId="77777777" w:rsidTr="4D771731">
        <w:trPr>
          <w:trHeight w:val="290"/>
        </w:trPr>
        <w:tc>
          <w:tcPr>
            <w:tcW w:w="284" w:type="pct"/>
            <w:noWrap/>
            <w:hideMark/>
          </w:tcPr>
          <w:p w14:paraId="6835E2F1" w14:textId="6EEE7013"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3.1.1</w:t>
            </w:r>
          </w:p>
        </w:tc>
        <w:tc>
          <w:tcPr>
            <w:tcW w:w="476" w:type="pct"/>
            <w:noWrap/>
            <w:hideMark/>
          </w:tcPr>
          <w:p w14:paraId="76503341"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hideMark/>
          </w:tcPr>
          <w:p w14:paraId="7DCB408B"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hideMark/>
          </w:tcPr>
          <w:p w14:paraId="7977FF1E"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hideMark/>
          </w:tcPr>
          <w:p w14:paraId="0B830E06"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hideMark/>
          </w:tcPr>
          <w:p w14:paraId="3DBDB3DA"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hideMark/>
          </w:tcPr>
          <w:p w14:paraId="31A98A76"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34284716" w14:textId="77777777" w:rsidTr="4D771731">
        <w:trPr>
          <w:trHeight w:val="290"/>
        </w:trPr>
        <w:tc>
          <w:tcPr>
            <w:tcW w:w="284" w:type="pct"/>
            <w:noWrap/>
            <w:hideMark/>
          </w:tcPr>
          <w:p w14:paraId="1C46753D" w14:textId="7AC96FBE"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3.1.2</w:t>
            </w:r>
          </w:p>
        </w:tc>
        <w:tc>
          <w:tcPr>
            <w:tcW w:w="476" w:type="pct"/>
            <w:noWrap/>
            <w:hideMark/>
          </w:tcPr>
          <w:p w14:paraId="560C6B84"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hideMark/>
          </w:tcPr>
          <w:p w14:paraId="3585964C"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hideMark/>
          </w:tcPr>
          <w:p w14:paraId="60E3B84D"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hideMark/>
          </w:tcPr>
          <w:p w14:paraId="1B2241E2"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hideMark/>
          </w:tcPr>
          <w:p w14:paraId="0C4641C3"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hideMark/>
          </w:tcPr>
          <w:p w14:paraId="7E559454"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CB3271" w14:paraId="7C8C6767" w14:textId="77777777" w:rsidTr="4D771731">
        <w:trPr>
          <w:trHeight w:val="290"/>
        </w:trPr>
        <w:tc>
          <w:tcPr>
            <w:tcW w:w="284" w:type="pct"/>
            <w:noWrap/>
            <w:hideMark/>
          </w:tcPr>
          <w:p w14:paraId="083BF87A" w14:textId="11F27657"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3.1.3</w:t>
            </w:r>
          </w:p>
        </w:tc>
        <w:tc>
          <w:tcPr>
            <w:tcW w:w="476" w:type="pct"/>
            <w:noWrap/>
            <w:hideMark/>
          </w:tcPr>
          <w:p w14:paraId="7FB81FDB" w14:textId="06848166"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0"/>
                <w:szCs w:val="20"/>
                <w:lang w:val="fr-FR"/>
                <w14:ligatures w14:val="none"/>
              </w:rPr>
              <w:t xml:space="preserve">Élaborer un plan ciblé de renforcement des données/ </w:t>
            </w:r>
            <w:r w:rsidRPr="00F02CCB">
              <w:rPr>
                <w:rFonts w:ascii="Times New Roman" w:eastAsia="Times New Roman" w:hAnsi="Times New Roman" w:cs="Times New Roman"/>
                <w:b/>
                <w:bCs/>
                <w:kern w:val="0"/>
                <w:sz w:val="20"/>
                <w:szCs w:val="20"/>
                <w:lang w:val="fr-FR"/>
                <w14:ligatures w14:val="none"/>
              </w:rPr>
              <w:t>Missions post RDQA</w:t>
            </w:r>
          </w:p>
        </w:tc>
        <w:tc>
          <w:tcPr>
            <w:tcW w:w="1572" w:type="pct"/>
            <w:noWrap/>
            <w:hideMark/>
          </w:tcPr>
          <w:p w14:paraId="3171AA75" w14:textId="0EF08FB1" w:rsidR="008A16D6" w:rsidRDefault="008A16D6" w:rsidP="000A5BD9">
            <w:pPr>
              <w:jc w:val="both"/>
              <w:rPr>
                <w:rFonts w:ascii="Times New Roman" w:eastAsia="Times New Roman" w:hAnsi="Times New Roman" w:cs="Times New Roman"/>
                <w:kern w:val="0"/>
                <w:sz w:val="22"/>
                <w:szCs w:val="20"/>
                <w:lang w:val="fr-FR"/>
                <w14:ligatures w14:val="none"/>
              </w:rPr>
            </w:pPr>
            <w:r w:rsidRPr="008A16D6">
              <w:rPr>
                <w:rFonts w:ascii="Times New Roman" w:eastAsia="Times New Roman" w:hAnsi="Times New Roman" w:cs="Times New Roman"/>
                <w:kern w:val="0"/>
                <w:sz w:val="22"/>
                <w:szCs w:val="20"/>
                <w:lang w:val="fr-FR"/>
                <w14:ligatures w14:val="none"/>
              </w:rPr>
              <w:t xml:space="preserve">Au cours du mois de </w:t>
            </w:r>
            <w:r w:rsidRPr="000A5BD9">
              <w:rPr>
                <w:rFonts w:ascii="Times New Roman" w:eastAsia="Times New Roman" w:hAnsi="Times New Roman" w:cs="Times New Roman"/>
                <w:kern w:val="0"/>
                <w:sz w:val="22"/>
                <w:szCs w:val="20"/>
                <w:lang w:val="fr-FR"/>
                <w14:ligatures w14:val="none"/>
              </w:rPr>
              <w:t>juin 2026</w:t>
            </w:r>
            <w:r w:rsidRPr="008A16D6">
              <w:rPr>
                <w:rFonts w:ascii="Times New Roman" w:eastAsia="Times New Roman" w:hAnsi="Times New Roman" w:cs="Times New Roman"/>
                <w:kern w:val="0"/>
                <w:sz w:val="22"/>
                <w:szCs w:val="20"/>
                <w:lang w:val="fr-FR"/>
                <w14:ligatures w14:val="none"/>
              </w:rPr>
              <w:t xml:space="preserve">, le projet </w:t>
            </w:r>
            <w:r w:rsidRPr="000A5BD9">
              <w:rPr>
                <w:rFonts w:ascii="Times New Roman" w:eastAsia="Times New Roman" w:hAnsi="Times New Roman" w:cs="Times New Roman"/>
                <w:kern w:val="0"/>
                <w:sz w:val="22"/>
                <w:szCs w:val="20"/>
                <w:lang w:val="fr-FR"/>
                <w14:ligatures w14:val="none"/>
              </w:rPr>
              <w:t>EpiC</w:t>
            </w:r>
            <w:r w:rsidR="00582A72">
              <w:rPr>
                <w:rFonts w:ascii="Times New Roman" w:eastAsia="Times New Roman" w:hAnsi="Times New Roman" w:cs="Times New Roman"/>
                <w:kern w:val="0"/>
                <w:sz w:val="22"/>
                <w:szCs w:val="20"/>
                <w:lang w:val="fr-FR"/>
                <w14:ligatures w14:val="none"/>
              </w:rPr>
              <w:t xml:space="preserve"> RDC </w:t>
            </w:r>
            <w:r w:rsidRPr="008A16D6">
              <w:rPr>
                <w:rFonts w:ascii="Times New Roman" w:eastAsia="Times New Roman" w:hAnsi="Times New Roman" w:cs="Times New Roman"/>
                <w:kern w:val="0"/>
                <w:sz w:val="22"/>
                <w:szCs w:val="20"/>
                <w:lang w:val="fr-FR"/>
                <w14:ligatures w14:val="none"/>
              </w:rPr>
              <w:t xml:space="preserve"> a accompagné la </w:t>
            </w:r>
            <w:r w:rsidRPr="000A5BD9">
              <w:rPr>
                <w:rFonts w:ascii="Times New Roman" w:eastAsia="Times New Roman" w:hAnsi="Times New Roman" w:cs="Times New Roman"/>
                <w:kern w:val="0"/>
                <w:sz w:val="22"/>
                <w:szCs w:val="20"/>
                <w:lang w:val="fr-FR"/>
                <w14:ligatures w14:val="none"/>
              </w:rPr>
              <w:t>Division Provinciale de la Santé (DPS) de Lomami</w:t>
            </w:r>
            <w:r w:rsidRPr="008A16D6">
              <w:rPr>
                <w:rFonts w:ascii="Times New Roman" w:eastAsia="Times New Roman" w:hAnsi="Times New Roman" w:cs="Times New Roman"/>
                <w:kern w:val="0"/>
                <w:sz w:val="22"/>
                <w:szCs w:val="20"/>
                <w:lang w:val="fr-FR"/>
                <w14:ligatures w14:val="none"/>
              </w:rPr>
              <w:t xml:space="preserve"> dans la préparation et la mise en œuvre des </w:t>
            </w:r>
            <w:r w:rsidRPr="000A5BD9">
              <w:rPr>
                <w:rFonts w:ascii="Times New Roman" w:eastAsia="Times New Roman" w:hAnsi="Times New Roman" w:cs="Times New Roman"/>
                <w:kern w:val="0"/>
                <w:sz w:val="22"/>
                <w:szCs w:val="20"/>
                <w:lang w:val="fr-FR"/>
                <w14:ligatures w14:val="none"/>
              </w:rPr>
              <w:t>missions post-RDQA</w:t>
            </w:r>
            <w:r w:rsidRPr="008A16D6">
              <w:rPr>
                <w:rFonts w:ascii="Times New Roman" w:eastAsia="Times New Roman" w:hAnsi="Times New Roman" w:cs="Times New Roman"/>
                <w:kern w:val="0"/>
                <w:sz w:val="22"/>
                <w:szCs w:val="20"/>
                <w:lang w:val="fr-FR"/>
                <w14:ligatures w14:val="none"/>
              </w:rPr>
              <w:t xml:space="preserve"> au sein de </w:t>
            </w:r>
            <w:r w:rsidRPr="000A5BD9">
              <w:rPr>
                <w:rFonts w:ascii="Times New Roman" w:eastAsia="Times New Roman" w:hAnsi="Times New Roman" w:cs="Times New Roman"/>
                <w:kern w:val="0"/>
                <w:sz w:val="22"/>
                <w:szCs w:val="20"/>
                <w:lang w:val="fr-FR"/>
                <w14:ligatures w14:val="none"/>
              </w:rPr>
              <w:t>sept Zones de Santé</w:t>
            </w:r>
            <w:r w:rsidRPr="008A16D6">
              <w:rPr>
                <w:rFonts w:ascii="Times New Roman" w:eastAsia="Times New Roman" w:hAnsi="Times New Roman" w:cs="Times New Roman"/>
                <w:kern w:val="0"/>
                <w:sz w:val="22"/>
                <w:szCs w:val="20"/>
                <w:lang w:val="fr-FR"/>
                <w14:ligatures w14:val="none"/>
              </w:rPr>
              <w:t xml:space="preserve"> (Kabinda, Kalenda, Kamiji, Kanda Kanda, Luputa, Mulumba et Mwene Ditu). Cette activité visait à renforcer durablement la qualité des données sanitaires et à promouvoir leur utilisation dans le processus de prise de décision.</w:t>
            </w:r>
          </w:p>
          <w:p w14:paraId="09566251" w14:textId="1ADF4067" w:rsidR="008A16D6" w:rsidRPr="000A5BD9" w:rsidRDefault="000A5BD9" w:rsidP="006D61E7">
            <w:pPr>
              <w:rPr>
                <w:rFonts w:ascii="Times New Roman" w:eastAsia="Times New Roman" w:hAnsi="Times New Roman" w:cs="Times New Roman"/>
                <w:b/>
                <w:bCs/>
                <w:kern w:val="0"/>
                <w:sz w:val="22"/>
                <w:szCs w:val="20"/>
                <w:lang w:val="fr-FR"/>
                <w14:ligatures w14:val="none"/>
              </w:rPr>
            </w:pPr>
            <w:r w:rsidRPr="000A5BD9">
              <w:rPr>
                <w:rFonts w:ascii="Times New Roman" w:eastAsia="Times New Roman" w:hAnsi="Times New Roman" w:cs="Times New Roman"/>
                <w:b/>
                <w:bCs/>
                <w:kern w:val="0"/>
                <w:sz w:val="22"/>
                <w:szCs w:val="20"/>
                <w:lang w:val="fr-FR"/>
                <w14:ligatures w14:val="none"/>
              </w:rPr>
              <w:t xml:space="preserve">Résultats : </w:t>
            </w:r>
          </w:p>
          <w:p w14:paraId="5D11755F" w14:textId="77777777" w:rsidR="008A16D6" w:rsidRPr="008A16D6" w:rsidRDefault="008A16D6" w:rsidP="000A5BD9">
            <w:pPr>
              <w:jc w:val="both"/>
              <w:rPr>
                <w:rFonts w:ascii="Times New Roman" w:eastAsia="Times New Roman" w:hAnsi="Times New Roman" w:cs="Times New Roman"/>
                <w:kern w:val="0"/>
                <w:sz w:val="22"/>
                <w:szCs w:val="20"/>
                <w:lang w:val="fr-FR"/>
                <w14:ligatures w14:val="none"/>
              </w:rPr>
            </w:pPr>
            <w:r w:rsidRPr="008A16D6">
              <w:rPr>
                <w:rFonts w:ascii="Times New Roman" w:eastAsia="Times New Roman" w:hAnsi="Times New Roman" w:cs="Times New Roman"/>
                <w:kern w:val="0"/>
                <w:sz w:val="22"/>
                <w:szCs w:val="20"/>
                <w:lang w:val="fr-FR"/>
                <w14:ligatures w14:val="none"/>
              </w:rPr>
              <w:t xml:space="preserve">Les missions ont permis de visiter </w:t>
            </w:r>
            <w:r w:rsidRPr="000A5BD9">
              <w:rPr>
                <w:rFonts w:ascii="Times New Roman" w:eastAsia="Times New Roman" w:hAnsi="Times New Roman" w:cs="Times New Roman"/>
                <w:kern w:val="0"/>
                <w:sz w:val="22"/>
                <w:szCs w:val="20"/>
                <w:lang w:val="fr-FR"/>
                <w14:ligatures w14:val="none"/>
              </w:rPr>
              <w:t>35 structures sanitaires, comprenant 7 Bureaux Centraux de Zone (BCZ), 7 Hôpitaux Généraux de Référence (HGR) et 21 Centres de Santé (CS),</w:t>
            </w:r>
            <w:r w:rsidRPr="008A16D6">
              <w:rPr>
                <w:rFonts w:ascii="Times New Roman" w:eastAsia="Times New Roman" w:hAnsi="Times New Roman" w:cs="Times New Roman"/>
                <w:kern w:val="0"/>
                <w:sz w:val="22"/>
                <w:szCs w:val="20"/>
                <w:lang w:val="fr-FR"/>
                <w14:ligatures w14:val="none"/>
              </w:rPr>
              <w:t xml:space="preserve"> et de renforcer les capacités de </w:t>
            </w:r>
            <w:r w:rsidRPr="000A5BD9">
              <w:rPr>
                <w:rFonts w:ascii="Times New Roman" w:eastAsia="Times New Roman" w:hAnsi="Times New Roman" w:cs="Times New Roman"/>
                <w:kern w:val="0"/>
                <w:sz w:val="22"/>
                <w:szCs w:val="20"/>
                <w:lang w:val="fr-FR"/>
                <w14:ligatures w14:val="none"/>
              </w:rPr>
              <w:t>49 prestataires</w:t>
            </w:r>
            <w:r w:rsidRPr="008A16D6">
              <w:rPr>
                <w:rFonts w:ascii="Times New Roman" w:eastAsia="Times New Roman" w:hAnsi="Times New Roman" w:cs="Times New Roman"/>
                <w:kern w:val="0"/>
                <w:sz w:val="22"/>
                <w:szCs w:val="20"/>
                <w:lang w:val="fr-FR"/>
                <w14:ligatures w14:val="none"/>
              </w:rPr>
              <w:t xml:space="preserve">, dont </w:t>
            </w:r>
            <w:r w:rsidRPr="000A5BD9">
              <w:rPr>
                <w:rFonts w:ascii="Times New Roman" w:eastAsia="Times New Roman" w:hAnsi="Times New Roman" w:cs="Times New Roman"/>
                <w:kern w:val="0"/>
                <w:sz w:val="22"/>
                <w:szCs w:val="20"/>
                <w:lang w:val="fr-FR"/>
                <w14:ligatures w14:val="none"/>
              </w:rPr>
              <w:t>7 femmes.</w:t>
            </w:r>
            <w:r w:rsidRPr="008A16D6">
              <w:rPr>
                <w:rFonts w:ascii="Times New Roman" w:eastAsia="Times New Roman" w:hAnsi="Times New Roman" w:cs="Times New Roman"/>
                <w:kern w:val="0"/>
                <w:sz w:val="22"/>
                <w:szCs w:val="20"/>
                <w:lang w:val="fr-FR"/>
                <w14:ligatures w14:val="none"/>
              </w:rPr>
              <w:t xml:space="preserve"> Les évaluations ont mis en évidence plusieurs défis persistants, notamment le </w:t>
            </w:r>
            <w:r w:rsidRPr="000A5BD9">
              <w:rPr>
                <w:rFonts w:ascii="Times New Roman" w:eastAsia="Times New Roman" w:hAnsi="Times New Roman" w:cs="Times New Roman"/>
                <w:kern w:val="0"/>
                <w:sz w:val="22"/>
                <w:szCs w:val="20"/>
                <w:lang w:val="fr-FR"/>
                <w14:ligatures w14:val="none"/>
              </w:rPr>
              <w:t>mauvais remplissage des outils de collecte et de rapportage, les incohérences entre les données des registres et les canevas du SNIS</w:t>
            </w:r>
            <w:r w:rsidRPr="008A16D6">
              <w:rPr>
                <w:rFonts w:ascii="Times New Roman" w:eastAsia="Times New Roman" w:hAnsi="Times New Roman" w:cs="Times New Roman"/>
                <w:kern w:val="0"/>
                <w:sz w:val="22"/>
                <w:szCs w:val="20"/>
                <w:lang w:val="fr-FR"/>
                <w14:ligatures w14:val="none"/>
              </w:rPr>
              <w:t xml:space="preserve">, ainsi que </w:t>
            </w:r>
            <w:r w:rsidRPr="000A5BD9">
              <w:rPr>
                <w:rFonts w:ascii="Times New Roman" w:eastAsia="Times New Roman" w:hAnsi="Times New Roman" w:cs="Times New Roman"/>
                <w:kern w:val="0"/>
                <w:sz w:val="22"/>
                <w:szCs w:val="20"/>
                <w:lang w:val="fr-FR"/>
                <w14:ligatures w14:val="none"/>
              </w:rPr>
              <w:t>l'absence de feedback analytique</w:t>
            </w:r>
            <w:r w:rsidRPr="008A16D6">
              <w:rPr>
                <w:rFonts w:ascii="Times New Roman" w:eastAsia="Times New Roman" w:hAnsi="Times New Roman" w:cs="Times New Roman"/>
                <w:kern w:val="0"/>
                <w:sz w:val="22"/>
                <w:szCs w:val="20"/>
                <w:lang w:val="fr-FR"/>
                <w14:ligatures w14:val="none"/>
              </w:rPr>
              <w:t xml:space="preserve"> transmis aux établissements de santé.</w:t>
            </w:r>
          </w:p>
          <w:p w14:paraId="55AB15F5" w14:textId="474DAAC5" w:rsidR="006D61E7" w:rsidRPr="008A16D6" w:rsidRDefault="008A16D6" w:rsidP="006D61E7">
            <w:pPr>
              <w:rPr>
                <w:rFonts w:ascii="Times New Roman" w:eastAsia="Times New Roman" w:hAnsi="Times New Roman" w:cs="Times New Roman"/>
                <w:kern w:val="0"/>
                <w:sz w:val="22"/>
                <w:szCs w:val="20"/>
                <w:lang w:val="fr-FR"/>
                <w14:ligatures w14:val="none"/>
              </w:rPr>
            </w:pPr>
            <w:r w:rsidRPr="008A16D6">
              <w:rPr>
                <w:rFonts w:ascii="Times New Roman" w:eastAsia="Times New Roman" w:hAnsi="Times New Roman" w:cs="Times New Roman"/>
                <w:kern w:val="0"/>
                <w:sz w:val="22"/>
                <w:szCs w:val="20"/>
                <w:lang w:val="fr-FR"/>
                <w14:ligatures w14:val="none"/>
              </w:rPr>
              <w:t>Ces constats ont permis d'orienter un plan ciblé de renforcement de la qualité des données, axé sur l'amélioration des pratiques de collecte, de validation, d'analyse et de rétro-information, afin de soutenir une gestion plus efficace et fondée sur des données fiables au niveau des Zones de Santé.</w:t>
            </w:r>
          </w:p>
        </w:tc>
        <w:tc>
          <w:tcPr>
            <w:tcW w:w="619" w:type="pct"/>
            <w:noWrap/>
            <w:hideMark/>
          </w:tcPr>
          <w:p w14:paraId="1F764C85"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hideMark/>
          </w:tcPr>
          <w:p w14:paraId="18624F1A"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hideMark/>
          </w:tcPr>
          <w:p w14:paraId="0E81688C" w14:textId="740ADC08"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0"/>
                <w:szCs w:val="20"/>
                <w:lang w:val="fr-FR"/>
                <w14:ligatures w14:val="none"/>
              </w:rPr>
              <w:t xml:space="preserve">Appuyer les missions post RDQA au T3 2026 </w:t>
            </w:r>
          </w:p>
        </w:tc>
        <w:tc>
          <w:tcPr>
            <w:tcW w:w="478" w:type="pct"/>
            <w:noWrap/>
            <w:hideMark/>
          </w:tcPr>
          <w:p w14:paraId="15947D02"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CB3271" w14:paraId="295AA484" w14:textId="77777777" w:rsidTr="4D771731">
        <w:trPr>
          <w:trHeight w:val="290"/>
        </w:trPr>
        <w:tc>
          <w:tcPr>
            <w:tcW w:w="284" w:type="pct"/>
            <w:noWrap/>
          </w:tcPr>
          <w:p w14:paraId="395C9B5C" w14:textId="7EA94504" w:rsidR="006D61E7" w:rsidRPr="00476FA2" w:rsidRDefault="006D61E7" w:rsidP="006D61E7">
            <w:pPr>
              <w:rPr>
                <w:rFonts w:ascii="Times New Roman" w:eastAsia="Times New Roman" w:hAnsi="Times New Roman" w:cs="Times New Roman"/>
                <w:color w:val="0E2841"/>
                <w:kern w:val="0"/>
                <w:sz w:val="22"/>
                <w:szCs w:val="22"/>
                <w:lang w:val="fr-FR"/>
                <w14:ligatures w14:val="none"/>
              </w:rPr>
            </w:pPr>
            <w:r w:rsidRPr="00476FA2">
              <w:rPr>
                <w:rFonts w:ascii="Times New Roman" w:eastAsia="Times New Roman" w:hAnsi="Times New Roman" w:cs="Times New Roman"/>
                <w:color w:val="0E2841"/>
                <w:kern w:val="0"/>
                <w:sz w:val="22"/>
                <w:szCs w:val="22"/>
                <w:lang w:val="fr-FR"/>
                <w14:ligatures w14:val="none"/>
              </w:rPr>
              <w:t>3.1.4</w:t>
            </w:r>
          </w:p>
        </w:tc>
        <w:tc>
          <w:tcPr>
            <w:tcW w:w="476" w:type="pct"/>
            <w:noWrap/>
          </w:tcPr>
          <w:p w14:paraId="30C0D7E3" w14:textId="038518F3" w:rsidR="006D61E7" w:rsidRPr="00476FA2" w:rsidRDefault="006D61E7" w:rsidP="006D61E7">
            <w:pPr>
              <w:rPr>
                <w:rFonts w:ascii="Times New Roman" w:eastAsia="Times New Roman" w:hAnsi="Times New Roman" w:cs="Times New Roman"/>
                <w:color w:val="0E2841"/>
                <w:kern w:val="0"/>
                <w:sz w:val="22"/>
                <w:szCs w:val="22"/>
                <w:lang w:val="fr-FR"/>
                <w14:ligatures w14:val="none"/>
              </w:rPr>
            </w:pPr>
            <w:r w:rsidRPr="00476FA2">
              <w:rPr>
                <w:rFonts w:ascii="Times New Roman" w:eastAsia="Times New Roman" w:hAnsi="Times New Roman" w:cs="Times New Roman"/>
                <w:color w:val="0E2841"/>
                <w:kern w:val="0"/>
                <w:sz w:val="22"/>
                <w:szCs w:val="22"/>
                <w:lang w:val="fr-FR"/>
                <w14:ligatures w14:val="none"/>
              </w:rPr>
              <w:t xml:space="preserve">Pérenniser et institutionnaliser le renforcement et l'utilisation du système de données pour la prise de décision. / </w:t>
            </w:r>
            <w:r w:rsidRPr="00476FA2">
              <w:rPr>
                <w:rFonts w:ascii="Times New Roman" w:eastAsia="Times New Roman" w:hAnsi="Times New Roman" w:cs="Times New Roman"/>
                <w:b/>
                <w:color w:val="0E2841"/>
                <w:kern w:val="0"/>
                <w:sz w:val="22"/>
                <w:szCs w:val="22"/>
                <w:lang w:val="fr-FR"/>
                <w14:ligatures w14:val="none"/>
              </w:rPr>
              <w:t>Réunion de monitorage des ZS</w:t>
            </w:r>
          </w:p>
        </w:tc>
        <w:tc>
          <w:tcPr>
            <w:tcW w:w="1572" w:type="pct"/>
            <w:noWrap/>
          </w:tcPr>
          <w:p w14:paraId="1191D043" w14:textId="6B7A66B7" w:rsidR="005014B2" w:rsidRPr="00F167F7" w:rsidRDefault="005014B2" w:rsidP="005014B2">
            <w:pPr>
              <w:widowControl w:val="0"/>
              <w:overflowPunct w:val="0"/>
              <w:autoSpaceDE w:val="0"/>
              <w:autoSpaceDN w:val="0"/>
              <w:adjustRightInd w:val="0"/>
              <w:spacing w:line="276" w:lineRule="auto"/>
              <w:jc w:val="both"/>
              <w:textAlignment w:val="baseline"/>
              <w:rPr>
                <w:rFonts w:ascii="Times New Roman" w:eastAsia="Times New Roman" w:hAnsi="Times New Roman" w:cs="Times New Roman"/>
                <w:kern w:val="0"/>
                <w:sz w:val="22"/>
                <w:szCs w:val="20"/>
                <w:lang w:val="fr-FR"/>
                <w14:ligatures w14:val="none"/>
              </w:rPr>
            </w:pPr>
            <w:r w:rsidRPr="005014B2">
              <w:rPr>
                <w:rFonts w:ascii="Times New Roman" w:eastAsia="Times New Roman" w:hAnsi="Times New Roman" w:cs="Times New Roman"/>
                <w:kern w:val="0"/>
                <w:sz w:val="22"/>
                <w:szCs w:val="20"/>
                <w:lang w:val="fr-FR"/>
                <w14:ligatures w14:val="none"/>
              </w:rPr>
              <w:t xml:space="preserve">Au cours du mois de juin 2026, le projet EpiC </w:t>
            </w:r>
            <w:r w:rsidR="00537E64">
              <w:rPr>
                <w:rFonts w:ascii="Times New Roman" w:eastAsia="Times New Roman" w:hAnsi="Times New Roman" w:cs="Times New Roman"/>
                <w:kern w:val="0"/>
                <w:sz w:val="22"/>
                <w:szCs w:val="20"/>
                <w:lang w:val="fr-FR"/>
                <w14:ligatures w14:val="none"/>
              </w:rPr>
              <w:t xml:space="preserve">RDC </w:t>
            </w:r>
            <w:r w:rsidRPr="005014B2">
              <w:rPr>
                <w:rFonts w:ascii="Times New Roman" w:eastAsia="Times New Roman" w:hAnsi="Times New Roman" w:cs="Times New Roman"/>
                <w:kern w:val="0"/>
                <w:sz w:val="22"/>
                <w:szCs w:val="20"/>
                <w:lang w:val="fr-FR"/>
                <w14:ligatures w14:val="none"/>
              </w:rPr>
              <w:t>a appuyé les Zones de Santé de la DPS Lomami dans la préparation et la tenue des réunions de monitorage des données du SNIS dans six Zones de Santé (Kalambayi, Kalenda, Kanda Kanda, Kalonda Est, Ludimbi Lukula et Mulumba). Ces réunions ont rassemblé 279 participants, dont 31 femmes, composés des membres des Équipes Cadres de Zone (ECZ) et des prestataires des établissements de santé. Elles avaient pour objectif d'analyser et de valider les données du mois de mai 2026</w:t>
            </w:r>
            <w:r w:rsidR="00F167F7">
              <w:rPr>
                <w:rFonts w:ascii="Times New Roman" w:eastAsia="Times New Roman" w:hAnsi="Times New Roman" w:cs="Times New Roman"/>
                <w:kern w:val="0"/>
                <w:sz w:val="22"/>
                <w:szCs w:val="20"/>
                <w:lang w:val="fr-FR"/>
                <w14:ligatures w14:val="none"/>
              </w:rPr>
              <w:t xml:space="preserve"> </w:t>
            </w:r>
            <w:r w:rsidR="00F167F7" w:rsidRPr="00F167F7">
              <w:rPr>
                <w:rFonts w:ascii="Times New Roman" w:eastAsia="Times New Roman" w:hAnsi="Times New Roman" w:cs="Times New Roman"/>
                <w:kern w:val="0"/>
                <w:sz w:val="22"/>
                <w:szCs w:val="20"/>
                <w:lang w:val="fr-FR"/>
                <w14:ligatures w14:val="none"/>
              </w:rPr>
              <w:t>afin</w:t>
            </w:r>
            <w:r w:rsidR="008B1416">
              <w:rPr>
                <w:rFonts w:ascii="Times New Roman" w:eastAsia="Times New Roman" w:hAnsi="Times New Roman" w:cs="Times New Roman"/>
                <w:kern w:val="0"/>
                <w:sz w:val="22"/>
                <w:szCs w:val="20"/>
                <w:lang w:val="fr-FR"/>
                <w14:ligatures w14:val="none"/>
              </w:rPr>
              <w:t xml:space="preserve"> </w:t>
            </w:r>
            <w:r w:rsidR="008B1416" w:rsidRPr="008B1416">
              <w:rPr>
                <w:rFonts w:ascii="Times New Roman" w:eastAsia="Times New Roman" w:hAnsi="Times New Roman" w:cs="Times New Roman"/>
                <w:kern w:val="0"/>
                <w:sz w:val="22"/>
                <w:szCs w:val="20"/>
                <w:lang w:val="fr-FR"/>
                <w14:ligatures w14:val="none"/>
              </w:rPr>
              <w:t>de garantir la disponibilité de données fiables pour une prise de décision fondée sur des évidences</w:t>
            </w:r>
            <w:r w:rsidR="00F167F7" w:rsidRPr="00F167F7">
              <w:rPr>
                <w:rFonts w:ascii="Times New Roman" w:eastAsia="Times New Roman" w:hAnsi="Times New Roman" w:cs="Times New Roman"/>
                <w:kern w:val="0"/>
                <w:sz w:val="22"/>
                <w:szCs w:val="20"/>
                <w:lang w:val="fr-FR"/>
                <w14:ligatures w14:val="none"/>
              </w:rPr>
              <w:t>.</w:t>
            </w:r>
          </w:p>
          <w:p w14:paraId="5F7B3319" w14:textId="549B80B7" w:rsidR="00A43F49" w:rsidRPr="005014B2" w:rsidRDefault="00A43F49" w:rsidP="005014B2">
            <w:pPr>
              <w:widowControl w:val="0"/>
              <w:overflowPunct w:val="0"/>
              <w:autoSpaceDE w:val="0"/>
              <w:autoSpaceDN w:val="0"/>
              <w:adjustRightInd w:val="0"/>
              <w:spacing w:line="276" w:lineRule="auto"/>
              <w:jc w:val="both"/>
              <w:textAlignment w:val="baseline"/>
              <w:rPr>
                <w:rFonts w:ascii="Times New Roman" w:eastAsia="Times New Roman" w:hAnsi="Times New Roman" w:cs="Times New Roman"/>
                <w:kern w:val="0"/>
                <w:sz w:val="22"/>
                <w:szCs w:val="20"/>
                <w:lang w:val="fr-FR"/>
                <w14:ligatures w14:val="none"/>
              </w:rPr>
            </w:pPr>
            <w:r w:rsidRPr="00A43F49">
              <w:rPr>
                <w:rFonts w:ascii="Times New Roman" w:eastAsia="Times New Roman" w:hAnsi="Times New Roman" w:cs="Times New Roman"/>
                <w:b/>
                <w:bCs/>
                <w:kern w:val="0"/>
                <w:sz w:val="22"/>
                <w:szCs w:val="20"/>
                <w:lang w:val="fr-FR"/>
                <w14:ligatures w14:val="none"/>
              </w:rPr>
              <w:t>Résultats</w:t>
            </w:r>
            <w:r>
              <w:rPr>
                <w:rFonts w:ascii="Times New Roman" w:eastAsia="Times New Roman" w:hAnsi="Times New Roman" w:cs="Times New Roman"/>
                <w:kern w:val="0"/>
                <w:sz w:val="22"/>
                <w:szCs w:val="20"/>
                <w:lang w:val="fr-FR"/>
                <w14:ligatures w14:val="none"/>
              </w:rPr>
              <w:t xml:space="preserve"> : </w:t>
            </w:r>
          </w:p>
          <w:p w14:paraId="18072E94" w14:textId="1867E880" w:rsidR="000051B6" w:rsidRDefault="005014B2" w:rsidP="000051B6">
            <w:pPr>
              <w:pStyle w:val="ListParagraph"/>
              <w:widowControl w:val="0"/>
              <w:numPr>
                <w:ilvl w:val="0"/>
                <w:numId w:val="37"/>
              </w:numPr>
              <w:overflowPunct w:val="0"/>
              <w:autoSpaceDE w:val="0"/>
              <w:autoSpaceDN w:val="0"/>
              <w:adjustRightInd w:val="0"/>
              <w:spacing w:line="276" w:lineRule="auto"/>
              <w:ind w:left="314"/>
              <w:jc w:val="both"/>
              <w:textAlignment w:val="baseline"/>
              <w:rPr>
                <w:rFonts w:ascii="Times New Roman" w:eastAsia="Times New Roman" w:hAnsi="Times New Roman" w:cs="Times New Roman"/>
                <w:kern w:val="0"/>
                <w:sz w:val="22"/>
                <w:szCs w:val="20"/>
                <w:lang w:val="fr-FR"/>
                <w14:ligatures w14:val="none"/>
              </w:rPr>
            </w:pPr>
            <w:r w:rsidRPr="000051B6">
              <w:rPr>
                <w:rFonts w:ascii="Times New Roman" w:eastAsia="Times New Roman" w:hAnsi="Times New Roman" w:cs="Times New Roman"/>
                <w:kern w:val="0"/>
                <w:sz w:val="22"/>
                <w:szCs w:val="20"/>
                <w:lang w:val="fr-FR"/>
                <w14:ligatures w14:val="none"/>
              </w:rPr>
              <w:t xml:space="preserve">Les travaux ont permis de corriger les </w:t>
            </w:r>
            <w:r w:rsidR="00A54856">
              <w:rPr>
                <w:rFonts w:ascii="Times New Roman" w:eastAsia="Times New Roman" w:hAnsi="Times New Roman" w:cs="Times New Roman"/>
                <w:kern w:val="0"/>
                <w:sz w:val="22"/>
                <w:szCs w:val="20"/>
                <w:lang w:val="fr-FR"/>
                <w14:ligatures w14:val="none"/>
              </w:rPr>
              <w:t>données aberrantes</w:t>
            </w:r>
            <w:r w:rsidRPr="000051B6">
              <w:rPr>
                <w:rFonts w:ascii="Times New Roman" w:eastAsia="Times New Roman" w:hAnsi="Times New Roman" w:cs="Times New Roman"/>
                <w:kern w:val="0"/>
                <w:sz w:val="22"/>
                <w:szCs w:val="20"/>
                <w:lang w:val="fr-FR"/>
                <w14:ligatures w14:val="none"/>
              </w:rPr>
              <w:t xml:space="preserve"> dans DHIS2, tant au niveau de la plateforme que des outils de collecte. </w:t>
            </w:r>
          </w:p>
          <w:p w14:paraId="494B3EC6" w14:textId="77777777" w:rsidR="000051B6" w:rsidRDefault="005014B2" w:rsidP="000051B6">
            <w:pPr>
              <w:pStyle w:val="ListParagraph"/>
              <w:widowControl w:val="0"/>
              <w:numPr>
                <w:ilvl w:val="0"/>
                <w:numId w:val="37"/>
              </w:numPr>
              <w:overflowPunct w:val="0"/>
              <w:autoSpaceDE w:val="0"/>
              <w:autoSpaceDN w:val="0"/>
              <w:adjustRightInd w:val="0"/>
              <w:spacing w:line="276" w:lineRule="auto"/>
              <w:ind w:left="314"/>
              <w:jc w:val="both"/>
              <w:textAlignment w:val="baseline"/>
              <w:rPr>
                <w:rFonts w:ascii="Times New Roman" w:eastAsia="Times New Roman" w:hAnsi="Times New Roman" w:cs="Times New Roman"/>
                <w:kern w:val="0"/>
                <w:sz w:val="22"/>
                <w:szCs w:val="20"/>
                <w:lang w:val="fr-FR"/>
                <w14:ligatures w14:val="none"/>
              </w:rPr>
            </w:pPr>
            <w:r w:rsidRPr="000051B6">
              <w:rPr>
                <w:rFonts w:ascii="Times New Roman" w:eastAsia="Times New Roman" w:hAnsi="Times New Roman" w:cs="Times New Roman"/>
                <w:kern w:val="0"/>
                <w:sz w:val="22"/>
                <w:szCs w:val="20"/>
                <w:lang w:val="fr-FR"/>
                <w14:ligatures w14:val="none"/>
              </w:rPr>
              <w:t>Les performances des Aires de Santé ont également été évaluées à l'aide de la méthodologie de benchmarking, facilitant l'identification des meilleures performances et des écarts à améliorer.</w:t>
            </w:r>
          </w:p>
          <w:p w14:paraId="7126F388" w14:textId="20BB3775" w:rsidR="006D61E7" w:rsidRPr="000051B6" w:rsidRDefault="005014B2" w:rsidP="000051B6">
            <w:pPr>
              <w:pStyle w:val="ListParagraph"/>
              <w:widowControl w:val="0"/>
              <w:numPr>
                <w:ilvl w:val="0"/>
                <w:numId w:val="37"/>
              </w:numPr>
              <w:overflowPunct w:val="0"/>
              <w:autoSpaceDE w:val="0"/>
              <w:autoSpaceDN w:val="0"/>
              <w:adjustRightInd w:val="0"/>
              <w:spacing w:line="276" w:lineRule="auto"/>
              <w:ind w:left="314"/>
              <w:jc w:val="both"/>
              <w:textAlignment w:val="baseline"/>
              <w:rPr>
                <w:rFonts w:ascii="Times New Roman" w:eastAsia="Times New Roman" w:hAnsi="Times New Roman" w:cs="Times New Roman"/>
                <w:kern w:val="0"/>
                <w:sz w:val="22"/>
                <w:szCs w:val="20"/>
                <w:lang w:val="fr-FR"/>
                <w14:ligatures w14:val="none"/>
              </w:rPr>
            </w:pPr>
            <w:r w:rsidRPr="000051B6">
              <w:rPr>
                <w:rFonts w:ascii="Times New Roman" w:eastAsia="Times New Roman" w:hAnsi="Times New Roman" w:cs="Times New Roman"/>
                <w:kern w:val="0"/>
                <w:sz w:val="22"/>
                <w:szCs w:val="20"/>
                <w:lang w:val="fr-FR"/>
                <w14:ligatures w14:val="none"/>
              </w:rPr>
              <w:t>Enfin, les principaux problèmes relevés au cours des analyses ont servi de base à l'élaboration des termes de référence (TDR) des missions de supervision des Équipes Cadres de Zone vers les établissements de santé, renforçant ainsi le suivi de la qualité des données et l'amélioration continue des performances du SNIS.</w:t>
            </w:r>
          </w:p>
        </w:tc>
        <w:tc>
          <w:tcPr>
            <w:tcW w:w="619" w:type="pct"/>
            <w:noWrap/>
          </w:tcPr>
          <w:p w14:paraId="7E59A0F6" w14:textId="77777777" w:rsidR="006D61E7" w:rsidRPr="00476FA2" w:rsidRDefault="006D61E7" w:rsidP="006D61E7">
            <w:pPr>
              <w:rPr>
                <w:rFonts w:ascii="Times New Roman" w:eastAsia="Times New Roman" w:hAnsi="Times New Roman" w:cs="Times New Roman"/>
                <w:color w:val="0E2841"/>
                <w:kern w:val="0"/>
                <w:sz w:val="22"/>
                <w:szCs w:val="22"/>
                <w:lang w:val="fr-FR"/>
                <w14:ligatures w14:val="none"/>
              </w:rPr>
            </w:pPr>
          </w:p>
        </w:tc>
        <w:tc>
          <w:tcPr>
            <w:tcW w:w="761" w:type="pct"/>
            <w:noWrap/>
          </w:tcPr>
          <w:p w14:paraId="4F81079C" w14:textId="77777777" w:rsidR="006D61E7" w:rsidRPr="00476FA2" w:rsidRDefault="006D61E7" w:rsidP="006D61E7">
            <w:pPr>
              <w:rPr>
                <w:rFonts w:ascii="Times New Roman" w:eastAsia="Times New Roman" w:hAnsi="Times New Roman" w:cs="Times New Roman"/>
                <w:color w:val="0E2841"/>
                <w:kern w:val="0"/>
                <w:sz w:val="22"/>
                <w:szCs w:val="22"/>
                <w:lang w:val="fr-FR"/>
                <w14:ligatures w14:val="none"/>
              </w:rPr>
            </w:pPr>
          </w:p>
        </w:tc>
        <w:tc>
          <w:tcPr>
            <w:tcW w:w="810" w:type="pct"/>
            <w:noWrap/>
          </w:tcPr>
          <w:p w14:paraId="240DCA75" w14:textId="459DC50D" w:rsidR="006D61E7" w:rsidRPr="00476FA2" w:rsidRDefault="006D61E7" w:rsidP="006D61E7">
            <w:pPr>
              <w:rPr>
                <w:rFonts w:ascii="Times New Roman" w:eastAsia="Times New Roman" w:hAnsi="Times New Roman" w:cs="Times New Roman"/>
                <w:color w:val="0E2841"/>
                <w:kern w:val="0"/>
                <w:sz w:val="22"/>
                <w:szCs w:val="22"/>
                <w:lang w:val="fr-FR"/>
                <w14:ligatures w14:val="none"/>
              </w:rPr>
            </w:pPr>
            <w:r w:rsidRPr="00476FA2">
              <w:rPr>
                <w:rFonts w:ascii="Times New Roman" w:eastAsia="Times New Roman" w:hAnsi="Times New Roman" w:cs="Times New Roman"/>
                <w:color w:val="0E2841"/>
                <w:kern w:val="0"/>
                <w:sz w:val="22"/>
                <w:szCs w:val="22"/>
                <w:lang w:val="fr-FR"/>
                <w14:ligatures w14:val="none"/>
              </w:rPr>
              <w:t>Appu</w:t>
            </w:r>
            <w:r w:rsidR="002069B6">
              <w:rPr>
                <w:rFonts w:ascii="Times New Roman" w:eastAsia="Times New Roman" w:hAnsi="Times New Roman" w:cs="Times New Roman"/>
                <w:color w:val="0E2841"/>
                <w:kern w:val="0"/>
                <w:sz w:val="22"/>
                <w:szCs w:val="22"/>
                <w:lang w:val="fr-FR"/>
                <w14:ligatures w14:val="none"/>
              </w:rPr>
              <w:t>y</w:t>
            </w:r>
            <w:r w:rsidRPr="00476FA2">
              <w:rPr>
                <w:rFonts w:ascii="Times New Roman" w:eastAsia="Times New Roman" w:hAnsi="Times New Roman" w:cs="Times New Roman"/>
                <w:color w:val="0E2841"/>
                <w:kern w:val="0"/>
                <w:sz w:val="22"/>
                <w:szCs w:val="22"/>
                <w:lang w:val="fr-FR"/>
                <w14:ligatures w14:val="none"/>
              </w:rPr>
              <w:t>er les réunions de monitorage de juillet 2026</w:t>
            </w:r>
          </w:p>
        </w:tc>
        <w:tc>
          <w:tcPr>
            <w:tcW w:w="478" w:type="pct"/>
            <w:noWrap/>
          </w:tcPr>
          <w:p w14:paraId="401CBBBA" w14:textId="6CF91002"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p>
        </w:tc>
      </w:tr>
      <w:tr w:rsidR="006D61E7" w:rsidRPr="00CB3271" w14:paraId="74F09D79" w14:textId="77777777" w:rsidTr="4D771731">
        <w:trPr>
          <w:trHeight w:val="290"/>
        </w:trPr>
        <w:tc>
          <w:tcPr>
            <w:tcW w:w="5000" w:type="pct"/>
            <w:gridSpan w:val="7"/>
            <w:vAlign w:val="bottom"/>
            <w:hideMark/>
          </w:tcPr>
          <w:p w14:paraId="3167C4AB" w14:textId="77777777"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Activité 3.2 Évaluer et renforcer les systèmes de surveillance de la santé maternelle, néonatale et infantile, de la nutrition et du paludisme</w:t>
            </w:r>
          </w:p>
        </w:tc>
      </w:tr>
      <w:tr w:rsidR="006D61E7" w:rsidRPr="00F02CCB" w14:paraId="5709C0EC" w14:textId="77777777" w:rsidTr="4D771731">
        <w:trPr>
          <w:trHeight w:val="290"/>
        </w:trPr>
        <w:tc>
          <w:tcPr>
            <w:tcW w:w="284" w:type="pct"/>
            <w:noWrap/>
            <w:hideMark/>
          </w:tcPr>
          <w:p w14:paraId="4DD6247D" w14:textId="29675D15"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3.2.1</w:t>
            </w:r>
          </w:p>
        </w:tc>
        <w:tc>
          <w:tcPr>
            <w:tcW w:w="476" w:type="pct"/>
            <w:noWrap/>
          </w:tcPr>
          <w:p w14:paraId="2B42C13A" w14:textId="546C2FDE"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tcPr>
          <w:p w14:paraId="3AFBA48A" w14:textId="17D4A936"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tcPr>
          <w:p w14:paraId="62E40D22" w14:textId="34395DEA"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tcPr>
          <w:p w14:paraId="61D8CABC" w14:textId="3AE9BE61"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tcPr>
          <w:p w14:paraId="54E67207" w14:textId="4C6E34BB"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tcPr>
          <w:p w14:paraId="27B14751" w14:textId="3116A2BF"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0180CDBF" w14:textId="77777777" w:rsidTr="4D771731">
        <w:trPr>
          <w:trHeight w:val="290"/>
        </w:trPr>
        <w:tc>
          <w:tcPr>
            <w:tcW w:w="284" w:type="pct"/>
            <w:noWrap/>
            <w:hideMark/>
          </w:tcPr>
          <w:p w14:paraId="2C3AF70D" w14:textId="04969566"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3.2.2</w:t>
            </w:r>
          </w:p>
        </w:tc>
        <w:tc>
          <w:tcPr>
            <w:tcW w:w="476" w:type="pct"/>
            <w:noWrap/>
          </w:tcPr>
          <w:p w14:paraId="6D2474FA" w14:textId="6E139E69"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tcPr>
          <w:p w14:paraId="2AA8910F" w14:textId="45D62EA9" w:rsidR="006D61E7" w:rsidRPr="00F02CCB" w:rsidRDefault="006D61E7" w:rsidP="006D61E7">
            <w:pPr>
              <w:spacing w:line="276" w:lineRule="auto"/>
              <w:rPr>
                <w:rFonts w:ascii="Times New Roman" w:eastAsia="Times New Roman" w:hAnsi="Times New Roman" w:cs="Times New Roman"/>
                <w:kern w:val="0"/>
                <w:sz w:val="20"/>
                <w:szCs w:val="20"/>
                <w:lang w:val="fr-FR"/>
                <w14:ligatures w14:val="none"/>
              </w:rPr>
            </w:pPr>
          </w:p>
        </w:tc>
        <w:tc>
          <w:tcPr>
            <w:tcW w:w="619" w:type="pct"/>
            <w:noWrap/>
          </w:tcPr>
          <w:p w14:paraId="1FD1B834" w14:textId="656A9B56" w:rsidR="006D61E7" w:rsidRPr="00F02CCB" w:rsidRDefault="006D61E7" w:rsidP="006D61E7">
            <w:pPr>
              <w:spacing w:line="276" w:lineRule="auto"/>
              <w:rPr>
                <w:rFonts w:ascii="Times New Roman" w:eastAsia="Times New Roman" w:hAnsi="Times New Roman" w:cs="Times New Roman"/>
                <w:kern w:val="0"/>
                <w:sz w:val="20"/>
                <w:szCs w:val="20"/>
                <w:lang w:val="fr-FR"/>
                <w14:ligatures w14:val="none"/>
              </w:rPr>
            </w:pPr>
          </w:p>
        </w:tc>
        <w:tc>
          <w:tcPr>
            <w:tcW w:w="761" w:type="pct"/>
            <w:noWrap/>
          </w:tcPr>
          <w:p w14:paraId="4B946EDE" w14:textId="20B546D2" w:rsidR="006D61E7" w:rsidRPr="00F02CCB" w:rsidRDefault="006D61E7" w:rsidP="006D61E7">
            <w:pPr>
              <w:spacing w:line="276" w:lineRule="auto"/>
              <w:rPr>
                <w:rFonts w:ascii="Times New Roman" w:eastAsia="Times New Roman" w:hAnsi="Times New Roman" w:cs="Times New Roman"/>
                <w:kern w:val="0"/>
                <w:sz w:val="20"/>
                <w:szCs w:val="20"/>
                <w:lang w:val="fr-FR"/>
                <w14:ligatures w14:val="none"/>
              </w:rPr>
            </w:pPr>
          </w:p>
        </w:tc>
        <w:tc>
          <w:tcPr>
            <w:tcW w:w="810" w:type="pct"/>
            <w:noWrap/>
          </w:tcPr>
          <w:p w14:paraId="186E1B89" w14:textId="014A769E" w:rsidR="006D61E7" w:rsidRPr="00F02CCB" w:rsidRDefault="006D61E7" w:rsidP="006D61E7">
            <w:pPr>
              <w:spacing w:line="276" w:lineRule="auto"/>
              <w:rPr>
                <w:rFonts w:ascii="Times New Roman" w:eastAsia="Times New Roman" w:hAnsi="Times New Roman" w:cs="Times New Roman"/>
                <w:kern w:val="0"/>
                <w:sz w:val="20"/>
                <w:szCs w:val="20"/>
                <w:lang w:val="fr-FR"/>
                <w14:ligatures w14:val="none"/>
              </w:rPr>
            </w:pPr>
          </w:p>
        </w:tc>
        <w:tc>
          <w:tcPr>
            <w:tcW w:w="478" w:type="pct"/>
            <w:noWrap/>
          </w:tcPr>
          <w:p w14:paraId="532304ED" w14:textId="0D8D5033" w:rsidR="006D61E7" w:rsidRPr="00F02CCB" w:rsidRDefault="006D61E7" w:rsidP="006D61E7">
            <w:pPr>
              <w:spacing w:line="276" w:lineRule="auto"/>
              <w:rPr>
                <w:rFonts w:ascii="Times New Roman" w:eastAsia="Times New Roman" w:hAnsi="Times New Roman" w:cs="Times New Roman"/>
                <w:kern w:val="0"/>
                <w:sz w:val="20"/>
                <w:szCs w:val="20"/>
                <w:lang w:val="fr-FR"/>
                <w14:ligatures w14:val="none"/>
              </w:rPr>
            </w:pPr>
          </w:p>
        </w:tc>
      </w:tr>
      <w:tr w:rsidR="006D61E7" w:rsidRPr="00F02CCB" w14:paraId="7CB36E42" w14:textId="77777777" w:rsidTr="4D771731">
        <w:trPr>
          <w:trHeight w:val="290"/>
        </w:trPr>
        <w:tc>
          <w:tcPr>
            <w:tcW w:w="284" w:type="pct"/>
            <w:noWrap/>
            <w:hideMark/>
          </w:tcPr>
          <w:p w14:paraId="4561BD1A" w14:textId="0D7F759D"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3.2.3</w:t>
            </w:r>
          </w:p>
        </w:tc>
        <w:tc>
          <w:tcPr>
            <w:tcW w:w="476" w:type="pct"/>
            <w:noWrap/>
          </w:tcPr>
          <w:p w14:paraId="51A0686F" w14:textId="48549974"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tcPr>
          <w:p w14:paraId="11D35566" w14:textId="7CAB07BB" w:rsidR="006D61E7" w:rsidRPr="00F02CCB" w:rsidRDefault="006D61E7" w:rsidP="006D61E7">
            <w:pPr>
              <w:spacing w:line="276" w:lineRule="auto"/>
              <w:rPr>
                <w:rFonts w:ascii="Times New Roman" w:eastAsia="Times New Roman" w:hAnsi="Times New Roman" w:cs="Times New Roman"/>
                <w:kern w:val="0"/>
                <w:lang w:val="fr-FR"/>
                <w14:ligatures w14:val="none"/>
              </w:rPr>
            </w:pPr>
          </w:p>
        </w:tc>
        <w:tc>
          <w:tcPr>
            <w:tcW w:w="619" w:type="pct"/>
            <w:noWrap/>
          </w:tcPr>
          <w:p w14:paraId="737FF32F" w14:textId="4750AA88" w:rsidR="006D61E7" w:rsidRPr="00F02CCB" w:rsidRDefault="006D61E7" w:rsidP="006D61E7">
            <w:pPr>
              <w:spacing w:line="276" w:lineRule="auto"/>
              <w:rPr>
                <w:rFonts w:ascii="Times New Roman" w:eastAsia="Times New Roman" w:hAnsi="Times New Roman" w:cs="Times New Roman"/>
                <w:kern w:val="0"/>
                <w:lang w:val="fr-FR"/>
                <w14:ligatures w14:val="none"/>
              </w:rPr>
            </w:pPr>
          </w:p>
        </w:tc>
        <w:tc>
          <w:tcPr>
            <w:tcW w:w="761" w:type="pct"/>
            <w:noWrap/>
          </w:tcPr>
          <w:p w14:paraId="0EA136B5" w14:textId="6A6BDED6" w:rsidR="006D61E7" w:rsidRPr="00F02CCB" w:rsidRDefault="006D61E7" w:rsidP="006D61E7">
            <w:pPr>
              <w:spacing w:line="276" w:lineRule="auto"/>
              <w:rPr>
                <w:rFonts w:ascii="Times New Roman" w:eastAsia="Times New Roman" w:hAnsi="Times New Roman" w:cs="Times New Roman"/>
                <w:kern w:val="0"/>
                <w:lang w:val="fr-FR"/>
                <w14:ligatures w14:val="none"/>
              </w:rPr>
            </w:pPr>
          </w:p>
        </w:tc>
        <w:tc>
          <w:tcPr>
            <w:tcW w:w="810" w:type="pct"/>
            <w:noWrap/>
          </w:tcPr>
          <w:p w14:paraId="59BC6F21" w14:textId="44C8E7A8" w:rsidR="006D61E7" w:rsidRPr="00F02CCB" w:rsidRDefault="006D61E7" w:rsidP="006D61E7">
            <w:pPr>
              <w:spacing w:line="276" w:lineRule="auto"/>
              <w:rPr>
                <w:rFonts w:ascii="Times New Roman" w:eastAsia="Times New Roman" w:hAnsi="Times New Roman" w:cs="Times New Roman"/>
                <w:kern w:val="0"/>
                <w:lang w:val="fr-FR"/>
                <w14:ligatures w14:val="none"/>
              </w:rPr>
            </w:pPr>
          </w:p>
        </w:tc>
        <w:tc>
          <w:tcPr>
            <w:tcW w:w="478" w:type="pct"/>
            <w:noWrap/>
          </w:tcPr>
          <w:p w14:paraId="2D0039BA" w14:textId="7E91582E" w:rsidR="006D61E7" w:rsidRPr="00F02CCB" w:rsidRDefault="006D61E7" w:rsidP="006D61E7">
            <w:pPr>
              <w:spacing w:line="276" w:lineRule="auto"/>
              <w:rPr>
                <w:rFonts w:ascii="Times New Roman" w:eastAsia="Times New Roman" w:hAnsi="Times New Roman" w:cs="Times New Roman"/>
                <w:kern w:val="0"/>
                <w:lang w:val="fr-FR"/>
                <w14:ligatures w14:val="none"/>
              </w:rPr>
            </w:pPr>
          </w:p>
        </w:tc>
      </w:tr>
      <w:tr w:rsidR="006D61E7" w:rsidRPr="00CB3271" w14:paraId="4803EE89" w14:textId="77777777" w:rsidTr="4D771731">
        <w:trPr>
          <w:trHeight w:val="290"/>
        </w:trPr>
        <w:tc>
          <w:tcPr>
            <w:tcW w:w="5000" w:type="pct"/>
            <w:gridSpan w:val="7"/>
            <w:vAlign w:val="bottom"/>
            <w:hideMark/>
          </w:tcPr>
          <w:p w14:paraId="0A99C414" w14:textId="77777777"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Activité 3.3 Améliorer la chaîne d'approvisionnement des produits essentiels de santé maternelle, néonatale et infantile, de lutte contre le paludisme et de nutrition</w:t>
            </w:r>
          </w:p>
        </w:tc>
      </w:tr>
      <w:tr w:rsidR="006D61E7" w:rsidRPr="00CB3271" w14:paraId="22FA8CE5" w14:textId="77777777" w:rsidTr="4D771731">
        <w:trPr>
          <w:trHeight w:val="290"/>
        </w:trPr>
        <w:tc>
          <w:tcPr>
            <w:tcW w:w="284" w:type="pct"/>
            <w:noWrap/>
            <w:hideMark/>
          </w:tcPr>
          <w:p w14:paraId="59E2CB3E" w14:textId="6649528D" w:rsidR="006D61E7" w:rsidRPr="00F02CCB" w:rsidRDefault="006D61E7" w:rsidP="00D6479C">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3.3.1</w:t>
            </w:r>
          </w:p>
        </w:tc>
        <w:tc>
          <w:tcPr>
            <w:tcW w:w="476" w:type="pct"/>
            <w:noWrap/>
          </w:tcPr>
          <w:p w14:paraId="6C9C02AE" w14:textId="71BD6790" w:rsidR="006D61E7" w:rsidRPr="00F02CCB" w:rsidRDefault="002F05CB" w:rsidP="00D6479C">
            <w:pPr>
              <w:rPr>
                <w:rFonts w:ascii="Times New Roman" w:eastAsia="Times New Roman" w:hAnsi="Times New Roman" w:cs="Times New Roman"/>
                <w:b/>
                <w:color w:val="0E2841"/>
                <w:kern w:val="0"/>
                <w:sz w:val="22"/>
                <w:szCs w:val="22"/>
                <w:lang w:val="fr-FR"/>
                <w14:ligatures w14:val="none"/>
              </w:rPr>
            </w:pPr>
            <w:r w:rsidRPr="00F02CCB">
              <w:rPr>
                <w:rFonts w:ascii="Times New Roman" w:eastAsia="Times New Roman" w:hAnsi="Times New Roman" w:cs="Times New Roman"/>
                <w:kern w:val="0"/>
                <w:sz w:val="20"/>
                <w:szCs w:val="20"/>
                <w:lang w:val="fr-FR"/>
                <w14:ligatures w14:val="none"/>
              </w:rPr>
              <w:t xml:space="preserve">Prévoir et identifier les besoins supplémentaires en matières premières pour les campagnes de soutien d'urgence. </w:t>
            </w:r>
            <w:r w:rsidRPr="00F02CCB">
              <w:rPr>
                <w:rFonts w:ascii="Times New Roman" w:eastAsia="Times New Roman" w:hAnsi="Times New Roman" w:cs="Times New Roman"/>
                <w:b/>
                <w:bCs/>
                <w:kern w:val="0"/>
                <w:sz w:val="20"/>
                <w:szCs w:val="20"/>
                <w:lang w:val="fr-FR"/>
                <w14:ligatures w14:val="none"/>
              </w:rPr>
              <w:t>/ Triangulation de données SIGL</w:t>
            </w:r>
          </w:p>
        </w:tc>
        <w:tc>
          <w:tcPr>
            <w:tcW w:w="1572" w:type="pct"/>
            <w:noWrap/>
          </w:tcPr>
          <w:p w14:paraId="25B15074" w14:textId="17A74A60" w:rsidR="005114B2" w:rsidRPr="00F02CCB" w:rsidRDefault="005114B2" w:rsidP="005114B2">
            <w:pPr>
              <w:widowControl w:val="0"/>
              <w:overflowPunct w:val="0"/>
              <w:autoSpaceDE w:val="0"/>
              <w:autoSpaceDN w:val="0"/>
              <w:adjustRightInd w:val="0"/>
              <w:spacing w:line="276" w:lineRule="auto"/>
              <w:jc w:val="both"/>
              <w:textAlignment w:val="baseline"/>
              <w:rPr>
                <w:rFonts w:ascii="Times New Roman" w:eastAsia="Times New Roman" w:hAnsi="Times New Roman" w:cs="Times New Roman"/>
                <w:kern w:val="0"/>
                <w:sz w:val="22"/>
                <w:szCs w:val="20"/>
                <w:lang w:val="fr-FR"/>
                <w14:ligatures w14:val="none"/>
              </w:rPr>
            </w:pPr>
            <w:r w:rsidRPr="00F02CCB">
              <w:rPr>
                <w:rFonts w:ascii="Times New Roman" w:eastAsia="Segoe UI" w:hAnsi="Times New Roman" w:cs="Times New Roman"/>
                <w:sz w:val="21"/>
                <w:szCs w:val="21"/>
                <w:lang w:val="fr-FR"/>
              </w:rPr>
              <w:t xml:space="preserve">Au </w:t>
            </w:r>
            <w:r w:rsidR="00D61D74" w:rsidRPr="00F02CCB">
              <w:rPr>
                <w:rFonts w:ascii="Times New Roman" w:eastAsia="Segoe UI" w:hAnsi="Times New Roman" w:cs="Times New Roman"/>
                <w:sz w:val="21"/>
                <w:szCs w:val="21"/>
                <w:lang w:val="fr-FR"/>
              </w:rPr>
              <w:t>cours</w:t>
            </w:r>
            <w:r w:rsidRPr="00F02CCB">
              <w:rPr>
                <w:rFonts w:ascii="Times New Roman" w:eastAsia="Segoe UI" w:hAnsi="Times New Roman" w:cs="Times New Roman"/>
                <w:sz w:val="21"/>
                <w:szCs w:val="21"/>
                <w:lang w:val="fr-FR"/>
              </w:rPr>
              <w:t xml:space="preserve"> d</w:t>
            </w:r>
            <w:r w:rsidR="005433E4">
              <w:rPr>
                <w:rFonts w:ascii="Times New Roman" w:eastAsia="Segoe UI" w:hAnsi="Times New Roman" w:cs="Times New Roman"/>
                <w:sz w:val="21"/>
                <w:szCs w:val="21"/>
                <w:lang w:val="fr-FR"/>
              </w:rPr>
              <w:t>u mois de Juin 2026</w:t>
            </w:r>
            <w:r w:rsidR="00295952">
              <w:rPr>
                <w:rFonts w:ascii="Times New Roman" w:eastAsia="Segoe UI" w:hAnsi="Times New Roman" w:cs="Times New Roman"/>
                <w:sz w:val="21"/>
                <w:szCs w:val="21"/>
                <w:lang w:val="fr-FR"/>
              </w:rPr>
              <w:t xml:space="preserve">, </w:t>
            </w:r>
            <w:r w:rsidRPr="00F02CCB">
              <w:rPr>
                <w:rFonts w:ascii="Times New Roman" w:eastAsia="Times New Roman" w:hAnsi="Times New Roman" w:cs="Times New Roman"/>
                <w:kern w:val="0"/>
                <w:sz w:val="22"/>
                <w:szCs w:val="20"/>
                <w:lang w:val="fr-FR"/>
                <w14:ligatures w14:val="none"/>
              </w:rPr>
              <w:t xml:space="preserve"> à travers l’UTGL, Epic</w:t>
            </w:r>
            <w:r w:rsidR="00295952">
              <w:rPr>
                <w:rFonts w:ascii="Times New Roman" w:eastAsia="Times New Roman" w:hAnsi="Times New Roman" w:cs="Times New Roman"/>
                <w:kern w:val="0"/>
                <w:sz w:val="22"/>
                <w:szCs w:val="20"/>
                <w:lang w:val="fr-FR"/>
                <w14:ligatures w14:val="none"/>
              </w:rPr>
              <w:t xml:space="preserve"> RDC</w:t>
            </w:r>
            <w:r w:rsidRPr="00F02CCB">
              <w:rPr>
                <w:rFonts w:ascii="Times New Roman" w:eastAsia="Times New Roman" w:hAnsi="Times New Roman" w:cs="Times New Roman"/>
                <w:kern w:val="0"/>
                <w:sz w:val="22"/>
                <w:szCs w:val="20"/>
                <w:lang w:val="fr-FR"/>
                <w14:ligatures w14:val="none"/>
              </w:rPr>
              <w:t xml:space="preserve"> a appuyé la DPS dans la préparation et réalisation de missions de triangulation de données SIGL dans les ZS de Kalenda, Kamiji, Kalonda Est, Kalambayi et Wikong. L’objectif était de vérifier la qualité, la cohérence et l’exactitude des données SIGL à travers une triangulation entre les données de gestion au niveau des ESS et celles rapportées dans DHIS2/InfoMED.</w:t>
            </w:r>
          </w:p>
          <w:p w14:paraId="61F55C48" w14:textId="77777777" w:rsidR="005114B2" w:rsidRPr="00F02CCB" w:rsidRDefault="005114B2" w:rsidP="005114B2">
            <w:pPr>
              <w:widowControl w:val="0"/>
              <w:overflowPunct w:val="0"/>
              <w:autoSpaceDE w:val="0"/>
              <w:autoSpaceDN w:val="0"/>
              <w:adjustRightInd w:val="0"/>
              <w:spacing w:line="276" w:lineRule="auto"/>
              <w:jc w:val="both"/>
              <w:textAlignment w:val="baseline"/>
              <w:rPr>
                <w:rFonts w:ascii="Times New Roman" w:eastAsia="Times New Roman" w:hAnsi="Times New Roman" w:cs="Times New Roman"/>
                <w:kern w:val="0"/>
                <w:sz w:val="22"/>
                <w:szCs w:val="20"/>
                <w:lang w:val="fr-FR"/>
                <w14:ligatures w14:val="none"/>
              </w:rPr>
            </w:pPr>
            <w:r w:rsidRPr="00F02CCB">
              <w:rPr>
                <w:rFonts w:ascii="Times New Roman" w:eastAsia="Times New Roman" w:hAnsi="Times New Roman" w:cs="Times New Roman"/>
                <w:b/>
                <w:bCs/>
                <w:kern w:val="0"/>
                <w:sz w:val="22"/>
                <w:szCs w:val="20"/>
                <w:lang w:val="fr-FR"/>
                <w14:ligatures w14:val="none"/>
              </w:rPr>
              <w:t>Résultats</w:t>
            </w:r>
            <w:r w:rsidRPr="00F02CCB">
              <w:rPr>
                <w:rFonts w:ascii="Times New Roman" w:eastAsia="Times New Roman" w:hAnsi="Times New Roman" w:cs="Times New Roman"/>
                <w:kern w:val="0"/>
                <w:sz w:val="22"/>
                <w:szCs w:val="20"/>
                <w:lang w:val="fr-FR"/>
                <w14:ligatures w14:val="none"/>
              </w:rPr>
              <w:t xml:space="preserve"> : </w:t>
            </w:r>
          </w:p>
          <w:p w14:paraId="379DA04A" w14:textId="5B9D7E2A" w:rsidR="000C3093" w:rsidRPr="00F02CCB" w:rsidRDefault="004157C2" w:rsidP="004463FD">
            <w:pPr>
              <w:pStyle w:val="ListParagraph"/>
              <w:numPr>
                <w:ilvl w:val="0"/>
                <w:numId w:val="49"/>
              </w:numPr>
              <w:rPr>
                <w:rFonts w:ascii="Times New Roman" w:eastAsia="Segoe UI" w:hAnsi="Times New Roman" w:cs="Times New Roman"/>
                <w:sz w:val="21"/>
                <w:szCs w:val="21"/>
                <w:lang w:val="fr-FR"/>
              </w:rPr>
            </w:pPr>
            <w:r w:rsidRPr="00F02CCB">
              <w:rPr>
                <w:rFonts w:ascii="Times New Roman" w:eastAsia="Segoe UI" w:hAnsi="Times New Roman" w:cs="Times New Roman"/>
                <w:sz w:val="21"/>
                <w:szCs w:val="21"/>
                <w:lang w:val="fr-FR"/>
              </w:rPr>
              <w:t>Cinq GCA r</w:t>
            </w:r>
            <w:r w:rsidR="000C3093" w:rsidRPr="00F02CCB">
              <w:rPr>
                <w:rFonts w:ascii="Times New Roman" w:eastAsia="Segoe UI" w:hAnsi="Times New Roman" w:cs="Times New Roman"/>
                <w:sz w:val="21"/>
                <w:szCs w:val="21"/>
                <w:lang w:val="fr-FR"/>
              </w:rPr>
              <w:t>enforc</w:t>
            </w:r>
            <w:r w:rsidRPr="00F02CCB">
              <w:rPr>
                <w:rFonts w:ascii="Times New Roman" w:eastAsia="Segoe UI" w:hAnsi="Times New Roman" w:cs="Times New Roman"/>
                <w:sz w:val="21"/>
                <w:szCs w:val="21"/>
                <w:lang w:val="fr-FR"/>
              </w:rPr>
              <w:t xml:space="preserve">és en </w:t>
            </w:r>
            <w:r w:rsidR="000C3093" w:rsidRPr="00F02CCB">
              <w:rPr>
                <w:rFonts w:ascii="Times New Roman" w:eastAsia="Segoe UI" w:hAnsi="Times New Roman" w:cs="Times New Roman"/>
                <w:sz w:val="21"/>
                <w:szCs w:val="21"/>
                <w:lang w:val="fr-FR"/>
              </w:rPr>
              <w:t>capacités d</w:t>
            </w:r>
            <w:r w:rsidRPr="00F02CCB">
              <w:rPr>
                <w:rFonts w:ascii="Times New Roman" w:eastAsia="Segoe UI" w:hAnsi="Times New Roman" w:cs="Times New Roman"/>
                <w:sz w:val="21"/>
                <w:szCs w:val="21"/>
                <w:lang w:val="fr-FR"/>
              </w:rPr>
              <w:t>’</w:t>
            </w:r>
            <w:r w:rsidR="000C3093" w:rsidRPr="00F02CCB">
              <w:rPr>
                <w:rFonts w:ascii="Times New Roman" w:eastAsia="Segoe UI" w:hAnsi="Times New Roman" w:cs="Times New Roman"/>
                <w:sz w:val="21"/>
                <w:szCs w:val="21"/>
                <w:lang w:val="fr-FR"/>
              </w:rPr>
              <w:t>analyse de données SIGL</w:t>
            </w:r>
            <w:r w:rsidR="00E22E9F" w:rsidRPr="00F02CCB">
              <w:rPr>
                <w:rFonts w:ascii="Times New Roman" w:eastAsia="Segoe UI" w:hAnsi="Times New Roman" w:cs="Times New Roman"/>
                <w:sz w:val="21"/>
                <w:szCs w:val="21"/>
                <w:lang w:val="fr-FR"/>
              </w:rPr>
              <w:t xml:space="preserve"> et </w:t>
            </w:r>
            <w:r w:rsidR="000C3093" w:rsidRPr="00F02CCB">
              <w:rPr>
                <w:rFonts w:ascii="Times New Roman" w:eastAsia="Segoe UI" w:hAnsi="Times New Roman" w:cs="Times New Roman"/>
                <w:sz w:val="21"/>
                <w:szCs w:val="21"/>
                <w:lang w:val="fr-FR"/>
              </w:rPr>
              <w:t xml:space="preserve">sur le calcul </w:t>
            </w:r>
            <w:r w:rsidRPr="00F02CCB">
              <w:rPr>
                <w:rFonts w:ascii="Times New Roman" w:eastAsia="Segoe UI" w:hAnsi="Times New Roman" w:cs="Times New Roman"/>
                <w:sz w:val="21"/>
                <w:szCs w:val="21"/>
                <w:lang w:val="fr-FR"/>
              </w:rPr>
              <w:t>de quantité des MEG à commander</w:t>
            </w:r>
          </w:p>
          <w:p w14:paraId="6E6B8F8B" w14:textId="1FEBCB98" w:rsidR="000C3093" w:rsidRPr="00F02CCB" w:rsidRDefault="00E22E9F" w:rsidP="000C3093">
            <w:pPr>
              <w:pStyle w:val="ListParagraph"/>
              <w:numPr>
                <w:ilvl w:val="0"/>
                <w:numId w:val="49"/>
              </w:numPr>
              <w:rPr>
                <w:rFonts w:ascii="Times New Roman" w:eastAsia="Segoe UI" w:hAnsi="Times New Roman" w:cs="Times New Roman"/>
                <w:sz w:val="21"/>
                <w:szCs w:val="21"/>
                <w:lang w:val="fr-FR"/>
              </w:rPr>
            </w:pPr>
            <w:r w:rsidRPr="00F02CCB">
              <w:rPr>
                <w:rFonts w:ascii="Times New Roman" w:eastAsia="Segoe UI" w:hAnsi="Times New Roman" w:cs="Times New Roman"/>
                <w:sz w:val="21"/>
                <w:szCs w:val="21"/>
                <w:lang w:val="fr-FR"/>
              </w:rPr>
              <w:t>Comparaison entre les données de consommation / dispensation enregistrées dans les outils de gestion (fiche de stock, registres, rapports) et celles saisies dans le DHIS2</w:t>
            </w:r>
          </w:p>
          <w:p w14:paraId="55928E8D" w14:textId="7EE6CF14" w:rsidR="00E22E9F" w:rsidRPr="00F02CCB" w:rsidRDefault="003E4927" w:rsidP="000C3093">
            <w:pPr>
              <w:pStyle w:val="ListParagraph"/>
              <w:numPr>
                <w:ilvl w:val="0"/>
                <w:numId w:val="49"/>
              </w:numPr>
              <w:rPr>
                <w:rFonts w:ascii="Times New Roman" w:eastAsia="Segoe UI" w:hAnsi="Times New Roman" w:cs="Times New Roman"/>
                <w:sz w:val="21"/>
                <w:szCs w:val="21"/>
                <w:lang w:val="fr-FR"/>
              </w:rPr>
            </w:pPr>
            <w:r w:rsidRPr="003E4927">
              <w:rPr>
                <w:rFonts w:ascii="Times New Roman" w:eastAsia="Segoe UI" w:hAnsi="Times New Roman" w:cs="Times New Roman"/>
                <w:sz w:val="21"/>
                <w:szCs w:val="21"/>
                <w:lang w:val="fr-FR"/>
              </w:rPr>
              <w:t>Les principaux points d'amélioration ont été identifiés</w:t>
            </w:r>
          </w:p>
          <w:p w14:paraId="7B58337D" w14:textId="1030C75B" w:rsidR="004415CD" w:rsidRPr="00F02CCB" w:rsidRDefault="004415CD" w:rsidP="000C3093">
            <w:pPr>
              <w:pStyle w:val="ListParagraph"/>
              <w:numPr>
                <w:ilvl w:val="0"/>
                <w:numId w:val="49"/>
              </w:numPr>
              <w:rPr>
                <w:rFonts w:ascii="Times New Roman" w:eastAsia="Segoe UI" w:hAnsi="Times New Roman" w:cs="Times New Roman"/>
                <w:sz w:val="21"/>
                <w:szCs w:val="21"/>
                <w:lang w:val="fr-FR"/>
              </w:rPr>
            </w:pPr>
            <w:r w:rsidRPr="00F02CCB">
              <w:rPr>
                <w:rFonts w:ascii="Times New Roman" w:eastAsia="Segoe UI" w:hAnsi="Times New Roman" w:cs="Times New Roman"/>
                <w:sz w:val="21"/>
                <w:szCs w:val="21"/>
                <w:lang w:val="fr-FR"/>
              </w:rPr>
              <w:t>Les recommandations formulées</w:t>
            </w:r>
          </w:p>
          <w:p w14:paraId="381FC266" w14:textId="1CE21252" w:rsidR="005114B2" w:rsidRPr="00F02CCB" w:rsidRDefault="005114B2" w:rsidP="00D6479C">
            <w:pPr>
              <w:rPr>
                <w:rFonts w:ascii="Times New Roman" w:eastAsia="Segoe UI" w:hAnsi="Times New Roman" w:cs="Times New Roman"/>
                <w:sz w:val="21"/>
                <w:szCs w:val="21"/>
                <w:lang w:val="fr-FR"/>
              </w:rPr>
            </w:pPr>
          </w:p>
        </w:tc>
        <w:tc>
          <w:tcPr>
            <w:tcW w:w="619" w:type="pct"/>
            <w:noWrap/>
          </w:tcPr>
          <w:p w14:paraId="3571A031" w14:textId="77777777" w:rsidR="006D61E7" w:rsidRPr="00F02CCB" w:rsidRDefault="006D61E7" w:rsidP="00D6479C">
            <w:pPr>
              <w:rPr>
                <w:rFonts w:ascii="Times New Roman" w:eastAsia="Times New Roman" w:hAnsi="Times New Roman" w:cs="Times New Roman"/>
                <w:color w:val="0E2841"/>
                <w:kern w:val="0"/>
                <w:sz w:val="22"/>
                <w:szCs w:val="22"/>
                <w:lang w:val="fr-FR"/>
                <w14:ligatures w14:val="none"/>
              </w:rPr>
            </w:pPr>
          </w:p>
        </w:tc>
        <w:tc>
          <w:tcPr>
            <w:tcW w:w="761" w:type="pct"/>
            <w:noWrap/>
          </w:tcPr>
          <w:p w14:paraId="631B492C" w14:textId="77777777" w:rsidR="006D61E7" w:rsidRPr="00F02CCB" w:rsidRDefault="006D61E7" w:rsidP="00D6479C">
            <w:pPr>
              <w:rPr>
                <w:rFonts w:ascii="Times New Roman" w:eastAsia="Times New Roman" w:hAnsi="Times New Roman" w:cs="Times New Roman"/>
                <w:color w:val="0E2841"/>
                <w:kern w:val="0"/>
                <w:sz w:val="22"/>
                <w:szCs w:val="22"/>
                <w:lang w:val="fr-FR"/>
                <w14:ligatures w14:val="none"/>
              </w:rPr>
            </w:pPr>
          </w:p>
        </w:tc>
        <w:tc>
          <w:tcPr>
            <w:tcW w:w="810" w:type="pct"/>
            <w:noWrap/>
          </w:tcPr>
          <w:p w14:paraId="28D300DE" w14:textId="54CB8ECB" w:rsidR="006D61E7" w:rsidRPr="00F02CCB" w:rsidRDefault="00D61D74" w:rsidP="00D6479C">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Appuyer les missions de triangulation au T2</w:t>
            </w:r>
            <w:r w:rsidR="00295952">
              <w:rPr>
                <w:rFonts w:ascii="Times New Roman" w:eastAsia="Times New Roman" w:hAnsi="Times New Roman" w:cs="Times New Roman"/>
                <w:color w:val="0E2841"/>
                <w:kern w:val="0"/>
                <w:sz w:val="22"/>
                <w:szCs w:val="22"/>
                <w:lang w:val="fr-FR"/>
                <w14:ligatures w14:val="none"/>
              </w:rPr>
              <w:t>/2026</w:t>
            </w:r>
          </w:p>
        </w:tc>
        <w:tc>
          <w:tcPr>
            <w:tcW w:w="478" w:type="pct"/>
            <w:noWrap/>
          </w:tcPr>
          <w:p w14:paraId="41D4FCFF" w14:textId="057FD3C0" w:rsidR="006D61E7" w:rsidRPr="00F02CCB" w:rsidRDefault="006D61E7" w:rsidP="00D6479C">
            <w:pPr>
              <w:rPr>
                <w:rFonts w:ascii="Times New Roman" w:eastAsia="Times New Roman" w:hAnsi="Times New Roman" w:cs="Times New Roman"/>
                <w:color w:val="0E2841"/>
                <w:kern w:val="0"/>
                <w:sz w:val="22"/>
                <w:szCs w:val="22"/>
                <w:lang w:val="fr-FR"/>
                <w14:ligatures w14:val="none"/>
              </w:rPr>
            </w:pPr>
          </w:p>
        </w:tc>
      </w:tr>
      <w:tr w:rsidR="006D61E7" w:rsidRPr="00F02CCB" w14:paraId="38BE1EA9" w14:textId="77777777" w:rsidTr="4D771731">
        <w:trPr>
          <w:trHeight w:val="290"/>
        </w:trPr>
        <w:tc>
          <w:tcPr>
            <w:tcW w:w="284" w:type="pct"/>
            <w:noWrap/>
            <w:hideMark/>
          </w:tcPr>
          <w:p w14:paraId="00FBE0E5" w14:textId="243FE065" w:rsidR="006D61E7" w:rsidRPr="00F02CCB" w:rsidRDefault="006D61E7" w:rsidP="002F05CB">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3.3.2</w:t>
            </w:r>
          </w:p>
        </w:tc>
        <w:tc>
          <w:tcPr>
            <w:tcW w:w="476" w:type="pct"/>
            <w:noWrap/>
            <w:hideMark/>
          </w:tcPr>
          <w:p w14:paraId="59EF7167" w14:textId="5AF5A11B" w:rsidR="006D61E7" w:rsidRPr="00F02CCB" w:rsidRDefault="006D61E7" w:rsidP="002F05CB">
            <w:pPr>
              <w:rPr>
                <w:rFonts w:ascii="Times New Roman" w:eastAsia="Times New Roman" w:hAnsi="Times New Roman" w:cs="Times New Roman"/>
                <w:b/>
                <w:bCs/>
                <w:kern w:val="0"/>
                <w:sz w:val="20"/>
                <w:szCs w:val="20"/>
                <w:lang w:val="fr-FR"/>
                <w14:ligatures w14:val="none"/>
              </w:rPr>
            </w:pPr>
          </w:p>
        </w:tc>
        <w:tc>
          <w:tcPr>
            <w:tcW w:w="1572" w:type="pct"/>
            <w:noWrap/>
            <w:hideMark/>
          </w:tcPr>
          <w:p w14:paraId="51DE6FCF" w14:textId="77777777" w:rsidR="006D61E7" w:rsidRPr="00F02CCB" w:rsidRDefault="006D61E7" w:rsidP="002F05CB">
            <w:pPr>
              <w:rPr>
                <w:rFonts w:ascii="Times New Roman" w:eastAsia="Times New Roman" w:hAnsi="Times New Roman" w:cs="Times New Roman"/>
                <w:kern w:val="0"/>
                <w:sz w:val="20"/>
                <w:szCs w:val="20"/>
                <w:lang w:val="fr-FR"/>
                <w14:ligatures w14:val="none"/>
              </w:rPr>
            </w:pPr>
          </w:p>
        </w:tc>
        <w:tc>
          <w:tcPr>
            <w:tcW w:w="619" w:type="pct"/>
            <w:noWrap/>
            <w:hideMark/>
          </w:tcPr>
          <w:p w14:paraId="5D743303" w14:textId="77777777" w:rsidR="006D61E7" w:rsidRPr="00F02CCB" w:rsidRDefault="006D61E7" w:rsidP="002F05CB">
            <w:pPr>
              <w:rPr>
                <w:rFonts w:ascii="Times New Roman" w:eastAsia="Times New Roman" w:hAnsi="Times New Roman" w:cs="Times New Roman"/>
                <w:kern w:val="0"/>
                <w:sz w:val="20"/>
                <w:szCs w:val="20"/>
                <w:lang w:val="fr-FR"/>
                <w14:ligatures w14:val="none"/>
              </w:rPr>
            </w:pPr>
          </w:p>
        </w:tc>
        <w:tc>
          <w:tcPr>
            <w:tcW w:w="761" w:type="pct"/>
            <w:noWrap/>
            <w:hideMark/>
          </w:tcPr>
          <w:p w14:paraId="4DD5D99F" w14:textId="77777777" w:rsidR="006D61E7" w:rsidRPr="00F02CCB" w:rsidRDefault="006D61E7" w:rsidP="002F05CB">
            <w:pPr>
              <w:rPr>
                <w:rFonts w:ascii="Times New Roman" w:eastAsia="Times New Roman" w:hAnsi="Times New Roman" w:cs="Times New Roman"/>
                <w:kern w:val="0"/>
                <w:sz w:val="20"/>
                <w:szCs w:val="20"/>
                <w:lang w:val="fr-FR"/>
                <w14:ligatures w14:val="none"/>
              </w:rPr>
            </w:pPr>
          </w:p>
        </w:tc>
        <w:tc>
          <w:tcPr>
            <w:tcW w:w="810" w:type="pct"/>
            <w:noWrap/>
            <w:hideMark/>
          </w:tcPr>
          <w:p w14:paraId="200A994E" w14:textId="77777777" w:rsidR="006D61E7" w:rsidRPr="00F02CCB" w:rsidRDefault="006D61E7" w:rsidP="002F05CB">
            <w:pPr>
              <w:rPr>
                <w:rFonts w:ascii="Times New Roman" w:eastAsia="Times New Roman" w:hAnsi="Times New Roman" w:cs="Times New Roman"/>
                <w:kern w:val="0"/>
                <w:sz w:val="20"/>
                <w:szCs w:val="20"/>
                <w:lang w:val="fr-FR"/>
                <w14:ligatures w14:val="none"/>
              </w:rPr>
            </w:pPr>
          </w:p>
        </w:tc>
        <w:tc>
          <w:tcPr>
            <w:tcW w:w="478" w:type="pct"/>
            <w:noWrap/>
            <w:hideMark/>
          </w:tcPr>
          <w:p w14:paraId="51A8186E" w14:textId="77777777" w:rsidR="006D61E7" w:rsidRPr="00F02CCB" w:rsidRDefault="006D61E7" w:rsidP="002F05CB">
            <w:pPr>
              <w:rPr>
                <w:rFonts w:ascii="Times New Roman" w:eastAsia="Times New Roman" w:hAnsi="Times New Roman" w:cs="Times New Roman"/>
                <w:kern w:val="0"/>
                <w:sz w:val="20"/>
                <w:szCs w:val="20"/>
                <w:lang w:val="fr-FR"/>
                <w14:ligatures w14:val="none"/>
              </w:rPr>
            </w:pPr>
          </w:p>
        </w:tc>
      </w:tr>
      <w:tr w:rsidR="006D61E7" w:rsidRPr="00F02CCB" w14:paraId="198EC00C" w14:textId="77777777" w:rsidTr="4D771731">
        <w:trPr>
          <w:trHeight w:val="290"/>
        </w:trPr>
        <w:tc>
          <w:tcPr>
            <w:tcW w:w="284" w:type="pct"/>
            <w:noWrap/>
            <w:vAlign w:val="bottom"/>
            <w:hideMark/>
          </w:tcPr>
          <w:p w14:paraId="70AB060B" w14:textId="586EB3C5"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3.3.3</w:t>
            </w:r>
          </w:p>
        </w:tc>
        <w:tc>
          <w:tcPr>
            <w:tcW w:w="476" w:type="pct"/>
            <w:noWrap/>
            <w:vAlign w:val="bottom"/>
            <w:hideMark/>
          </w:tcPr>
          <w:p w14:paraId="6C13CD3A"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hideMark/>
          </w:tcPr>
          <w:p w14:paraId="4EB52660"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hideMark/>
          </w:tcPr>
          <w:p w14:paraId="168E17E7"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hideMark/>
          </w:tcPr>
          <w:p w14:paraId="6437C964"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hideMark/>
          </w:tcPr>
          <w:p w14:paraId="4B35DE50"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hideMark/>
          </w:tcPr>
          <w:p w14:paraId="6C9E8CDC"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133A3E86" w14:textId="77777777" w:rsidTr="4D771731">
        <w:trPr>
          <w:trHeight w:val="290"/>
        </w:trPr>
        <w:tc>
          <w:tcPr>
            <w:tcW w:w="284" w:type="pct"/>
            <w:noWrap/>
            <w:vAlign w:val="bottom"/>
          </w:tcPr>
          <w:p w14:paraId="1512F1E2" w14:textId="7312460C"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3.3.4</w:t>
            </w:r>
          </w:p>
        </w:tc>
        <w:tc>
          <w:tcPr>
            <w:tcW w:w="476" w:type="pct"/>
            <w:noWrap/>
            <w:vAlign w:val="bottom"/>
          </w:tcPr>
          <w:p w14:paraId="12D61B95"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tcPr>
          <w:p w14:paraId="3AECEA9C"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tcPr>
          <w:p w14:paraId="2DF14774"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tcPr>
          <w:p w14:paraId="1C4EEC62"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tcPr>
          <w:p w14:paraId="1ACF2AC5"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tcPr>
          <w:p w14:paraId="18A87FC4"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1B5703AA" w14:textId="77777777" w:rsidTr="4D771731">
        <w:trPr>
          <w:trHeight w:val="290"/>
        </w:trPr>
        <w:tc>
          <w:tcPr>
            <w:tcW w:w="284" w:type="pct"/>
            <w:noWrap/>
            <w:vAlign w:val="bottom"/>
          </w:tcPr>
          <w:p w14:paraId="603341AD" w14:textId="3AC448FC"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3.3.5</w:t>
            </w:r>
          </w:p>
        </w:tc>
        <w:tc>
          <w:tcPr>
            <w:tcW w:w="476" w:type="pct"/>
            <w:noWrap/>
            <w:vAlign w:val="bottom"/>
          </w:tcPr>
          <w:p w14:paraId="296B6350"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tcPr>
          <w:p w14:paraId="17CDC942"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tcPr>
          <w:p w14:paraId="4CAEB09C"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tcPr>
          <w:p w14:paraId="64BA1D06"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tcPr>
          <w:p w14:paraId="52F84C8A"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tcPr>
          <w:p w14:paraId="1A9D306A"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2FD9423E" w14:textId="77777777" w:rsidTr="4D771731">
        <w:trPr>
          <w:trHeight w:val="290"/>
        </w:trPr>
        <w:tc>
          <w:tcPr>
            <w:tcW w:w="284" w:type="pct"/>
            <w:noWrap/>
            <w:vAlign w:val="bottom"/>
          </w:tcPr>
          <w:p w14:paraId="3B9D84E7" w14:textId="5D46837B"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3.3.6</w:t>
            </w:r>
          </w:p>
        </w:tc>
        <w:tc>
          <w:tcPr>
            <w:tcW w:w="476" w:type="pct"/>
            <w:noWrap/>
            <w:vAlign w:val="bottom"/>
          </w:tcPr>
          <w:p w14:paraId="25007593"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tcPr>
          <w:p w14:paraId="1DAB5236"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tcPr>
          <w:p w14:paraId="507D91DF"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tcPr>
          <w:p w14:paraId="7C51F0F3"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tcPr>
          <w:p w14:paraId="6E958B6B"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tcPr>
          <w:p w14:paraId="7A126C7F"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AB7452" w:rsidRPr="00F02CCB" w14:paraId="56408B50" w14:textId="77777777" w:rsidTr="4D771731">
        <w:trPr>
          <w:trHeight w:val="290"/>
        </w:trPr>
        <w:tc>
          <w:tcPr>
            <w:tcW w:w="284" w:type="pct"/>
            <w:noWrap/>
          </w:tcPr>
          <w:p w14:paraId="013E6377" w14:textId="72576546" w:rsidR="00AB7452" w:rsidRPr="00F02CCB" w:rsidRDefault="00AB7452" w:rsidP="00AB7452">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3.3.7</w:t>
            </w:r>
          </w:p>
        </w:tc>
        <w:tc>
          <w:tcPr>
            <w:tcW w:w="476" w:type="pct"/>
            <w:noWrap/>
          </w:tcPr>
          <w:p w14:paraId="517A8121" w14:textId="29036DB9" w:rsidR="00AB7452" w:rsidRPr="00F02CCB" w:rsidRDefault="00AB7452" w:rsidP="00AB7452">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0"/>
                <w:szCs w:val="20"/>
                <w:lang w:val="fr-FR"/>
                <w14:ligatures w14:val="none"/>
              </w:rPr>
              <w:t xml:space="preserve">Améliorer la chaîne d'approvisionnement des produits de première nécessité. / </w:t>
            </w:r>
            <w:r w:rsidRPr="00F02CCB">
              <w:rPr>
                <w:rFonts w:ascii="Times New Roman" w:eastAsia="Times New Roman" w:hAnsi="Times New Roman" w:cs="Times New Roman"/>
                <w:b/>
                <w:bCs/>
                <w:kern w:val="0"/>
                <w:sz w:val="20"/>
                <w:szCs w:val="20"/>
                <w:lang w:val="fr-FR"/>
                <w14:ligatures w14:val="none"/>
              </w:rPr>
              <w:t>Revue GAS</w:t>
            </w:r>
          </w:p>
        </w:tc>
        <w:tc>
          <w:tcPr>
            <w:tcW w:w="1572" w:type="pct"/>
            <w:noWrap/>
          </w:tcPr>
          <w:p w14:paraId="7E342CCB" w14:textId="48AF949C" w:rsidR="00A915F6" w:rsidRPr="005A46AA" w:rsidRDefault="00A915F6" w:rsidP="00A915F6">
            <w:pPr>
              <w:widowControl w:val="0"/>
              <w:overflowPunct w:val="0"/>
              <w:autoSpaceDE w:val="0"/>
              <w:autoSpaceDN w:val="0"/>
              <w:adjustRightInd w:val="0"/>
              <w:spacing w:line="276" w:lineRule="auto"/>
              <w:jc w:val="both"/>
              <w:textAlignment w:val="baseline"/>
              <w:rPr>
                <w:rFonts w:ascii="Times New Roman" w:eastAsia="Times New Roman" w:hAnsi="Times New Roman" w:cs="Times New Roman"/>
                <w:kern w:val="0"/>
                <w:sz w:val="22"/>
                <w:szCs w:val="20"/>
                <w:lang w:val="fr-FR"/>
                <w14:ligatures w14:val="none"/>
              </w:rPr>
            </w:pPr>
            <w:r w:rsidRPr="005A46AA">
              <w:rPr>
                <w:rFonts w:ascii="Times New Roman" w:eastAsia="Times New Roman" w:hAnsi="Times New Roman" w:cs="Times New Roman"/>
                <w:kern w:val="0"/>
                <w:sz w:val="22"/>
                <w:szCs w:val="20"/>
                <w:lang w:val="fr-FR"/>
                <w14:ligatures w14:val="none"/>
              </w:rPr>
              <w:t>Au cours du mois de juin 2026, le projet EpiC</w:t>
            </w:r>
            <w:r w:rsidR="00BF47E1">
              <w:rPr>
                <w:rFonts w:ascii="Times New Roman" w:eastAsia="Times New Roman" w:hAnsi="Times New Roman" w:cs="Times New Roman"/>
                <w:kern w:val="0"/>
                <w:sz w:val="22"/>
                <w:szCs w:val="20"/>
                <w:lang w:val="fr-FR"/>
                <w14:ligatures w14:val="none"/>
              </w:rPr>
              <w:t xml:space="preserve"> RDC </w:t>
            </w:r>
            <w:r w:rsidRPr="005A46AA">
              <w:rPr>
                <w:rFonts w:ascii="Times New Roman" w:eastAsia="Times New Roman" w:hAnsi="Times New Roman" w:cs="Times New Roman"/>
                <w:kern w:val="0"/>
                <w:sz w:val="22"/>
                <w:szCs w:val="20"/>
                <w:lang w:val="fr-FR"/>
                <w14:ligatures w14:val="none"/>
              </w:rPr>
              <w:t>, à travers l'Unité Technique de Gestion Logistique (UTGL), a appuyé la Division Provinciale de la Santé (DPS) de Lomami dans l'organisation de la revue trimestrielle du Système d'Information en Gestion Logistique (SIGL) du premier trimestre 2026. Tenue du 22 au 26 juin 2026 à Ngandajika, cette revue a réuni 22 participants, issus du PNAM, de la DPS, des partenaires techniques et financiers (PTF) ainsi que des Gestionnaires de Chaîne d'Approvisionnement (GC), dont 5 femmes. L'objectif était d'améliorer la qualité des données logistiques et de renforcer la disponibilité des médicaments essentiels génériques dans les 16 Zones de Santé de la province.</w:t>
            </w:r>
          </w:p>
          <w:p w14:paraId="32A760E8" w14:textId="77777777" w:rsidR="00A915F6" w:rsidRPr="005A46AA" w:rsidRDefault="00A915F6" w:rsidP="00A915F6">
            <w:pPr>
              <w:widowControl w:val="0"/>
              <w:overflowPunct w:val="0"/>
              <w:autoSpaceDE w:val="0"/>
              <w:autoSpaceDN w:val="0"/>
              <w:adjustRightInd w:val="0"/>
              <w:spacing w:line="276" w:lineRule="auto"/>
              <w:jc w:val="both"/>
              <w:textAlignment w:val="baseline"/>
              <w:rPr>
                <w:rFonts w:ascii="Times New Roman" w:eastAsia="Times New Roman" w:hAnsi="Times New Roman" w:cs="Times New Roman"/>
                <w:kern w:val="0"/>
                <w:sz w:val="22"/>
                <w:szCs w:val="20"/>
                <w:lang w:val="fr-FR"/>
                <w14:ligatures w14:val="none"/>
              </w:rPr>
            </w:pPr>
            <w:r w:rsidRPr="005A46AA">
              <w:rPr>
                <w:rFonts w:ascii="Times New Roman" w:eastAsia="Times New Roman" w:hAnsi="Times New Roman" w:cs="Times New Roman"/>
                <w:kern w:val="0"/>
                <w:sz w:val="22"/>
                <w:szCs w:val="20"/>
                <w:lang w:val="fr-FR"/>
                <w14:ligatures w14:val="none"/>
              </w:rPr>
              <w:t>La revue a confirmé les bonnes performances du SIGL, avec une complétude des rapports de 100 %, une promptitude de 98 % et une exhaustivité de 97 %, témoignant d'une excellente qualité du rapportage logistique. L'analyse comparative des 16 Zones de Santé a mis en évidence des performances globalement élevées, permettant d'identifier les meilleures pratiques ainsi que les Zones nécessitant un accompagnement technique ciblé.</w:t>
            </w:r>
          </w:p>
          <w:p w14:paraId="70546966" w14:textId="0DBA5526" w:rsidR="002069B6" w:rsidRPr="002069B6" w:rsidRDefault="002069B6" w:rsidP="007324FB">
            <w:pPr>
              <w:widowControl w:val="0"/>
              <w:overflowPunct w:val="0"/>
              <w:autoSpaceDE w:val="0"/>
              <w:autoSpaceDN w:val="0"/>
              <w:adjustRightInd w:val="0"/>
              <w:spacing w:line="276" w:lineRule="auto"/>
              <w:jc w:val="both"/>
              <w:textAlignment w:val="baseline"/>
              <w:rPr>
                <w:rFonts w:ascii="Times New Roman" w:eastAsia="Times New Roman" w:hAnsi="Times New Roman" w:cs="Times New Roman"/>
                <w:kern w:val="0"/>
                <w:sz w:val="22"/>
                <w:szCs w:val="20"/>
                <w:lang w:val="fr-FR"/>
                <w14:ligatures w14:val="none"/>
              </w:rPr>
            </w:pPr>
            <w:r w:rsidRPr="002069B6">
              <w:rPr>
                <w:rFonts w:ascii="Times New Roman" w:eastAsia="Times New Roman" w:hAnsi="Times New Roman" w:cs="Times New Roman"/>
                <w:kern w:val="0"/>
                <w:sz w:val="22"/>
                <w:szCs w:val="20"/>
                <w:lang w:val="fr-FR"/>
                <w14:ligatures w14:val="none"/>
              </w:rPr>
              <w:t xml:space="preserve">Ces performances traduisent une amélioration de la qualité du rapportage logistique et témoignent du renforcement progressif des capacités des équipes des Zones de Santé en matière de gestion des données, de suivi des approvisionnements et d'utilisation des informations logistiques pour la prise de décision. Elles constituent également un indicateur encourageant </w:t>
            </w:r>
            <w:r w:rsidR="0079709C" w:rsidRPr="0079709C">
              <w:rPr>
                <w:rFonts w:ascii="Times New Roman" w:eastAsia="Times New Roman" w:hAnsi="Times New Roman" w:cs="Times New Roman"/>
                <w:kern w:val="0"/>
                <w:sz w:val="22"/>
                <w:szCs w:val="20"/>
                <w:lang w:val="fr-FR"/>
                <w14:ligatures w14:val="none"/>
              </w:rPr>
              <w:t>des progrès réalisés dans le renforcement du Système d'Information en Gestion Logistique (SIGL) dans la province de Lomami</w:t>
            </w:r>
            <w:r w:rsidRPr="002069B6">
              <w:rPr>
                <w:rFonts w:ascii="Times New Roman" w:eastAsia="Times New Roman" w:hAnsi="Times New Roman" w:cs="Times New Roman"/>
                <w:kern w:val="0"/>
                <w:sz w:val="22"/>
                <w:szCs w:val="20"/>
                <w:lang w:val="fr-FR"/>
                <w14:ligatures w14:val="none"/>
              </w:rPr>
              <w:t>.</w:t>
            </w:r>
          </w:p>
          <w:p w14:paraId="63B8B1F8" w14:textId="509D6B1F" w:rsidR="00AB7452" w:rsidRPr="005A46AA" w:rsidRDefault="00A915F6" w:rsidP="007324FB">
            <w:pPr>
              <w:widowControl w:val="0"/>
              <w:overflowPunct w:val="0"/>
              <w:autoSpaceDE w:val="0"/>
              <w:autoSpaceDN w:val="0"/>
              <w:adjustRightInd w:val="0"/>
              <w:spacing w:line="276" w:lineRule="auto"/>
              <w:jc w:val="both"/>
              <w:textAlignment w:val="baseline"/>
              <w:rPr>
                <w:rFonts w:ascii="Times New Roman" w:eastAsia="Times New Roman" w:hAnsi="Times New Roman" w:cs="Times New Roman"/>
                <w:kern w:val="0"/>
                <w:sz w:val="22"/>
                <w:szCs w:val="20"/>
                <w:lang w:val="fr-FR"/>
                <w14:ligatures w14:val="none"/>
              </w:rPr>
            </w:pPr>
            <w:r w:rsidRPr="005A46AA">
              <w:rPr>
                <w:rFonts w:ascii="Times New Roman" w:eastAsia="Times New Roman" w:hAnsi="Times New Roman" w:cs="Times New Roman"/>
                <w:kern w:val="0"/>
                <w:sz w:val="22"/>
                <w:szCs w:val="20"/>
                <w:lang w:val="fr-FR"/>
                <w14:ligatures w14:val="none"/>
              </w:rPr>
              <w:t>Les travaux ont également permis de renforcer les capacités des participants sur l'analyse des indicateurs SIGL, les outils de suivi de la chaîne d'approvisionnement, les orientations stratégiques du PNAM et la transition vers l'ANAMED. Les échanges d'expériences entre les Zones de Santé ont favorisé la capitalisation des bonnes pratiques et l'identification de solutions aux difficultés opérationnelles. Enfin, les participants ont élaboré et validé un plan provincial de redressement comprenant huit problèmes prioritaires et douze actions correctives, tandis que les partenaires techniques et financiers ont présenté les résultats de leurs appuis et les perspectives visant à améliorer durablement la disponibilité des médicaments essentiels et la performance du système logistique provincial.</w:t>
            </w:r>
          </w:p>
        </w:tc>
        <w:tc>
          <w:tcPr>
            <w:tcW w:w="619" w:type="pct"/>
            <w:noWrap/>
          </w:tcPr>
          <w:p w14:paraId="3F905A60" w14:textId="77777777" w:rsidR="00AB7452" w:rsidRPr="00F02CCB" w:rsidRDefault="00AB7452" w:rsidP="00AB7452">
            <w:pPr>
              <w:rPr>
                <w:rFonts w:ascii="Times New Roman" w:eastAsia="Times New Roman" w:hAnsi="Times New Roman" w:cs="Times New Roman"/>
                <w:kern w:val="0"/>
                <w:sz w:val="20"/>
                <w:szCs w:val="20"/>
                <w:lang w:val="fr-FR"/>
                <w14:ligatures w14:val="none"/>
              </w:rPr>
            </w:pPr>
          </w:p>
        </w:tc>
        <w:tc>
          <w:tcPr>
            <w:tcW w:w="761" w:type="pct"/>
            <w:noWrap/>
          </w:tcPr>
          <w:p w14:paraId="1FE7E234" w14:textId="77777777" w:rsidR="00AB7452" w:rsidRPr="00F02CCB" w:rsidRDefault="00AB7452" w:rsidP="00AB7452">
            <w:pPr>
              <w:rPr>
                <w:rFonts w:ascii="Times New Roman" w:eastAsia="Times New Roman" w:hAnsi="Times New Roman" w:cs="Times New Roman"/>
                <w:kern w:val="0"/>
                <w:sz w:val="20"/>
                <w:szCs w:val="20"/>
                <w:lang w:val="fr-FR"/>
                <w14:ligatures w14:val="none"/>
              </w:rPr>
            </w:pPr>
          </w:p>
        </w:tc>
        <w:tc>
          <w:tcPr>
            <w:tcW w:w="810" w:type="pct"/>
            <w:noWrap/>
          </w:tcPr>
          <w:p w14:paraId="1DDDA9C1" w14:textId="6FE257BC" w:rsidR="00AB7452" w:rsidRPr="00F02CCB" w:rsidRDefault="001B21A9" w:rsidP="00AB7452">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0"/>
                <w:szCs w:val="20"/>
                <w:lang w:val="fr-FR"/>
                <w14:ligatures w14:val="none"/>
              </w:rPr>
              <w:t>Appuyer la revue GAS T2 2026</w:t>
            </w:r>
          </w:p>
        </w:tc>
        <w:tc>
          <w:tcPr>
            <w:tcW w:w="478" w:type="pct"/>
            <w:noWrap/>
          </w:tcPr>
          <w:p w14:paraId="5BC601D1" w14:textId="2E88702B" w:rsidR="00AB7452" w:rsidRPr="00F02CCB" w:rsidRDefault="001B21A9" w:rsidP="00AB7452">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kern w:val="0"/>
                <w:sz w:val="20"/>
                <w:szCs w:val="20"/>
                <w:lang w:val="fr-FR"/>
                <w14:ligatures w14:val="none"/>
              </w:rPr>
              <w:t>Chemonics</w:t>
            </w:r>
          </w:p>
        </w:tc>
      </w:tr>
      <w:tr w:rsidR="006D61E7" w:rsidRPr="00F02CCB" w14:paraId="4BC0BF2C" w14:textId="77777777" w:rsidTr="4D771731">
        <w:trPr>
          <w:trHeight w:val="290"/>
        </w:trPr>
        <w:tc>
          <w:tcPr>
            <w:tcW w:w="5000" w:type="pct"/>
            <w:gridSpan w:val="7"/>
            <w:vAlign w:val="bottom"/>
            <w:hideMark/>
          </w:tcPr>
          <w:p w14:paraId="146A4409" w14:textId="77777777" w:rsidR="006D61E7" w:rsidRPr="00F02CCB" w:rsidRDefault="006D61E7" w:rsidP="006D61E7">
            <w:pPr>
              <w:rPr>
                <w:rFonts w:ascii="Times New Roman" w:eastAsia="Times New Roman" w:hAnsi="Times New Roman" w:cs="Times New Roman"/>
                <w:color w:val="0E2841"/>
                <w:kern w:val="0"/>
                <w:sz w:val="22"/>
                <w:szCs w:val="22"/>
                <w14:ligatures w14:val="none"/>
              </w:rPr>
            </w:pPr>
            <w:r w:rsidRPr="00F02CCB">
              <w:rPr>
                <w:rFonts w:ascii="Times New Roman" w:eastAsia="Times New Roman" w:hAnsi="Times New Roman" w:cs="Times New Roman"/>
                <w:color w:val="0E2841"/>
                <w:kern w:val="0"/>
                <w:sz w:val="22"/>
                <w:szCs w:val="22"/>
                <w:lang w:val="fr-FR"/>
                <w14:ligatures w14:val="none"/>
              </w:rPr>
              <w:t xml:space="preserve"> </w:t>
            </w:r>
            <w:r w:rsidRPr="00F02CCB">
              <w:rPr>
                <w:rFonts w:ascii="Times New Roman" w:eastAsia="Times New Roman" w:hAnsi="Times New Roman" w:cs="Times New Roman"/>
                <w:color w:val="0E2841"/>
                <w:kern w:val="0"/>
                <w:sz w:val="22"/>
                <w:szCs w:val="22"/>
                <w14:ligatures w14:val="none"/>
              </w:rPr>
              <w:t>Activité 3.4 Coordination</w:t>
            </w:r>
          </w:p>
        </w:tc>
      </w:tr>
      <w:tr w:rsidR="006D61E7" w:rsidRPr="00F02CCB" w14:paraId="5F45EB45" w14:textId="77777777" w:rsidTr="4D771731">
        <w:trPr>
          <w:trHeight w:val="290"/>
        </w:trPr>
        <w:tc>
          <w:tcPr>
            <w:tcW w:w="284" w:type="pct"/>
            <w:noWrap/>
            <w:vAlign w:val="bottom"/>
            <w:hideMark/>
          </w:tcPr>
          <w:p w14:paraId="3C72D3C6" w14:textId="2C870591" w:rsidR="006D61E7" w:rsidRPr="00F02CCB" w:rsidRDefault="006D61E7" w:rsidP="006D61E7">
            <w:pPr>
              <w:rPr>
                <w:rFonts w:ascii="Times New Roman" w:eastAsia="Times New Roman" w:hAnsi="Times New Roman" w:cs="Times New Roman"/>
                <w:color w:val="0E2841"/>
                <w:kern w:val="0"/>
                <w:sz w:val="22"/>
                <w:szCs w:val="22"/>
                <w14:ligatures w14:val="none"/>
              </w:rPr>
            </w:pPr>
            <w:r w:rsidRPr="00F02CCB">
              <w:rPr>
                <w:rFonts w:ascii="Times New Roman" w:eastAsia="Times New Roman" w:hAnsi="Times New Roman" w:cs="Times New Roman"/>
                <w:color w:val="0E2841"/>
                <w:kern w:val="0"/>
                <w:sz w:val="22"/>
                <w:szCs w:val="22"/>
                <w:lang w:val="fr-FR"/>
                <w14:ligatures w14:val="none"/>
              </w:rPr>
              <w:t>3.4.1</w:t>
            </w:r>
          </w:p>
        </w:tc>
        <w:tc>
          <w:tcPr>
            <w:tcW w:w="476" w:type="pct"/>
            <w:noWrap/>
            <w:vAlign w:val="bottom"/>
            <w:hideMark/>
          </w:tcPr>
          <w:p w14:paraId="1C333623"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1572" w:type="pct"/>
            <w:noWrap/>
            <w:vAlign w:val="bottom"/>
            <w:hideMark/>
          </w:tcPr>
          <w:p w14:paraId="73B0A312"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619" w:type="pct"/>
            <w:noWrap/>
            <w:vAlign w:val="bottom"/>
            <w:hideMark/>
          </w:tcPr>
          <w:p w14:paraId="5A6CD8E2"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761" w:type="pct"/>
            <w:noWrap/>
            <w:vAlign w:val="bottom"/>
            <w:hideMark/>
          </w:tcPr>
          <w:p w14:paraId="1CC92CF2"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810" w:type="pct"/>
            <w:noWrap/>
            <w:vAlign w:val="bottom"/>
            <w:hideMark/>
          </w:tcPr>
          <w:p w14:paraId="6CCE0765"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478" w:type="pct"/>
            <w:noWrap/>
            <w:vAlign w:val="bottom"/>
            <w:hideMark/>
          </w:tcPr>
          <w:p w14:paraId="36FE9279" w14:textId="77777777" w:rsidR="006D61E7" w:rsidRPr="00F02CCB" w:rsidRDefault="006D61E7" w:rsidP="006D61E7">
            <w:pPr>
              <w:rPr>
                <w:rFonts w:ascii="Times New Roman" w:eastAsia="Times New Roman" w:hAnsi="Times New Roman" w:cs="Times New Roman"/>
                <w:kern w:val="0"/>
                <w:sz w:val="20"/>
                <w:szCs w:val="20"/>
                <w14:ligatures w14:val="none"/>
              </w:rPr>
            </w:pPr>
          </w:p>
        </w:tc>
      </w:tr>
      <w:tr w:rsidR="006D61E7" w:rsidRPr="00F02CCB" w14:paraId="756EC549" w14:textId="77777777" w:rsidTr="4D771731">
        <w:trPr>
          <w:trHeight w:val="290"/>
        </w:trPr>
        <w:tc>
          <w:tcPr>
            <w:tcW w:w="284" w:type="pct"/>
            <w:noWrap/>
            <w:vAlign w:val="bottom"/>
            <w:hideMark/>
          </w:tcPr>
          <w:p w14:paraId="185FA291" w14:textId="76AD1E05" w:rsidR="006D61E7" w:rsidRPr="00F02CCB" w:rsidRDefault="006D61E7" w:rsidP="006D61E7">
            <w:pPr>
              <w:rPr>
                <w:rFonts w:ascii="Times New Roman" w:eastAsia="Times New Roman" w:hAnsi="Times New Roman" w:cs="Times New Roman"/>
                <w:kern w:val="0"/>
                <w:sz w:val="20"/>
                <w:szCs w:val="20"/>
                <w14:ligatures w14:val="none"/>
              </w:rPr>
            </w:pPr>
            <w:r w:rsidRPr="00F02CCB">
              <w:rPr>
                <w:rFonts w:ascii="Times New Roman" w:eastAsia="Times New Roman" w:hAnsi="Times New Roman" w:cs="Times New Roman"/>
                <w:color w:val="0E2841"/>
                <w:kern w:val="0"/>
                <w:sz w:val="22"/>
                <w:szCs w:val="22"/>
                <w:lang w:val="fr-FR"/>
                <w14:ligatures w14:val="none"/>
              </w:rPr>
              <w:t>3.4.2</w:t>
            </w:r>
          </w:p>
        </w:tc>
        <w:tc>
          <w:tcPr>
            <w:tcW w:w="476" w:type="pct"/>
            <w:noWrap/>
            <w:vAlign w:val="bottom"/>
            <w:hideMark/>
          </w:tcPr>
          <w:p w14:paraId="27EC48C1"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1572" w:type="pct"/>
            <w:noWrap/>
            <w:vAlign w:val="bottom"/>
            <w:hideMark/>
          </w:tcPr>
          <w:p w14:paraId="2EAFD0CE"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619" w:type="pct"/>
            <w:noWrap/>
            <w:vAlign w:val="bottom"/>
            <w:hideMark/>
          </w:tcPr>
          <w:p w14:paraId="29EA4D9F"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761" w:type="pct"/>
            <w:noWrap/>
            <w:vAlign w:val="bottom"/>
            <w:hideMark/>
          </w:tcPr>
          <w:p w14:paraId="1CB09DFD"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810" w:type="pct"/>
            <w:noWrap/>
            <w:vAlign w:val="bottom"/>
            <w:hideMark/>
          </w:tcPr>
          <w:p w14:paraId="3EA9A27D"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478" w:type="pct"/>
            <w:noWrap/>
            <w:vAlign w:val="bottom"/>
            <w:hideMark/>
          </w:tcPr>
          <w:p w14:paraId="0CCB7C5D" w14:textId="77777777" w:rsidR="006D61E7" w:rsidRPr="00F02CCB" w:rsidRDefault="006D61E7" w:rsidP="006D61E7">
            <w:pPr>
              <w:rPr>
                <w:rFonts w:ascii="Times New Roman" w:eastAsia="Times New Roman" w:hAnsi="Times New Roman" w:cs="Times New Roman"/>
                <w:kern w:val="0"/>
                <w:sz w:val="20"/>
                <w:szCs w:val="20"/>
                <w14:ligatures w14:val="none"/>
              </w:rPr>
            </w:pPr>
          </w:p>
        </w:tc>
      </w:tr>
      <w:tr w:rsidR="006D61E7" w:rsidRPr="00F02CCB" w14:paraId="3156D6F5" w14:textId="77777777" w:rsidTr="4D771731">
        <w:trPr>
          <w:trHeight w:val="290"/>
        </w:trPr>
        <w:tc>
          <w:tcPr>
            <w:tcW w:w="284" w:type="pct"/>
            <w:noWrap/>
            <w:vAlign w:val="bottom"/>
            <w:hideMark/>
          </w:tcPr>
          <w:p w14:paraId="359388FE" w14:textId="593458D6" w:rsidR="006D61E7" w:rsidRPr="00F02CCB" w:rsidRDefault="006D61E7" w:rsidP="006D61E7">
            <w:pPr>
              <w:rPr>
                <w:rFonts w:ascii="Times New Roman" w:eastAsia="Times New Roman" w:hAnsi="Times New Roman" w:cs="Times New Roman"/>
                <w:kern w:val="0"/>
                <w:sz w:val="20"/>
                <w:szCs w:val="20"/>
                <w14:ligatures w14:val="none"/>
              </w:rPr>
            </w:pPr>
            <w:r w:rsidRPr="00F02CCB">
              <w:rPr>
                <w:rFonts w:ascii="Times New Roman" w:eastAsia="Times New Roman" w:hAnsi="Times New Roman" w:cs="Times New Roman"/>
                <w:color w:val="0E2841"/>
                <w:kern w:val="0"/>
                <w:sz w:val="22"/>
                <w:szCs w:val="22"/>
                <w:lang w:val="fr-FR"/>
                <w14:ligatures w14:val="none"/>
              </w:rPr>
              <w:t>3.4.3</w:t>
            </w:r>
          </w:p>
        </w:tc>
        <w:tc>
          <w:tcPr>
            <w:tcW w:w="476" w:type="pct"/>
            <w:noWrap/>
            <w:vAlign w:val="bottom"/>
            <w:hideMark/>
          </w:tcPr>
          <w:p w14:paraId="77FB3B55"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1572" w:type="pct"/>
            <w:noWrap/>
            <w:vAlign w:val="bottom"/>
            <w:hideMark/>
          </w:tcPr>
          <w:p w14:paraId="7C201B85"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619" w:type="pct"/>
            <w:noWrap/>
            <w:vAlign w:val="bottom"/>
            <w:hideMark/>
          </w:tcPr>
          <w:p w14:paraId="76CCB007"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761" w:type="pct"/>
            <w:noWrap/>
            <w:vAlign w:val="bottom"/>
            <w:hideMark/>
          </w:tcPr>
          <w:p w14:paraId="258A0058"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810" w:type="pct"/>
            <w:noWrap/>
            <w:vAlign w:val="bottom"/>
            <w:hideMark/>
          </w:tcPr>
          <w:p w14:paraId="3A3BF6ED" w14:textId="77777777" w:rsidR="006D61E7" w:rsidRPr="00F02CCB" w:rsidRDefault="006D61E7" w:rsidP="006D61E7">
            <w:pPr>
              <w:rPr>
                <w:rFonts w:ascii="Times New Roman" w:eastAsia="Times New Roman" w:hAnsi="Times New Roman" w:cs="Times New Roman"/>
                <w:kern w:val="0"/>
                <w:sz w:val="20"/>
                <w:szCs w:val="20"/>
                <w14:ligatures w14:val="none"/>
              </w:rPr>
            </w:pPr>
          </w:p>
        </w:tc>
        <w:tc>
          <w:tcPr>
            <w:tcW w:w="478" w:type="pct"/>
            <w:noWrap/>
            <w:vAlign w:val="bottom"/>
            <w:hideMark/>
          </w:tcPr>
          <w:p w14:paraId="297CBC76" w14:textId="77777777" w:rsidR="006D61E7" w:rsidRPr="00F02CCB" w:rsidRDefault="006D61E7" w:rsidP="006D61E7">
            <w:pPr>
              <w:rPr>
                <w:rFonts w:ascii="Times New Roman" w:eastAsia="Times New Roman" w:hAnsi="Times New Roman" w:cs="Times New Roman"/>
                <w:kern w:val="0"/>
                <w:sz w:val="20"/>
                <w:szCs w:val="20"/>
                <w14:ligatures w14:val="none"/>
              </w:rPr>
            </w:pPr>
          </w:p>
        </w:tc>
      </w:tr>
      <w:tr w:rsidR="006D61E7" w:rsidRPr="00CB3271" w14:paraId="565698B5" w14:textId="77777777" w:rsidTr="4D771731">
        <w:trPr>
          <w:trHeight w:val="290"/>
        </w:trPr>
        <w:tc>
          <w:tcPr>
            <w:tcW w:w="5000" w:type="pct"/>
            <w:gridSpan w:val="7"/>
            <w:vAlign w:val="bottom"/>
            <w:hideMark/>
          </w:tcPr>
          <w:p w14:paraId="6B81318B" w14:textId="77777777"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Activité 3.5 Renforcer les capacités et les systèmes de préparation aux situations d'urgence</w:t>
            </w:r>
          </w:p>
        </w:tc>
      </w:tr>
      <w:tr w:rsidR="006D61E7" w:rsidRPr="00F02CCB" w14:paraId="16B4732F" w14:textId="77777777" w:rsidTr="4D771731">
        <w:trPr>
          <w:trHeight w:val="290"/>
        </w:trPr>
        <w:tc>
          <w:tcPr>
            <w:tcW w:w="284" w:type="pct"/>
            <w:noWrap/>
            <w:vAlign w:val="bottom"/>
            <w:hideMark/>
          </w:tcPr>
          <w:p w14:paraId="532D314B" w14:textId="7EC32F3A" w:rsidR="006D61E7" w:rsidRPr="00F02CCB" w:rsidRDefault="006D61E7" w:rsidP="006D61E7">
            <w:pPr>
              <w:rPr>
                <w:rFonts w:ascii="Times New Roman" w:eastAsia="Times New Roman" w:hAnsi="Times New Roman" w:cs="Times New Roman"/>
                <w:color w:val="0E2841"/>
                <w:kern w:val="0"/>
                <w:sz w:val="22"/>
                <w:szCs w:val="22"/>
                <w:lang w:val="fr-FR"/>
                <w14:ligatures w14:val="none"/>
              </w:rPr>
            </w:pPr>
            <w:r w:rsidRPr="00F02CCB">
              <w:rPr>
                <w:rFonts w:ascii="Times New Roman" w:eastAsia="Times New Roman" w:hAnsi="Times New Roman" w:cs="Times New Roman"/>
                <w:color w:val="0E2841"/>
                <w:kern w:val="0"/>
                <w:sz w:val="22"/>
                <w:szCs w:val="22"/>
                <w:lang w:val="fr-FR"/>
                <w14:ligatures w14:val="none"/>
              </w:rPr>
              <w:t>3.5.1</w:t>
            </w:r>
          </w:p>
        </w:tc>
        <w:tc>
          <w:tcPr>
            <w:tcW w:w="476" w:type="pct"/>
            <w:noWrap/>
            <w:vAlign w:val="bottom"/>
            <w:hideMark/>
          </w:tcPr>
          <w:p w14:paraId="07C8E669"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hideMark/>
          </w:tcPr>
          <w:p w14:paraId="413C0DA8"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hideMark/>
          </w:tcPr>
          <w:p w14:paraId="37E4B2C2"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hideMark/>
          </w:tcPr>
          <w:p w14:paraId="5BAA9650"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hideMark/>
          </w:tcPr>
          <w:p w14:paraId="3A557319"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hideMark/>
          </w:tcPr>
          <w:p w14:paraId="7B2D5F78"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D61E7" w:rsidRPr="00F02CCB" w14:paraId="09378023" w14:textId="77777777" w:rsidTr="4D771731">
        <w:trPr>
          <w:trHeight w:val="290"/>
        </w:trPr>
        <w:tc>
          <w:tcPr>
            <w:tcW w:w="284" w:type="pct"/>
            <w:noWrap/>
            <w:vAlign w:val="bottom"/>
            <w:hideMark/>
          </w:tcPr>
          <w:p w14:paraId="23B39DD4" w14:textId="5A79B709" w:rsidR="006D61E7" w:rsidRPr="00F02CCB" w:rsidRDefault="006D61E7" w:rsidP="006D61E7">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3.5.2</w:t>
            </w:r>
          </w:p>
        </w:tc>
        <w:tc>
          <w:tcPr>
            <w:tcW w:w="476" w:type="pct"/>
            <w:noWrap/>
            <w:vAlign w:val="bottom"/>
            <w:hideMark/>
          </w:tcPr>
          <w:p w14:paraId="3CBA99FE"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1572" w:type="pct"/>
            <w:noWrap/>
            <w:vAlign w:val="bottom"/>
            <w:hideMark/>
          </w:tcPr>
          <w:p w14:paraId="5DB28627"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619" w:type="pct"/>
            <w:noWrap/>
            <w:vAlign w:val="bottom"/>
            <w:hideMark/>
          </w:tcPr>
          <w:p w14:paraId="24D1810D"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761" w:type="pct"/>
            <w:noWrap/>
            <w:vAlign w:val="bottom"/>
            <w:hideMark/>
          </w:tcPr>
          <w:p w14:paraId="1450A55E"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810" w:type="pct"/>
            <w:noWrap/>
            <w:vAlign w:val="bottom"/>
            <w:hideMark/>
          </w:tcPr>
          <w:p w14:paraId="74E4D239"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c>
          <w:tcPr>
            <w:tcW w:w="478" w:type="pct"/>
            <w:noWrap/>
            <w:vAlign w:val="bottom"/>
            <w:hideMark/>
          </w:tcPr>
          <w:p w14:paraId="0961D510" w14:textId="77777777" w:rsidR="006D61E7" w:rsidRPr="00F02CCB" w:rsidRDefault="006D61E7" w:rsidP="006D61E7">
            <w:pPr>
              <w:rPr>
                <w:rFonts w:ascii="Times New Roman" w:eastAsia="Times New Roman" w:hAnsi="Times New Roman" w:cs="Times New Roman"/>
                <w:kern w:val="0"/>
                <w:sz w:val="20"/>
                <w:szCs w:val="20"/>
                <w:lang w:val="fr-FR"/>
                <w14:ligatures w14:val="none"/>
              </w:rPr>
            </w:pPr>
          </w:p>
        </w:tc>
      </w:tr>
      <w:tr w:rsidR="0066277D" w:rsidRPr="008B0A65" w14:paraId="6F252131" w14:textId="77777777" w:rsidTr="4D771731">
        <w:trPr>
          <w:trHeight w:val="290"/>
        </w:trPr>
        <w:tc>
          <w:tcPr>
            <w:tcW w:w="284" w:type="pct"/>
            <w:noWrap/>
            <w:hideMark/>
          </w:tcPr>
          <w:p w14:paraId="313B7078" w14:textId="7DFDA5B9" w:rsidR="0066277D" w:rsidRPr="00F02CCB" w:rsidRDefault="0066277D" w:rsidP="0066277D">
            <w:pPr>
              <w:rPr>
                <w:rFonts w:ascii="Times New Roman" w:eastAsia="Times New Roman" w:hAnsi="Times New Roman" w:cs="Times New Roman"/>
                <w:kern w:val="0"/>
                <w:sz w:val="20"/>
                <w:szCs w:val="20"/>
                <w:lang w:val="fr-FR"/>
                <w14:ligatures w14:val="none"/>
              </w:rPr>
            </w:pPr>
            <w:r w:rsidRPr="00F02CCB">
              <w:rPr>
                <w:rFonts w:ascii="Times New Roman" w:eastAsia="Times New Roman" w:hAnsi="Times New Roman" w:cs="Times New Roman"/>
                <w:color w:val="0E2841"/>
                <w:kern w:val="0"/>
                <w:sz w:val="22"/>
                <w:szCs w:val="22"/>
                <w:lang w:val="fr-FR"/>
                <w14:ligatures w14:val="none"/>
              </w:rPr>
              <w:t>3.5.3</w:t>
            </w:r>
          </w:p>
        </w:tc>
        <w:tc>
          <w:tcPr>
            <w:tcW w:w="476" w:type="pct"/>
            <w:noWrap/>
          </w:tcPr>
          <w:p w14:paraId="50567672" w14:textId="61C1177A" w:rsidR="0066277D" w:rsidRPr="00F02CCB" w:rsidRDefault="0066277D" w:rsidP="0066277D">
            <w:pPr>
              <w:rPr>
                <w:rFonts w:ascii="Times New Roman" w:eastAsia="Times New Roman" w:hAnsi="Times New Roman" w:cs="Times New Roman"/>
                <w:kern w:val="0"/>
                <w:sz w:val="22"/>
                <w:szCs w:val="20"/>
                <w:lang w:val="fr-FR"/>
                <w14:ligatures w14:val="none"/>
              </w:rPr>
            </w:pPr>
            <w:r w:rsidRPr="00F02CCB">
              <w:rPr>
                <w:rFonts w:ascii="Times New Roman" w:eastAsia="Times New Roman" w:hAnsi="Times New Roman" w:cs="Times New Roman"/>
                <w:kern w:val="0"/>
                <w:sz w:val="20"/>
                <w:szCs w:val="20"/>
                <w:lang w:val="fr-FR"/>
                <w14:ligatures w14:val="none"/>
              </w:rPr>
              <w:t>Appuyer le transport des échantillons vers le laboratoire de référence.</w:t>
            </w:r>
          </w:p>
        </w:tc>
        <w:tc>
          <w:tcPr>
            <w:tcW w:w="1572" w:type="pct"/>
            <w:noWrap/>
          </w:tcPr>
          <w:p w14:paraId="200ADEDD" w14:textId="3ECEC60D" w:rsidR="0066277D" w:rsidRPr="00F02CCB" w:rsidRDefault="0066277D" w:rsidP="0066277D">
            <w:pPr>
              <w:rPr>
                <w:rFonts w:ascii="Times New Roman" w:eastAsia="Times New Roman" w:hAnsi="Times New Roman" w:cs="Times New Roman"/>
                <w:kern w:val="0"/>
                <w:sz w:val="22"/>
                <w:szCs w:val="20"/>
                <w:lang w:val="fr-FR"/>
                <w14:ligatures w14:val="none"/>
              </w:rPr>
            </w:pPr>
            <w:r w:rsidRPr="00F02CCB">
              <w:rPr>
                <w:rFonts w:ascii="Times New Roman" w:eastAsia="Times New Roman" w:hAnsi="Times New Roman" w:cs="Times New Roman"/>
                <w:kern w:val="0"/>
                <w:sz w:val="20"/>
                <w:szCs w:val="20"/>
                <w:lang w:val="fr-FR"/>
                <w14:ligatures w14:val="none"/>
              </w:rPr>
              <w:t>Epic-RDC appuie au cours de ce trimestre le transport des échantillons dans les deux antenne Kabinda et Mweneditu. Le remboursement de transport au Km y est assuré de l’Aire de santé à l’antenne PEV en passant par le bureau central de la ZS. Au cours de ce mois de juin 2026</w:t>
            </w:r>
            <w:r w:rsidR="00E0570D">
              <w:rPr>
                <w:rFonts w:ascii="Times New Roman" w:eastAsia="Times New Roman" w:hAnsi="Times New Roman" w:cs="Times New Roman"/>
                <w:kern w:val="0"/>
                <w:sz w:val="20"/>
                <w:szCs w:val="20"/>
                <w:lang w:val="fr-FR"/>
                <w14:ligatures w14:val="none"/>
              </w:rPr>
              <w:t xml:space="preserve">, </w:t>
            </w:r>
            <w:r w:rsidRPr="00F02CCB">
              <w:rPr>
                <w:rFonts w:ascii="Times New Roman" w:eastAsia="Times New Roman" w:hAnsi="Times New Roman" w:cs="Times New Roman"/>
                <w:kern w:val="0"/>
                <w:sz w:val="20"/>
                <w:szCs w:val="20"/>
                <w:lang w:val="fr-FR"/>
                <w14:ligatures w14:val="none"/>
              </w:rPr>
              <w:t xml:space="preserve"> 3 échantillons ont été transporté</w:t>
            </w:r>
            <w:r w:rsidR="00AE2D09">
              <w:rPr>
                <w:rFonts w:ascii="Times New Roman" w:eastAsia="Times New Roman" w:hAnsi="Times New Roman" w:cs="Times New Roman"/>
                <w:kern w:val="0"/>
                <w:sz w:val="20"/>
                <w:szCs w:val="20"/>
                <w:lang w:val="fr-FR"/>
                <w14:ligatures w14:val="none"/>
              </w:rPr>
              <w:t>s</w:t>
            </w:r>
            <w:r w:rsidRPr="00F02CCB">
              <w:rPr>
                <w:rFonts w:ascii="Times New Roman" w:eastAsia="Times New Roman" w:hAnsi="Times New Roman" w:cs="Times New Roman"/>
                <w:kern w:val="0"/>
                <w:sz w:val="20"/>
                <w:szCs w:val="20"/>
                <w:lang w:val="fr-FR"/>
                <w14:ligatures w14:val="none"/>
              </w:rPr>
              <w:t xml:space="preserve"> pour le compte de l’antenne PEV Mweneditu</w:t>
            </w:r>
            <w:r w:rsidR="00F75367">
              <w:rPr>
                <w:rFonts w:ascii="Times New Roman" w:eastAsia="Times New Roman" w:hAnsi="Times New Roman" w:cs="Times New Roman"/>
                <w:kern w:val="0"/>
                <w:sz w:val="20"/>
                <w:szCs w:val="20"/>
                <w:lang w:val="fr-FR"/>
                <w14:ligatures w14:val="none"/>
              </w:rPr>
              <w:t xml:space="preserve"> dont </w:t>
            </w:r>
            <w:r w:rsidRPr="00F02CCB">
              <w:rPr>
                <w:rFonts w:ascii="Times New Roman" w:eastAsia="Times New Roman" w:hAnsi="Times New Roman" w:cs="Times New Roman"/>
                <w:kern w:val="0"/>
                <w:sz w:val="20"/>
                <w:szCs w:val="20"/>
                <w:lang w:val="fr-FR"/>
                <w14:ligatures w14:val="none"/>
              </w:rPr>
              <w:t xml:space="preserve">2 dans la ZS de Makota et 1 dans la ZS de Mweneditu et 16 pour l’antenne PEV Kabinda repartie comme suit : Kabinda 2 cas, Kalambayi 4 cas, Lubao 1 cas, Ludimbilukula 1 cas, Mulumba 4 cas, Ngandajika 3 cas. </w:t>
            </w:r>
          </w:p>
        </w:tc>
        <w:tc>
          <w:tcPr>
            <w:tcW w:w="619" w:type="pct"/>
            <w:noWrap/>
          </w:tcPr>
          <w:p w14:paraId="15A42DE2" w14:textId="50DF881A" w:rsidR="0066277D" w:rsidRPr="00F02CCB" w:rsidRDefault="2BEECECF">
            <w:pPr>
              <w:spacing w:after="160" w:line="276" w:lineRule="auto"/>
              <w:rPr>
                <w:ins w:id="61" w:author="Albert Bope Mishapiem" w:date="2026-08-05T16:32:00Z" w16du:dateUtc="2026-08-05T16:32:05Z"/>
                <w:rFonts w:ascii="Gill Sans MT" w:eastAsia="Gill Sans MT" w:hAnsi="Gill Sans MT" w:cs="Gill Sans MT"/>
                <w:sz w:val="22"/>
                <w:szCs w:val="22"/>
                <w:lang w:val="fr-FR"/>
                <w:rPrChange w:id="62" w:author="Albert Bope Mishapiem" w:date="2026-08-05T16:32:00Z">
                  <w:rPr>
                    <w:ins w:id="63" w:author="Albert Bope Mishapiem" w:date="2026-08-05T16:32:00Z" w16du:dateUtc="2026-08-05T16:32:05Z"/>
                    <w:rFonts w:ascii="Gill Sans MT" w:eastAsia="Gill Sans MT" w:hAnsi="Gill Sans MT" w:cs="Gill Sans MT"/>
                    <w:lang w:val="fr"/>
                  </w:rPr>
                </w:rPrChange>
              </w:rPr>
              <w:pPrChange w:id="64" w:author="Albert Bope Mishapiem" w:date="2026-08-05T16:32:00Z">
                <w:pPr/>
              </w:pPrChange>
            </w:pPr>
            <w:ins w:id="65" w:author="Albert Bope Mishapiem" w:date="2026-08-05T16:32:00Z" w16du:dateUtc="2026-08-05T16:32:05Z">
              <w:r w:rsidRPr="4D771731">
                <w:rPr>
                  <w:rFonts w:ascii="Gill Sans MT" w:eastAsia="Gill Sans MT" w:hAnsi="Gill Sans MT" w:cs="Gill Sans MT"/>
                  <w:sz w:val="20"/>
                  <w:szCs w:val="20"/>
                  <w:lang w:val="fr-FR"/>
                  <w:rPrChange w:id="66" w:author="Albert Bope Mishapiem" w:date="2026-08-05T16:32:00Z" w16du:dateUtc="2026-08-05T16:32:25Z">
                    <w:rPr>
                      <w:rFonts w:ascii="Gill Sans MT" w:eastAsia="Gill Sans MT" w:hAnsi="Gill Sans MT" w:cs="Gill Sans MT"/>
                      <w:lang w:val="fr-FR"/>
                    </w:rPr>
                  </w:rPrChange>
                </w:rPr>
                <w:t>L</w:t>
              </w:r>
              <w:r w:rsidRPr="4D771731">
                <w:rPr>
                  <w:rFonts w:ascii="Gill Sans MT" w:eastAsia="Gill Sans MT" w:hAnsi="Gill Sans MT" w:cs="Gill Sans MT"/>
                  <w:sz w:val="20"/>
                  <w:szCs w:val="20"/>
                  <w:lang w:val="fr-FR"/>
                  <w:rPrChange w:id="67" w:author="Albert Bope Mishapiem" w:date="2026-08-05T16:32:00Z" w16du:dateUtc="2026-08-05T16:32:15Z">
                    <w:rPr>
                      <w:rFonts w:ascii="Gill Sans MT" w:eastAsia="Gill Sans MT" w:hAnsi="Gill Sans MT" w:cs="Gill Sans MT"/>
                      <w:lang w:val="fr"/>
                    </w:rPr>
                  </w:rPrChange>
                </w:rPr>
                <w:t>a</w:t>
              </w:r>
              <w:r w:rsidRPr="4D771731">
                <w:rPr>
                  <w:rFonts w:ascii="Gill Sans MT" w:eastAsia="Gill Sans MT" w:hAnsi="Gill Sans MT" w:cs="Gill Sans MT"/>
                  <w:sz w:val="22"/>
                  <w:szCs w:val="22"/>
                  <w:lang w:val="fr-FR"/>
                  <w:rPrChange w:id="68" w:author="Albert Bope Mishapiem" w:date="2026-08-05T16:32:00Z" w16du:dateUtc="2026-08-05T16:32:15Z">
                    <w:rPr>
                      <w:rFonts w:ascii="Gill Sans MT" w:eastAsia="Gill Sans MT" w:hAnsi="Gill Sans MT" w:cs="Gill Sans MT"/>
                      <w:lang w:val="fr"/>
                    </w:rPr>
                  </w:rPrChange>
                </w:rPr>
                <w:t xml:space="preserve"> dégradation avancée du réseau routier entraîne une hausse des coûts de </w:t>
              </w:r>
            </w:ins>
            <w:ins w:id="69" w:author="Albert Bope Mishapiem" w:date="2026-08-05T16:32:00Z" w16du:dateUtc="2026-08-05T16:32:30Z">
              <w:r w:rsidRPr="4D771731">
                <w:rPr>
                  <w:rFonts w:ascii="Gill Sans MT" w:eastAsia="Gill Sans MT" w:hAnsi="Gill Sans MT" w:cs="Gill Sans MT"/>
                  <w:sz w:val="22"/>
                  <w:szCs w:val="22"/>
                  <w:lang w:val="fr-FR"/>
                </w:rPr>
                <w:t>transport lié</w:t>
              </w:r>
            </w:ins>
            <w:ins w:id="70" w:author="Albert Bope Mishapiem" w:date="2026-08-05T16:32:00Z" w16du:dateUtc="2026-08-05T16:32:05Z">
              <w:r w:rsidRPr="4D771731">
                <w:rPr>
                  <w:rFonts w:ascii="Gill Sans MT" w:eastAsia="Gill Sans MT" w:hAnsi="Gill Sans MT" w:cs="Gill Sans MT"/>
                  <w:sz w:val="22"/>
                  <w:szCs w:val="22"/>
                  <w:lang w:val="fr-FR"/>
                  <w:rPrChange w:id="71" w:author="Albert Bope Mishapiem" w:date="2026-08-05T16:32:00Z" w16du:dateUtc="2026-08-05T16:32:15Z">
                    <w:rPr>
                      <w:rFonts w:ascii="Gill Sans MT" w:eastAsia="Gill Sans MT" w:hAnsi="Gill Sans MT" w:cs="Gill Sans MT"/>
                      <w:lang w:val="fr"/>
                    </w:rPr>
                  </w:rPrChange>
                </w:rPr>
                <w:t xml:space="preserve"> à une consommation accrue de carburant, entraînant des réclamations pour la révision des budgets alloués à l’acheminement des échantillons.</w:t>
              </w:r>
            </w:ins>
          </w:p>
          <w:p w14:paraId="5C1489E4" w14:textId="754F01CC" w:rsidR="0066277D" w:rsidRPr="00F02CCB" w:rsidRDefault="0066277D" w:rsidP="0066277D">
            <w:pPr>
              <w:rPr>
                <w:rFonts w:ascii="Times New Roman" w:eastAsia="Times New Roman" w:hAnsi="Times New Roman" w:cs="Times New Roman"/>
                <w:kern w:val="0"/>
                <w:sz w:val="22"/>
                <w:szCs w:val="22"/>
                <w:lang w:val="fr-FR"/>
                <w14:ligatures w14:val="none"/>
              </w:rPr>
            </w:pPr>
          </w:p>
        </w:tc>
        <w:tc>
          <w:tcPr>
            <w:tcW w:w="761" w:type="pct"/>
            <w:noWrap/>
          </w:tcPr>
          <w:p w14:paraId="1AFAE638" w14:textId="77777777" w:rsidR="0066277D" w:rsidRPr="00F02CCB" w:rsidRDefault="0066277D" w:rsidP="0066277D">
            <w:pPr>
              <w:rPr>
                <w:rFonts w:ascii="Times New Roman" w:eastAsia="Times New Roman" w:hAnsi="Times New Roman" w:cs="Times New Roman"/>
                <w:kern w:val="0"/>
                <w:sz w:val="20"/>
                <w:szCs w:val="20"/>
                <w:lang w:val="fr-FR"/>
                <w14:ligatures w14:val="none"/>
              </w:rPr>
            </w:pPr>
          </w:p>
        </w:tc>
        <w:tc>
          <w:tcPr>
            <w:tcW w:w="810" w:type="pct"/>
            <w:noWrap/>
          </w:tcPr>
          <w:p w14:paraId="265EA586" w14:textId="0D976883" w:rsidR="0066277D" w:rsidRPr="0066277D" w:rsidRDefault="0066277D" w:rsidP="0066277D">
            <w:pPr>
              <w:rPr>
                <w:rFonts w:ascii="Times New Roman" w:eastAsia="Times New Roman" w:hAnsi="Times New Roman" w:cs="Times New Roman"/>
                <w:kern w:val="0"/>
                <w:sz w:val="20"/>
                <w:szCs w:val="20"/>
                <w:lang w:val="fr-FR"/>
                <w14:ligatures w14:val="none"/>
              </w:rPr>
            </w:pPr>
            <w:r w:rsidRPr="0066277D">
              <w:rPr>
                <w:rFonts w:ascii="Times New Roman" w:eastAsia="Times New Roman" w:hAnsi="Times New Roman" w:cs="Times New Roman"/>
                <w:kern w:val="0"/>
                <w:sz w:val="20"/>
                <w:szCs w:val="20"/>
                <w:lang w:val="fr-FR"/>
                <w14:ligatures w14:val="none"/>
              </w:rPr>
              <w:t>Appuyer le transport échantillon pour le mois de juillet 2026</w:t>
            </w:r>
          </w:p>
        </w:tc>
        <w:tc>
          <w:tcPr>
            <w:tcW w:w="478" w:type="pct"/>
            <w:noWrap/>
          </w:tcPr>
          <w:p w14:paraId="1800BB7B" w14:textId="04911B32" w:rsidR="0066277D" w:rsidRPr="0066277D" w:rsidRDefault="0066277D" w:rsidP="0066277D">
            <w:pPr>
              <w:rPr>
                <w:rFonts w:ascii="Times New Roman" w:eastAsia="Times New Roman" w:hAnsi="Times New Roman" w:cs="Times New Roman"/>
                <w:kern w:val="0"/>
                <w:sz w:val="20"/>
                <w:szCs w:val="20"/>
                <w:lang w:val="fr-FR"/>
                <w14:ligatures w14:val="none"/>
              </w:rPr>
            </w:pPr>
            <w:r w:rsidRPr="0066277D">
              <w:rPr>
                <w:rFonts w:ascii="Times New Roman" w:eastAsia="Times New Roman" w:hAnsi="Times New Roman" w:cs="Times New Roman"/>
                <w:kern w:val="0"/>
                <w:sz w:val="20"/>
                <w:szCs w:val="20"/>
                <w:lang w:val="fr-FR"/>
                <w14:ligatures w14:val="none"/>
              </w:rPr>
              <w:t xml:space="preserve"> OMS  </w:t>
            </w:r>
          </w:p>
        </w:tc>
      </w:tr>
    </w:tbl>
    <w:p w14:paraId="68ED9F84" w14:textId="77777777" w:rsidR="00CC21B2" w:rsidRPr="00F02CCB" w:rsidRDefault="00CC21B2" w:rsidP="00CC21B2">
      <w:pPr>
        <w:rPr>
          <w:rFonts w:ascii="Times New Roman" w:hAnsi="Times New Roman" w:cs="Times New Roman"/>
          <w:lang w:val="fr-FR"/>
        </w:rPr>
      </w:pPr>
    </w:p>
    <w:p w14:paraId="5BFC71D7" w14:textId="77777777" w:rsidR="009F2DFF" w:rsidRPr="00F02CCB" w:rsidRDefault="009F2DFF" w:rsidP="00CC21B2">
      <w:pPr>
        <w:rPr>
          <w:rFonts w:ascii="Times New Roman" w:hAnsi="Times New Roman" w:cs="Times New Roman"/>
          <w:lang w:val="fr-FR"/>
        </w:rPr>
        <w:sectPr w:rsidR="009F2DFF" w:rsidRPr="00F02CCB" w:rsidSect="00CF13AB">
          <w:pgSz w:w="15840" w:h="12240" w:orient="landscape"/>
          <w:pgMar w:top="1440" w:right="531" w:bottom="1440" w:left="567" w:header="720" w:footer="720" w:gutter="0"/>
          <w:cols w:space="720"/>
          <w:docGrid w:linePitch="360"/>
        </w:sectPr>
      </w:pPr>
    </w:p>
    <w:p w14:paraId="74284294" w14:textId="77777777" w:rsidR="007104A4" w:rsidRPr="00F02CCB" w:rsidRDefault="007104A4" w:rsidP="007104A4">
      <w:pPr>
        <w:rPr>
          <w:rFonts w:ascii="Times New Roman" w:hAnsi="Times New Roman" w:cs="Times New Roman"/>
          <w:b/>
          <w:bCs/>
          <w:lang w:val="fr-FR"/>
        </w:rPr>
      </w:pPr>
      <w:r w:rsidRPr="00F02CCB">
        <w:rPr>
          <w:rFonts w:ascii="Times New Roman" w:hAnsi="Times New Roman" w:cs="Times New Roman"/>
          <w:b/>
          <w:bCs/>
          <w:lang w:val="fr-FR"/>
        </w:rPr>
        <w:t xml:space="preserve">II. Coordination du programme et engagement des parties prenantes </w:t>
      </w:r>
    </w:p>
    <w:p w14:paraId="59B757DD" w14:textId="77777777" w:rsidR="006F5A1A" w:rsidRPr="00F02CCB" w:rsidRDefault="006F5A1A" w:rsidP="006F5A1A">
      <w:pPr>
        <w:rPr>
          <w:rFonts w:ascii="Times New Roman" w:hAnsi="Times New Roman" w:cs="Times New Roman"/>
          <w:b/>
          <w:lang w:val="fr-FR"/>
        </w:rPr>
      </w:pPr>
      <w:r w:rsidRPr="00F02CCB">
        <w:rPr>
          <w:rFonts w:ascii="Times New Roman" w:hAnsi="Times New Roman" w:cs="Times New Roman"/>
          <w:b/>
          <w:lang w:val="fr-FR"/>
        </w:rPr>
        <w:t>SMNE</w:t>
      </w:r>
    </w:p>
    <w:p w14:paraId="3E1D2A60" w14:textId="5127D462" w:rsidR="001C1E66" w:rsidRPr="00F02CCB" w:rsidRDefault="001C1E66" w:rsidP="001C1E66">
      <w:pPr>
        <w:jc w:val="both"/>
        <w:rPr>
          <w:rFonts w:ascii="Times New Roman" w:hAnsi="Times New Roman" w:cs="Times New Roman"/>
          <w:lang w:val="fr-FR"/>
        </w:rPr>
      </w:pPr>
      <w:r w:rsidRPr="00F02CCB">
        <w:rPr>
          <w:rFonts w:ascii="Times New Roman" w:hAnsi="Times New Roman" w:cs="Times New Roman"/>
          <w:lang w:val="fr-FR"/>
        </w:rPr>
        <w:t>EpiC RDC a été le seul PTF de la province dans le domaine de la santé de la mère et du nouveau-né qui a apporté son appui à la DPS Lomami au cours de ce mois de Juin 2026 dans la réalisation des activités de mentorat clinique SMN.</w:t>
      </w:r>
    </w:p>
    <w:p w14:paraId="07075328" w14:textId="77777777" w:rsidR="006F5A1A" w:rsidRPr="00F02CCB" w:rsidRDefault="006F5A1A" w:rsidP="006F5A1A">
      <w:pPr>
        <w:rPr>
          <w:rFonts w:ascii="Times New Roman" w:hAnsi="Times New Roman" w:cs="Times New Roman"/>
          <w:b/>
          <w:lang w:val="fr-FR"/>
        </w:rPr>
      </w:pPr>
      <w:r w:rsidRPr="00F02CCB">
        <w:rPr>
          <w:rFonts w:ascii="Times New Roman" w:hAnsi="Times New Roman" w:cs="Times New Roman"/>
          <w:b/>
          <w:lang w:val="fr-FR"/>
        </w:rPr>
        <w:t xml:space="preserve">Vaccination </w:t>
      </w:r>
    </w:p>
    <w:p w14:paraId="1ACEE433" w14:textId="77777777" w:rsidR="00844ADF" w:rsidRPr="00844ADF" w:rsidRDefault="00844ADF" w:rsidP="00844ADF">
      <w:pPr>
        <w:jc w:val="both"/>
        <w:rPr>
          <w:rFonts w:ascii="Times New Roman" w:hAnsi="Times New Roman" w:cs="Times New Roman"/>
          <w:lang w:val="fr-FR"/>
        </w:rPr>
      </w:pPr>
      <w:r w:rsidRPr="00844ADF">
        <w:rPr>
          <w:rFonts w:ascii="Times New Roman" w:hAnsi="Times New Roman" w:cs="Times New Roman"/>
          <w:lang w:val="fr-FR"/>
        </w:rPr>
        <w:t xml:space="preserve">La province de Lomami bénéficie de l’appui des autres partenaires en vaccination, en plus de ce que fait déjà Epic RDC. Il s’agit de : </w:t>
      </w:r>
    </w:p>
    <w:p w14:paraId="0E1548A1" w14:textId="38CACE72" w:rsidR="00844ADF" w:rsidRPr="00844ADF" w:rsidRDefault="00844ADF">
      <w:pPr>
        <w:pStyle w:val="ListParagraph"/>
        <w:numPr>
          <w:ilvl w:val="0"/>
          <w:numId w:val="19"/>
        </w:numPr>
        <w:jc w:val="both"/>
        <w:rPr>
          <w:rFonts w:ascii="Times New Roman" w:hAnsi="Times New Roman" w:cs="Times New Roman"/>
          <w:lang w:val="fr-FR"/>
        </w:rPr>
      </w:pPr>
      <w:r w:rsidRPr="4D771731">
        <w:rPr>
          <w:rFonts w:ascii="Times New Roman" w:hAnsi="Times New Roman" w:cs="Times New Roman"/>
          <w:b/>
          <w:bCs/>
          <w:lang w:val="fr-FR"/>
        </w:rPr>
        <w:t>L’UNICEF</w:t>
      </w:r>
      <w:r w:rsidRPr="4D771731">
        <w:rPr>
          <w:rFonts w:ascii="Times New Roman" w:hAnsi="Times New Roman" w:cs="Times New Roman"/>
          <w:lang w:val="fr-FR"/>
        </w:rPr>
        <w:t xml:space="preserve"> qui apporte un appui </w:t>
      </w:r>
      <w:ins w:id="72" w:author="Albert Bope Mishapiem" w:date="2026-08-06T08:13:00Z" w16du:dateUtc="2026-08-06T08:13:32Z">
        <w:r w:rsidR="27A56EE6" w:rsidRPr="4D771731">
          <w:rPr>
            <w:rFonts w:ascii="Times New Roman" w:hAnsi="Times New Roman" w:cs="Times New Roman"/>
            <w:lang w:val="fr-FR"/>
          </w:rPr>
          <w:t>d’une part</w:t>
        </w:r>
      </w:ins>
      <w:ins w:id="73" w:author="Albert Bope Mishapiem" w:date="2026-08-06T08:11:00Z" w16du:dateUtc="2026-08-06T08:11:34Z">
        <w:r w:rsidR="5656A66F" w:rsidRPr="4D771731">
          <w:rPr>
            <w:rFonts w:ascii="Times New Roman" w:hAnsi="Times New Roman" w:cs="Times New Roman"/>
            <w:lang w:val="fr-FR"/>
          </w:rPr>
          <w:t xml:space="preserve"> </w:t>
        </w:r>
      </w:ins>
      <w:ins w:id="74" w:author="Albert Bope Mishapiem" w:date="2026-08-06T08:09:00Z" w16du:dateUtc="2026-08-06T08:09:57Z">
        <w:r w:rsidR="5656A66F" w:rsidRPr="4D771731">
          <w:rPr>
            <w:rFonts w:ascii="Times New Roman" w:hAnsi="Times New Roman" w:cs="Times New Roman"/>
            <w:lang w:val="fr-FR"/>
          </w:rPr>
          <w:t>dans le transport d</w:t>
        </w:r>
      </w:ins>
      <w:ins w:id="75" w:author="Albert Bope Mishapiem" w:date="2026-08-06T08:10:00Z" w16du:dateUtc="2026-08-06T08:10:18Z">
        <w:r w:rsidR="5656A66F" w:rsidRPr="4D771731">
          <w:rPr>
            <w:rFonts w:ascii="Times New Roman" w:hAnsi="Times New Roman" w:cs="Times New Roman"/>
            <w:lang w:val="fr-FR"/>
          </w:rPr>
          <w:t xml:space="preserve">es vaccins de </w:t>
        </w:r>
      </w:ins>
      <w:ins w:id="76" w:author="Albert Bope Mishapiem" w:date="2026-08-06T08:11:00Z" w16du:dateUtc="2026-08-06T08:11:58Z">
        <w:r w:rsidR="5656A66F" w:rsidRPr="4D771731">
          <w:rPr>
            <w:rFonts w:ascii="Times New Roman" w:hAnsi="Times New Roman" w:cs="Times New Roman"/>
            <w:lang w:val="fr-FR"/>
          </w:rPr>
          <w:t xml:space="preserve">Kinshasa </w:t>
        </w:r>
        <w:r w:rsidR="072374BB" w:rsidRPr="4D771731">
          <w:rPr>
            <w:rFonts w:ascii="Times New Roman" w:hAnsi="Times New Roman" w:cs="Times New Roman"/>
            <w:lang w:val="fr-FR"/>
          </w:rPr>
          <w:t xml:space="preserve">aux </w:t>
        </w:r>
      </w:ins>
      <w:ins w:id="77" w:author="Albert Bope Mishapiem" w:date="2026-08-06T08:12:00Z" w16du:dateUtc="2026-08-06T08:12:09Z">
        <w:r w:rsidR="072374BB" w:rsidRPr="4D771731">
          <w:rPr>
            <w:rFonts w:ascii="Times New Roman" w:hAnsi="Times New Roman" w:cs="Times New Roman"/>
            <w:lang w:val="fr-FR"/>
          </w:rPr>
          <w:t xml:space="preserve">deux </w:t>
        </w:r>
      </w:ins>
      <w:ins w:id="78" w:author="Albert Bope Mishapiem" w:date="2026-08-06T08:11:00Z" w16du:dateUtc="2026-08-06T08:11:58Z">
        <w:r w:rsidR="072374BB" w:rsidRPr="4D771731">
          <w:rPr>
            <w:rFonts w:ascii="Times New Roman" w:hAnsi="Times New Roman" w:cs="Times New Roman"/>
            <w:lang w:val="fr-FR"/>
          </w:rPr>
          <w:t xml:space="preserve">antennes </w:t>
        </w:r>
      </w:ins>
      <w:ins w:id="79" w:author="Albert Bope Mishapiem" w:date="2026-08-06T08:12:00Z" w16du:dateUtc="2026-08-06T08:12:01Z">
        <w:r w:rsidR="072374BB" w:rsidRPr="4D771731">
          <w:rPr>
            <w:rFonts w:ascii="Times New Roman" w:hAnsi="Times New Roman" w:cs="Times New Roman"/>
            <w:lang w:val="fr-FR"/>
          </w:rPr>
          <w:t>PEV</w:t>
        </w:r>
      </w:ins>
      <w:ins w:id="80" w:author="Albert Bope Mishapiem" w:date="2026-08-06T08:13:00Z" w16du:dateUtc="2026-08-06T08:13:59Z">
        <w:r w:rsidR="4930E58B" w:rsidRPr="4D771731">
          <w:rPr>
            <w:rFonts w:ascii="Times New Roman" w:hAnsi="Times New Roman" w:cs="Times New Roman"/>
            <w:lang w:val="fr-FR"/>
          </w:rPr>
          <w:t xml:space="preserve"> e</w:t>
        </w:r>
      </w:ins>
      <w:ins w:id="81" w:author="Albert Bope Mishapiem" w:date="2026-08-06T08:14:00Z" w16du:dateUtc="2026-08-06T08:14:09Z">
        <w:r w:rsidR="4930E58B" w:rsidRPr="4D771731">
          <w:rPr>
            <w:rFonts w:ascii="Times New Roman" w:hAnsi="Times New Roman" w:cs="Times New Roman"/>
            <w:lang w:val="fr-FR"/>
          </w:rPr>
          <w:t xml:space="preserve">t d’autres part, </w:t>
        </w:r>
      </w:ins>
      <w:del w:id="82" w:author="Albert Bope Mishapiem" w:date="2026-08-06T08:14:00Z" w16du:dateUtc="2026-08-06T08:14:10Z">
        <w:r w:rsidRPr="4D771731" w:rsidDel="00844ADF">
          <w:rPr>
            <w:rFonts w:ascii="Times New Roman" w:hAnsi="Times New Roman" w:cs="Times New Roman"/>
            <w:lang w:val="fr-FR"/>
          </w:rPr>
          <w:delText xml:space="preserve">plus </w:delText>
        </w:r>
      </w:del>
      <w:r w:rsidRPr="4D771731">
        <w:rPr>
          <w:rFonts w:ascii="Times New Roman" w:hAnsi="Times New Roman" w:cs="Times New Roman"/>
          <w:lang w:val="fr-FR"/>
        </w:rPr>
        <w:t>dans le volet communication</w:t>
      </w:r>
      <w:ins w:id="83" w:author="Albert Bope Mishapiem" w:date="2026-08-06T08:14:00Z" w16du:dateUtc="2026-08-06T08:14:22Z">
        <w:r w:rsidR="69BFD421" w:rsidRPr="4D771731">
          <w:rPr>
            <w:rFonts w:ascii="Times New Roman" w:hAnsi="Times New Roman" w:cs="Times New Roman"/>
            <w:lang w:val="fr-FR"/>
          </w:rPr>
          <w:t xml:space="preserve">. </w:t>
        </w:r>
      </w:ins>
      <w:r w:rsidRPr="4D771731">
        <w:rPr>
          <w:rFonts w:ascii="Times New Roman" w:hAnsi="Times New Roman" w:cs="Times New Roman"/>
          <w:lang w:val="fr-FR"/>
        </w:rPr>
        <w:t xml:space="preserve"> </w:t>
      </w:r>
      <w:del w:id="84" w:author="Albert Bope Mishapiem" w:date="2026-08-06T08:14:00Z" w16du:dateUtc="2026-08-06T08:14:29Z">
        <w:r w:rsidRPr="4D771731" w:rsidDel="00844ADF">
          <w:rPr>
            <w:rFonts w:ascii="Times New Roman" w:hAnsi="Times New Roman" w:cs="Times New Roman"/>
            <w:lang w:val="fr-FR"/>
          </w:rPr>
          <w:delText>et cet appui</w:delText>
        </w:r>
      </w:del>
      <w:ins w:id="85" w:author="Albert Bope Mishapiem" w:date="2026-08-06T08:15:00Z" w16du:dateUtc="2026-08-06T08:15:38Z">
        <w:r w:rsidR="6F9368D8" w:rsidRPr="4D771731">
          <w:rPr>
            <w:rFonts w:ascii="Times New Roman" w:hAnsi="Times New Roman" w:cs="Times New Roman"/>
            <w:lang w:val="fr-FR"/>
          </w:rPr>
          <w:t>C</w:t>
        </w:r>
      </w:ins>
      <w:ins w:id="86" w:author="Albert Bope Mishapiem" w:date="2026-08-06T08:14:00Z" w16du:dateUtc="2026-08-06T08:14:31Z">
        <w:r w:rsidR="2DD92202" w:rsidRPr="4D771731">
          <w:rPr>
            <w:rFonts w:ascii="Times New Roman" w:hAnsi="Times New Roman" w:cs="Times New Roman"/>
            <w:b/>
            <w:bCs/>
            <w:lang w:val="fr-FR"/>
          </w:rPr>
          <w:t xml:space="preserve">e </w:t>
        </w:r>
        <w:r w:rsidR="2DD92202" w:rsidRPr="4D771731">
          <w:rPr>
            <w:rFonts w:ascii="Times New Roman" w:hAnsi="Times New Roman" w:cs="Times New Roman"/>
            <w:lang w:val="fr-FR"/>
            <w:rPrChange w:id="87" w:author="Albert Bope Mishapiem" w:date="2026-08-06T08:14:00Z" w16du:dateUtc="2026-08-06T08:14:39Z">
              <w:rPr>
                <w:rFonts w:ascii="Times New Roman" w:hAnsi="Times New Roman" w:cs="Times New Roman"/>
                <w:b/>
                <w:bCs/>
                <w:lang w:val="fr-FR"/>
              </w:rPr>
            </w:rPrChange>
          </w:rPr>
          <w:t>dernier</w:t>
        </w:r>
      </w:ins>
      <w:r w:rsidRPr="4D771731">
        <w:rPr>
          <w:rFonts w:ascii="Times New Roman" w:hAnsi="Times New Roman" w:cs="Times New Roman"/>
          <w:lang w:val="fr-FR"/>
        </w:rPr>
        <w:t xml:space="preserve"> est plus visible </w:t>
      </w:r>
      <w:del w:id="88" w:author="Albert Bope Mishapiem" w:date="2026-08-06T08:14:00Z" w16du:dateUtc="2026-08-06T08:14:57Z">
        <w:r w:rsidRPr="4D771731" w:rsidDel="00844ADF">
          <w:rPr>
            <w:rFonts w:ascii="Times New Roman" w:hAnsi="Times New Roman" w:cs="Times New Roman"/>
            <w:lang w:val="fr-FR"/>
          </w:rPr>
          <w:delText>le moment</w:delText>
        </w:r>
      </w:del>
      <w:ins w:id="89" w:author="Albert Bope Mishapiem" w:date="2026-08-06T08:14:00Z" w16du:dateUtc="2026-08-06T08:14:58Z">
        <w:r w:rsidR="3C1309B6" w:rsidRPr="4D771731">
          <w:rPr>
            <w:rFonts w:ascii="Times New Roman" w:hAnsi="Times New Roman" w:cs="Times New Roman"/>
            <w:lang w:val="fr-FR"/>
            <w:rPrChange w:id="90" w:author="Albert Bope Mishapiem" w:date="2026-08-06T08:15:00Z" w16du:dateUtc="2026-08-06T08:15:05Z">
              <w:rPr>
                <w:rFonts w:ascii="Times New Roman" w:hAnsi="Times New Roman" w:cs="Times New Roman"/>
                <w:b/>
                <w:bCs/>
                <w:lang w:val="fr-FR"/>
              </w:rPr>
            </w:rPrChange>
          </w:rPr>
          <w:t>pendant</w:t>
        </w:r>
      </w:ins>
      <w:ins w:id="91" w:author="Albert Bope Mishapiem" w:date="2026-08-06T08:15:00Z" w16du:dateUtc="2026-08-06T08:15:00Z">
        <w:r w:rsidR="3C1309B6" w:rsidRPr="4D771731">
          <w:rPr>
            <w:rFonts w:ascii="Times New Roman" w:hAnsi="Times New Roman" w:cs="Times New Roman"/>
            <w:lang w:val="fr-FR"/>
          </w:rPr>
          <w:t xml:space="preserve"> </w:t>
        </w:r>
      </w:ins>
      <w:r w:rsidRPr="4D771731">
        <w:rPr>
          <w:rFonts w:ascii="Times New Roman" w:hAnsi="Times New Roman" w:cs="Times New Roman"/>
          <w:lang w:val="fr-FR"/>
        </w:rPr>
        <w:t xml:space="preserve"> </w:t>
      </w:r>
      <w:ins w:id="92" w:author="Albert Bope Mishapiem" w:date="2026-08-06T08:15:00Z" w16du:dateUtc="2026-08-06T08:15:09Z">
        <w:r w:rsidR="73B5A5F1" w:rsidRPr="4D771731">
          <w:rPr>
            <w:rFonts w:ascii="Times New Roman" w:hAnsi="Times New Roman" w:cs="Times New Roman"/>
            <w:lang w:val="fr-FR"/>
          </w:rPr>
          <w:t>l</w:t>
        </w:r>
      </w:ins>
      <w:del w:id="93" w:author="Albert Bope Mishapiem" w:date="2026-08-06T08:15:00Z" w16du:dateUtc="2026-08-06T08:15:09Z">
        <w:r w:rsidRPr="4D771731" w:rsidDel="00844ADF">
          <w:rPr>
            <w:rFonts w:ascii="Times New Roman" w:hAnsi="Times New Roman" w:cs="Times New Roman"/>
            <w:lang w:val="fr-FR"/>
          </w:rPr>
          <w:delText>d</w:delText>
        </w:r>
      </w:del>
      <w:r w:rsidRPr="4D771731">
        <w:rPr>
          <w:rFonts w:ascii="Times New Roman" w:hAnsi="Times New Roman" w:cs="Times New Roman"/>
          <w:lang w:val="fr-FR"/>
        </w:rPr>
        <w:t>es activités de</w:t>
      </w:r>
      <w:ins w:id="94" w:author="Albert Bope Mishapiem" w:date="2026-08-06T08:15:00Z" w16du:dateUtc="2026-08-06T08:15:57Z">
        <w:r w:rsidR="4EF5A892" w:rsidRPr="4D771731">
          <w:rPr>
            <w:rFonts w:ascii="Times New Roman" w:hAnsi="Times New Roman" w:cs="Times New Roman"/>
            <w:lang w:val="fr-FR"/>
          </w:rPr>
          <w:t xml:space="preserve"> vaccination </w:t>
        </w:r>
      </w:ins>
      <w:del w:id="95" w:author="Albert Bope Mishapiem" w:date="2026-08-06T08:15:00Z" w16du:dateUtc="2026-08-06T08:15:59Z">
        <w:r w:rsidRPr="4D771731" w:rsidDel="00844ADF">
          <w:rPr>
            <w:rFonts w:ascii="Times New Roman" w:hAnsi="Times New Roman" w:cs="Times New Roman"/>
            <w:lang w:val="fr-FR"/>
          </w:rPr>
          <w:delText>s</w:delText>
        </w:r>
      </w:del>
      <w:ins w:id="96" w:author="Albert Bope Mishapiem" w:date="2026-08-06T08:16:00Z" w16du:dateUtc="2026-08-06T08:16:00Z">
        <w:r w:rsidR="22372D62" w:rsidRPr="4D771731">
          <w:rPr>
            <w:rFonts w:ascii="Times New Roman" w:hAnsi="Times New Roman" w:cs="Times New Roman"/>
            <w:lang w:val="fr-FR"/>
          </w:rPr>
          <w:t>de</w:t>
        </w:r>
      </w:ins>
      <w:r w:rsidRPr="4D771731">
        <w:rPr>
          <w:rFonts w:ascii="Times New Roman" w:hAnsi="Times New Roman" w:cs="Times New Roman"/>
          <w:lang w:val="fr-FR"/>
        </w:rPr>
        <w:t xml:space="preserve"> masse</w:t>
      </w:r>
      <w:del w:id="97" w:author="Albert Bope Mishapiem" w:date="2026-08-06T08:16:00Z" w16du:dateUtc="2026-08-06T08:16:11Z">
        <w:r w:rsidRPr="4D771731" w:rsidDel="00844ADF">
          <w:rPr>
            <w:rFonts w:ascii="Times New Roman" w:hAnsi="Times New Roman" w:cs="Times New Roman"/>
            <w:lang w:val="fr-FR"/>
          </w:rPr>
          <w:delText>s</w:delText>
        </w:r>
      </w:del>
      <w:r w:rsidRPr="4D771731">
        <w:rPr>
          <w:rFonts w:ascii="Times New Roman" w:hAnsi="Times New Roman" w:cs="Times New Roman"/>
          <w:lang w:val="fr-FR"/>
        </w:rPr>
        <w:t xml:space="preserve"> à l’instar des JNV qui viennent de se réaliser. Il consiste en la prise en charge de mobilisateurs sociaux recrutés au moment des campagnes sans oublier l’appui technique.</w:t>
      </w:r>
    </w:p>
    <w:p w14:paraId="376456A1" w14:textId="519DFC9C" w:rsidR="00D12B54" w:rsidRPr="00844ADF" w:rsidRDefault="00844ADF" w:rsidP="006F5A1A">
      <w:pPr>
        <w:pStyle w:val="ListParagraph"/>
        <w:numPr>
          <w:ilvl w:val="0"/>
          <w:numId w:val="19"/>
        </w:numPr>
        <w:jc w:val="both"/>
        <w:rPr>
          <w:rFonts w:ascii="Times New Roman" w:hAnsi="Times New Roman" w:cs="Times New Roman"/>
          <w:lang w:val="fr-FR"/>
        </w:rPr>
      </w:pPr>
      <w:r w:rsidRPr="4D771731">
        <w:rPr>
          <w:rFonts w:ascii="Times New Roman" w:hAnsi="Times New Roman" w:cs="Times New Roman"/>
          <w:b/>
          <w:bCs/>
          <w:lang w:val="fr-FR"/>
        </w:rPr>
        <w:t>L’OMS </w:t>
      </w:r>
      <w:r w:rsidRPr="4D771731">
        <w:rPr>
          <w:rFonts w:ascii="Times New Roman" w:hAnsi="Times New Roman" w:cs="Times New Roman"/>
          <w:lang w:val="fr-FR"/>
        </w:rPr>
        <w:t xml:space="preserve">: qui joue un rôle dans la vaccination de masses JNV avec un appui financier technique et logistique. Notons aussi le rôle qu’il joue dans la surveillance épidémiologique notamment en assurant le transport des échantillons de cas PFA </w:t>
      </w:r>
      <w:ins w:id="98" w:author="Albert Bope Mishapiem" w:date="2026-08-06T08:17:00Z" w16du:dateUtc="2026-08-06T08:17:07Z">
        <w:r w:rsidR="1B49315D" w:rsidRPr="4D771731">
          <w:rPr>
            <w:rFonts w:ascii="Times New Roman" w:hAnsi="Times New Roman" w:cs="Times New Roman"/>
            <w:lang w:val="fr-FR"/>
          </w:rPr>
          <w:t xml:space="preserve"> des antennes </w:t>
        </w:r>
      </w:ins>
      <w:del w:id="99" w:author="Albert Bope Mishapiem" w:date="2026-08-06T08:17:00Z" w16du:dateUtc="2026-08-06T08:17:16Z">
        <w:r w:rsidRPr="4D771731" w:rsidDel="00844ADF">
          <w:rPr>
            <w:rFonts w:ascii="Times New Roman" w:hAnsi="Times New Roman" w:cs="Times New Roman"/>
            <w:lang w:val="fr-FR"/>
          </w:rPr>
          <w:delText>à un niveau de son acheminement</w:delText>
        </w:r>
      </w:del>
      <w:r w:rsidRPr="4D771731">
        <w:rPr>
          <w:rFonts w:ascii="Times New Roman" w:hAnsi="Times New Roman" w:cs="Times New Roman"/>
          <w:lang w:val="fr-FR"/>
        </w:rPr>
        <w:t xml:space="preserve"> vers le laboratoire national</w:t>
      </w:r>
      <w:ins w:id="100" w:author="Albert Bope Mishapiem" w:date="2026-08-06T08:17:00Z" w16du:dateUtc="2026-08-06T08:17:32Z">
        <w:r w:rsidR="535C1B99" w:rsidRPr="4D771731">
          <w:rPr>
            <w:rFonts w:ascii="Times New Roman" w:hAnsi="Times New Roman" w:cs="Times New Roman"/>
            <w:lang w:val="fr-FR"/>
          </w:rPr>
          <w:t xml:space="preserve"> (INRB)</w:t>
        </w:r>
      </w:ins>
      <w:r w:rsidRPr="4D771731">
        <w:rPr>
          <w:rFonts w:ascii="Times New Roman" w:hAnsi="Times New Roman" w:cs="Times New Roman"/>
          <w:lang w:val="fr-FR"/>
        </w:rPr>
        <w:t xml:space="preserve">. </w:t>
      </w:r>
    </w:p>
    <w:p w14:paraId="12422848" w14:textId="6B1FA0AF" w:rsidR="006F5A1A" w:rsidRPr="00F02CCB" w:rsidRDefault="006F5A1A" w:rsidP="006F5A1A">
      <w:pPr>
        <w:rPr>
          <w:rFonts w:ascii="Times New Roman" w:hAnsi="Times New Roman" w:cs="Times New Roman"/>
          <w:b/>
          <w:lang w:val="fr-FR"/>
        </w:rPr>
      </w:pPr>
      <w:r w:rsidRPr="00F02CCB">
        <w:rPr>
          <w:rFonts w:ascii="Times New Roman" w:hAnsi="Times New Roman" w:cs="Times New Roman"/>
          <w:b/>
          <w:lang w:val="fr-FR"/>
        </w:rPr>
        <w:t xml:space="preserve">Nutrition </w:t>
      </w:r>
    </w:p>
    <w:p w14:paraId="303F1C55" w14:textId="1F46DABB" w:rsidR="003228E2" w:rsidRPr="00F02CCB" w:rsidRDefault="003228E2" w:rsidP="003228E2">
      <w:pPr>
        <w:spacing w:line="276" w:lineRule="auto"/>
        <w:jc w:val="both"/>
        <w:rPr>
          <w:rFonts w:ascii="Times New Roman" w:hAnsi="Times New Roman" w:cs="Times New Roman"/>
          <w:lang w:val="fr-FR"/>
        </w:rPr>
      </w:pPr>
      <w:r w:rsidRPr="00F02CCB">
        <w:rPr>
          <w:rFonts w:ascii="Times New Roman" w:hAnsi="Times New Roman" w:cs="Times New Roman"/>
          <w:lang w:val="fr-FR"/>
        </w:rPr>
        <w:t>Au cours d</w:t>
      </w:r>
      <w:r w:rsidR="00A578D9">
        <w:rPr>
          <w:rFonts w:ascii="Times New Roman" w:hAnsi="Times New Roman" w:cs="Times New Roman"/>
          <w:lang w:val="fr-FR"/>
        </w:rPr>
        <w:t>u mois de Juin 2026</w:t>
      </w:r>
      <w:r w:rsidRPr="00F02CCB">
        <w:rPr>
          <w:rFonts w:ascii="Times New Roman" w:hAnsi="Times New Roman" w:cs="Times New Roman"/>
          <w:lang w:val="fr-FR"/>
        </w:rPr>
        <w:t xml:space="preserve">, EpiC RDC a été le seul PTF de la province dans le domaine de la Nutrition qui a apporté son appui à la DPS Lomami à travers son programme PRONANUT dans la préparation de la formation des prestataires de ZS de Mwene-Ditu et Kanda Kanda en PCIMA, CPSr et ANJE couplée au dépistage de la TB chez les enfants souffrant de la malnutrition.  </w:t>
      </w:r>
    </w:p>
    <w:p w14:paraId="7344FA13" w14:textId="77777777" w:rsidR="006F5A1A" w:rsidRPr="00F02CCB" w:rsidRDefault="006F5A1A" w:rsidP="006F5A1A">
      <w:pPr>
        <w:rPr>
          <w:rFonts w:ascii="Times New Roman" w:hAnsi="Times New Roman" w:cs="Times New Roman"/>
          <w:b/>
          <w:lang w:val="fr-FR"/>
        </w:rPr>
      </w:pPr>
      <w:r w:rsidRPr="00F02CCB">
        <w:rPr>
          <w:rFonts w:ascii="Times New Roman" w:hAnsi="Times New Roman" w:cs="Times New Roman"/>
          <w:b/>
          <w:lang w:val="fr-FR"/>
        </w:rPr>
        <w:t>Malaria</w:t>
      </w:r>
    </w:p>
    <w:p w14:paraId="7A88B709" w14:textId="03DAE5E6" w:rsidR="005C28CF" w:rsidRPr="00551996" w:rsidRDefault="00796E6D" w:rsidP="005C28CF">
      <w:pPr>
        <w:jc w:val="both"/>
        <w:rPr>
          <w:rFonts w:ascii="Times New Roman" w:hAnsi="Times New Roman" w:cs="Times New Roman"/>
          <w:lang w:val="fr-FR"/>
        </w:rPr>
      </w:pPr>
      <w:r w:rsidRPr="00F02CCB">
        <w:rPr>
          <w:rFonts w:ascii="Times New Roman" w:hAnsi="Times New Roman" w:cs="Times New Roman"/>
          <w:lang w:val="fr-FR"/>
        </w:rPr>
        <w:t xml:space="preserve"> </w:t>
      </w:r>
      <w:r w:rsidR="005C28CF" w:rsidRPr="00551996">
        <w:rPr>
          <w:rFonts w:ascii="Times New Roman" w:hAnsi="Times New Roman" w:cs="Times New Roman"/>
          <w:lang w:val="fr-FR"/>
        </w:rPr>
        <w:t xml:space="preserve">Au niveau de la province, à part CHEMONICS qui assure l’approvisionnement en médicaments (y compris ceux </w:t>
      </w:r>
      <w:r w:rsidR="005C28CF" w:rsidRPr="00551996">
        <w:rPr>
          <w:rFonts w:ascii="Times New Roman" w:hAnsi="Times New Roman" w:cs="Times New Roman"/>
          <w:bCs/>
          <w:lang w:val="fr-FR"/>
        </w:rPr>
        <w:t>orientés</w:t>
      </w:r>
      <w:r w:rsidR="005C28CF" w:rsidRPr="00551996">
        <w:rPr>
          <w:rFonts w:ascii="Times New Roman" w:hAnsi="Times New Roman" w:cs="Times New Roman"/>
          <w:lang w:val="fr-FR"/>
        </w:rPr>
        <w:t xml:space="preserve"> vers la prise en charge du paludisme), aucun autre partenaire n’intervient dans ce domaine. </w:t>
      </w:r>
    </w:p>
    <w:p w14:paraId="2EF81F9B" w14:textId="06AD043D" w:rsidR="00D12B54" w:rsidRPr="00F02CCB" w:rsidRDefault="006F5A1A" w:rsidP="006F5A1A">
      <w:pPr>
        <w:rPr>
          <w:rFonts w:ascii="Times New Roman" w:hAnsi="Times New Roman" w:cs="Times New Roman"/>
          <w:lang w:val="fr-FR"/>
        </w:rPr>
      </w:pPr>
      <w:r w:rsidRPr="00F02CCB">
        <w:rPr>
          <w:rFonts w:ascii="Times New Roman" w:hAnsi="Times New Roman" w:cs="Times New Roman"/>
          <w:b/>
          <w:lang w:val="fr-FR"/>
        </w:rPr>
        <w:t>HMIS</w:t>
      </w:r>
    </w:p>
    <w:p w14:paraId="449519D9" w14:textId="02DE8DF2" w:rsidR="006F5A1A" w:rsidRPr="00F02CCB" w:rsidRDefault="006F5A1A" w:rsidP="006F5A1A">
      <w:pPr>
        <w:rPr>
          <w:rFonts w:ascii="Times New Roman" w:hAnsi="Times New Roman" w:cs="Times New Roman"/>
          <w:lang w:val="fr-FR"/>
        </w:rPr>
      </w:pPr>
      <w:r w:rsidRPr="00F02CCB">
        <w:rPr>
          <w:rFonts w:ascii="Times New Roman" w:hAnsi="Times New Roman" w:cs="Times New Roman"/>
          <w:b/>
          <w:lang w:val="fr-FR"/>
        </w:rPr>
        <w:t>M</w:t>
      </w:r>
      <w:r w:rsidR="0025489C" w:rsidRPr="00F02CCB">
        <w:rPr>
          <w:rFonts w:ascii="Times New Roman" w:hAnsi="Times New Roman" w:cs="Times New Roman"/>
          <w:b/>
          <w:lang w:val="fr-FR"/>
        </w:rPr>
        <w:t>é</w:t>
      </w:r>
      <w:r w:rsidRPr="00F02CCB">
        <w:rPr>
          <w:rFonts w:ascii="Times New Roman" w:hAnsi="Times New Roman" w:cs="Times New Roman"/>
          <w:b/>
          <w:lang w:val="fr-FR"/>
        </w:rPr>
        <w:t>dicaments</w:t>
      </w:r>
      <w:r w:rsidRPr="00F02CCB">
        <w:rPr>
          <w:rFonts w:ascii="Times New Roman" w:hAnsi="Times New Roman" w:cs="Times New Roman"/>
          <w:lang w:val="fr-FR"/>
        </w:rPr>
        <w:t xml:space="preserve"> </w:t>
      </w:r>
    </w:p>
    <w:p w14:paraId="7EB64DA1" w14:textId="57E674B3" w:rsidR="007D436A" w:rsidRPr="00F02CCB" w:rsidRDefault="007D436A" w:rsidP="007D436A">
      <w:pPr>
        <w:jc w:val="both"/>
        <w:rPr>
          <w:rFonts w:ascii="Times New Roman" w:hAnsi="Times New Roman" w:cs="Times New Roman"/>
          <w:lang w:val="fr-FR"/>
        </w:rPr>
      </w:pPr>
      <w:r w:rsidRPr="00F02CCB">
        <w:rPr>
          <w:rFonts w:ascii="Times New Roman" w:hAnsi="Times New Roman" w:cs="Times New Roman"/>
          <w:lang w:val="fr-FR"/>
        </w:rPr>
        <w:t>Au niveau de la province, à part CHEMONICS qui assure l’approvisionnemen</w:t>
      </w:r>
      <w:r w:rsidR="00AA29A4" w:rsidRPr="00F02CCB">
        <w:rPr>
          <w:rFonts w:ascii="Times New Roman" w:hAnsi="Times New Roman" w:cs="Times New Roman"/>
          <w:lang w:val="fr-FR"/>
        </w:rPr>
        <w:t>t en médicaments jusqu’au dernier kilomètre</w:t>
      </w:r>
      <w:r w:rsidRPr="00F02CCB">
        <w:rPr>
          <w:rFonts w:ascii="Times New Roman" w:hAnsi="Times New Roman" w:cs="Times New Roman"/>
          <w:lang w:val="fr-FR"/>
        </w:rPr>
        <w:t>, aucun autre partenaire n’intervient dans ce domaine</w:t>
      </w:r>
      <w:r w:rsidR="00096D93" w:rsidRPr="00F02CCB">
        <w:rPr>
          <w:rFonts w:ascii="Times New Roman" w:hAnsi="Times New Roman" w:cs="Times New Roman"/>
          <w:lang w:val="fr-FR"/>
        </w:rPr>
        <w:t>. Au cours de ce mois</w:t>
      </w:r>
      <w:r w:rsidR="00B91077">
        <w:rPr>
          <w:rFonts w:ascii="Times New Roman" w:hAnsi="Times New Roman" w:cs="Times New Roman"/>
          <w:lang w:val="fr-FR"/>
        </w:rPr>
        <w:t xml:space="preserve"> de Juin 26</w:t>
      </w:r>
      <w:r w:rsidR="00096D93" w:rsidRPr="00F02CCB">
        <w:rPr>
          <w:rFonts w:ascii="Times New Roman" w:hAnsi="Times New Roman" w:cs="Times New Roman"/>
          <w:lang w:val="fr-FR"/>
        </w:rPr>
        <w:t xml:space="preserve">, Epic RDC a appuyé la DPS dans la préparation et réalisation de la </w:t>
      </w:r>
      <w:r w:rsidR="00D12B54" w:rsidRPr="00F02CCB">
        <w:rPr>
          <w:rFonts w:ascii="Times New Roman" w:hAnsi="Times New Roman" w:cs="Times New Roman"/>
          <w:lang w:val="fr-FR"/>
        </w:rPr>
        <w:t>revue GAS T1 2026</w:t>
      </w:r>
      <w:r w:rsidR="00096D93" w:rsidRPr="00F02CCB">
        <w:rPr>
          <w:rFonts w:ascii="Times New Roman" w:hAnsi="Times New Roman" w:cs="Times New Roman"/>
          <w:lang w:val="fr-FR"/>
        </w:rPr>
        <w:t xml:space="preserve">. </w:t>
      </w:r>
    </w:p>
    <w:p w14:paraId="4D658EBA" w14:textId="77777777" w:rsidR="00C85402" w:rsidRPr="00F02CCB" w:rsidRDefault="00C85402" w:rsidP="00C85402">
      <w:pPr>
        <w:rPr>
          <w:rFonts w:ascii="Times New Roman" w:hAnsi="Times New Roman" w:cs="Times New Roman"/>
          <w:b/>
          <w:bCs/>
          <w:lang w:val="fr-FR"/>
        </w:rPr>
      </w:pPr>
      <w:r w:rsidRPr="00F02CCB">
        <w:rPr>
          <w:rFonts w:ascii="Times New Roman" w:hAnsi="Times New Roman" w:cs="Times New Roman"/>
          <w:b/>
          <w:bCs/>
          <w:lang w:val="fr-FR"/>
        </w:rPr>
        <w:t xml:space="preserve">III. Histoires de succès et leçons apprises  </w:t>
      </w:r>
    </w:p>
    <w:p w14:paraId="5D3CABBA" w14:textId="2D1F3881" w:rsidR="00E10755" w:rsidRPr="000933B0" w:rsidRDefault="00E10755" w:rsidP="00C85402">
      <w:pPr>
        <w:rPr>
          <w:rFonts w:ascii="Times New Roman" w:hAnsi="Times New Roman" w:cs="Times New Roman"/>
          <w:b/>
          <w:bCs/>
          <w:lang w:val="fr-FR"/>
        </w:rPr>
      </w:pPr>
      <w:r w:rsidRPr="000933B0">
        <w:rPr>
          <w:rFonts w:ascii="Times New Roman" w:hAnsi="Times New Roman" w:cs="Times New Roman"/>
          <w:b/>
          <w:bCs/>
          <w:lang w:val="fr-FR"/>
        </w:rPr>
        <w:t xml:space="preserve">3.1 Histoire de succès </w:t>
      </w:r>
    </w:p>
    <w:p w14:paraId="7DFA11E3" w14:textId="77777777" w:rsidR="000933B0" w:rsidRPr="000933B0" w:rsidRDefault="000933B0" w:rsidP="000933B0">
      <w:pPr>
        <w:jc w:val="both"/>
        <w:rPr>
          <w:rFonts w:ascii="Times New Roman" w:hAnsi="Times New Roman" w:cs="Times New Roman"/>
          <w:b/>
          <w:bCs/>
          <w:i/>
          <w:iCs/>
          <w:lang w:val="fr-FR"/>
        </w:rPr>
      </w:pPr>
      <w:r w:rsidRPr="000933B0">
        <w:rPr>
          <w:rFonts w:ascii="Times New Roman" w:hAnsi="Times New Roman" w:cs="Times New Roman"/>
          <w:b/>
          <w:bCs/>
          <w:i/>
          <w:iCs/>
          <w:lang w:val="fr-FR"/>
        </w:rPr>
        <w:t xml:space="preserve">SMNE /Vaccination </w:t>
      </w:r>
    </w:p>
    <w:p w14:paraId="2E32ADCC" w14:textId="77777777" w:rsidR="000933B0" w:rsidRPr="002133E2" w:rsidRDefault="000933B0" w:rsidP="002133E2">
      <w:pPr>
        <w:jc w:val="both"/>
        <w:rPr>
          <w:rFonts w:ascii="Times New Roman" w:hAnsi="Times New Roman" w:cs="Times New Roman"/>
          <w:lang w:val="fr-FR"/>
        </w:rPr>
      </w:pPr>
      <w:r w:rsidRPr="002133E2">
        <w:rPr>
          <w:rFonts w:ascii="Times New Roman" w:hAnsi="Times New Roman" w:cs="Times New Roman"/>
          <w:b/>
          <w:bCs/>
          <w:lang w:val="fr-FR"/>
        </w:rPr>
        <w:t>Intitulé de l’histoire de succès :</w:t>
      </w:r>
      <w:r w:rsidRPr="002133E2">
        <w:rPr>
          <w:rFonts w:ascii="Times New Roman" w:hAnsi="Times New Roman" w:cs="Times New Roman"/>
          <w:lang w:val="fr-FR"/>
        </w:rPr>
        <w:t xml:space="preserve"> Nombre élevé des enfants en conflit avec le calendrier vaccinal dans l’AS de Lomami ZS de TSHOFA (357 enfants) </w:t>
      </w:r>
    </w:p>
    <w:p w14:paraId="694244A6" w14:textId="77777777" w:rsidR="000933B0" w:rsidRPr="002133E2" w:rsidRDefault="000933B0" w:rsidP="002133E2">
      <w:pPr>
        <w:jc w:val="both"/>
        <w:rPr>
          <w:rFonts w:ascii="Times New Roman" w:hAnsi="Times New Roman" w:cs="Times New Roman"/>
          <w:lang w:val="fr-FR"/>
        </w:rPr>
      </w:pPr>
      <w:r w:rsidRPr="002133E2">
        <w:rPr>
          <w:rFonts w:ascii="Times New Roman" w:hAnsi="Times New Roman" w:cs="Times New Roman"/>
          <w:b/>
          <w:bCs/>
          <w:lang w:val="fr-FR"/>
        </w:rPr>
        <w:t>Problème/défis</w:t>
      </w:r>
      <w:r w:rsidRPr="002133E2">
        <w:rPr>
          <w:rFonts w:ascii="Times New Roman" w:hAnsi="Times New Roman" w:cs="Times New Roman"/>
          <w:lang w:val="fr-FR"/>
        </w:rPr>
        <w:t xml:space="preserve"> : résistance/ refus de la vaccination d’une famille à cause de l’existence d’un enfant paralysée.    </w:t>
      </w:r>
    </w:p>
    <w:p w14:paraId="2E507078" w14:textId="2C9203CD" w:rsidR="000933B0" w:rsidRPr="002133E2" w:rsidRDefault="000933B0" w:rsidP="002133E2">
      <w:pPr>
        <w:jc w:val="both"/>
        <w:rPr>
          <w:rFonts w:ascii="Times New Roman" w:hAnsi="Times New Roman" w:cs="Times New Roman"/>
          <w:lang w:val="fr-FR"/>
        </w:rPr>
      </w:pPr>
      <w:r w:rsidRPr="002133E2">
        <w:rPr>
          <w:rFonts w:ascii="Times New Roman" w:hAnsi="Times New Roman" w:cs="Times New Roman"/>
          <w:b/>
          <w:bCs/>
          <w:lang w:val="fr-FR"/>
        </w:rPr>
        <w:t>Action menée :</w:t>
      </w:r>
      <w:r w:rsidRPr="002133E2">
        <w:rPr>
          <w:rFonts w:ascii="Times New Roman" w:hAnsi="Times New Roman" w:cs="Times New Roman"/>
          <w:lang w:val="fr-FR"/>
        </w:rPr>
        <w:t xml:space="preserve"> plusieurs actions ont été menée</w:t>
      </w:r>
      <w:r w:rsidR="008970DA">
        <w:rPr>
          <w:rFonts w:ascii="Times New Roman" w:hAnsi="Times New Roman" w:cs="Times New Roman"/>
          <w:lang w:val="fr-FR"/>
        </w:rPr>
        <w:t>s</w:t>
      </w:r>
      <w:r w:rsidRPr="002133E2">
        <w:rPr>
          <w:rFonts w:ascii="Times New Roman" w:hAnsi="Times New Roman" w:cs="Times New Roman"/>
          <w:lang w:val="fr-FR"/>
        </w:rPr>
        <w:t xml:space="preserve"> (i) une identification de cas lors de visite à domicile par le relai communautaire du coin pendant la phase préparatoire de la vaccination de récupération , (ii) sensibilisation de la population avec focus sur la famille ayant manifestée le refus de la vaccination avec l’ implication des plusieurs leaders de la communauté dans cette sensibilisation : le Presicodesa, l’IT, le MCZ et le staff FHI360 présent dans la ZS , les autres mamans ayant adhérée à la vaccination( les paires), (iii) appui financier pour la disponibilité des vaccins ( transport de vaccins) et la prise en charge des personnes impliquée dans la vaccination, l’appui technique par le staff FHI360 présent dans la ZS. </w:t>
      </w:r>
      <w:r w:rsidR="005C28CF" w:rsidRPr="002133E2">
        <w:rPr>
          <w:rFonts w:ascii="Times New Roman" w:hAnsi="Times New Roman" w:cs="Times New Roman"/>
          <w:lang w:val="fr-FR"/>
        </w:rPr>
        <w:t>C</w:t>
      </w:r>
      <w:r w:rsidRPr="002133E2">
        <w:rPr>
          <w:rFonts w:ascii="Times New Roman" w:hAnsi="Times New Roman" w:cs="Times New Roman"/>
          <w:lang w:val="fr-FR"/>
        </w:rPr>
        <w:t>et</w:t>
      </w:r>
      <w:r w:rsidR="005C28CF" w:rsidRPr="002133E2">
        <w:rPr>
          <w:rFonts w:ascii="Times New Roman" w:hAnsi="Times New Roman" w:cs="Times New Roman"/>
          <w:lang w:val="fr-FR"/>
        </w:rPr>
        <w:t xml:space="preserve"> </w:t>
      </w:r>
      <w:r w:rsidRPr="002133E2">
        <w:rPr>
          <w:rFonts w:ascii="Times New Roman" w:hAnsi="Times New Roman" w:cs="Times New Roman"/>
          <w:lang w:val="fr-FR"/>
        </w:rPr>
        <w:t xml:space="preserve">appui technique a consisté en organisation du bon circuit lors de la séance de vaccination et la multiplicité des stratégies pour atteindre les enfants, l’accueil et le respect de condition d’hygiène lors de la vaccination.  </w:t>
      </w:r>
    </w:p>
    <w:p w14:paraId="5EF76F1A" w14:textId="77777777" w:rsidR="000933B0" w:rsidRPr="002133E2" w:rsidRDefault="000933B0" w:rsidP="002133E2">
      <w:pPr>
        <w:jc w:val="both"/>
        <w:rPr>
          <w:rFonts w:ascii="Times New Roman" w:hAnsi="Times New Roman" w:cs="Times New Roman"/>
          <w:lang w:val="fr-FR"/>
        </w:rPr>
      </w:pPr>
      <w:r w:rsidRPr="002133E2">
        <w:rPr>
          <w:rFonts w:ascii="Times New Roman" w:hAnsi="Times New Roman" w:cs="Times New Roman"/>
          <w:lang w:val="fr-FR"/>
        </w:rPr>
        <w:t>La recherche du cas s’est poursuivie jusqu’au marché où la maman s’était déjà rendue avec l’enfant à vacciner, entretien avec les deux parents le père et la mère sur l’importance de la vaccination dans la vie des enfants.</w:t>
      </w:r>
    </w:p>
    <w:p w14:paraId="7E89009B" w14:textId="57A6E724" w:rsidR="000933B0" w:rsidRPr="002133E2" w:rsidRDefault="000933B0" w:rsidP="002133E2">
      <w:pPr>
        <w:jc w:val="both"/>
        <w:rPr>
          <w:rFonts w:ascii="Times New Roman" w:hAnsi="Times New Roman" w:cs="Times New Roman"/>
          <w:lang w:val="fr-FR"/>
        </w:rPr>
      </w:pPr>
      <w:r w:rsidRPr="002133E2">
        <w:rPr>
          <w:rFonts w:ascii="Times New Roman" w:hAnsi="Times New Roman" w:cs="Times New Roman"/>
          <w:b/>
          <w:bCs/>
          <w:lang w:val="fr-FR"/>
        </w:rPr>
        <w:t>Résultats obtenus :</w:t>
      </w:r>
      <w:r w:rsidRPr="002133E2">
        <w:rPr>
          <w:rFonts w:ascii="Times New Roman" w:hAnsi="Times New Roman" w:cs="Times New Roman"/>
          <w:lang w:val="fr-FR"/>
        </w:rPr>
        <w:t xml:space="preserve"> Adhésion des parents à la vaccination. L’enfant dont les parents refusaient la vaccination a été vacciné et les parents </w:t>
      </w:r>
      <w:r w:rsidR="000B08C9" w:rsidRPr="002133E2">
        <w:rPr>
          <w:rFonts w:ascii="Times New Roman" w:hAnsi="Times New Roman" w:cs="Times New Roman"/>
          <w:lang w:val="fr-FR"/>
        </w:rPr>
        <w:t>ont</w:t>
      </w:r>
      <w:r w:rsidRPr="002133E2">
        <w:rPr>
          <w:rFonts w:ascii="Times New Roman" w:hAnsi="Times New Roman" w:cs="Times New Roman"/>
          <w:lang w:val="fr-FR"/>
        </w:rPr>
        <w:t xml:space="preserve"> témoigné de la poursuite de cette vaccination selon les </w:t>
      </w:r>
      <w:r w:rsidR="00305DB8" w:rsidRPr="002133E2">
        <w:rPr>
          <w:rFonts w:ascii="Times New Roman" w:hAnsi="Times New Roman" w:cs="Times New Roman"/>
          <w:lang w:val="fr-FR"/>
        </w:rPr>
        <w:t>rendez-vous</w:t>
      </w:r>
      <w:r w:rsidRPr="002133E2">
        <w:rPr>
          <w:rFonts w:ascii="Times New Roman" w:hAnsi="Times New Roman" w:cs="Times New Roman"/>
          <w:lang w:val="fr-FR"/>
        </w:rPr>
        <w:t xml:space="preserve"> et en plus 348 autres enfants ont été récupérés.  </w:t>
      </w:r>
    </w:p>
    <w:p w14:paraId="68E93257" w14:textId="77777777" w:rsidR="000933B0" w:rsidRPr="002133E2" w:rsidRDefault="000933B0" w:rsidP="002133E2">
      <w:pPr>
        <w:jc w:val="both"/>
        <w:rPr>
          <w:rFonts w:ascii="Times New Roman" w:hAnsi="Times New Roman" w:cs="Times New Roman"/>
          <w:b/>
          <w:bCs/>
          <w:lang w:val="fr-FR"/>
        </w:rPr>
      </w:pPr>
      <w:r w:rsidRPr="002133E2">
        <w:rPr>
          <w:rFonts w:ascii="Times New Roman" w:hAnsi="Times New Roman" w:cs="Times New Roman"/>
          <w:b/>
          <w:bCs/>
          <w:lang w:val="fr-FR"/>
        </w:rPr>
        <w:t xml:space="preserve">Témoignage : </w:t>
      </w:r>
    </w:p>
    <w:p w14:paraId="553D3382" w14:textId="77777777" w:rsidR="000933B0" w:rsidRPr="002133E2" w:rsidRDefault="000933B0" w:rsidP="002133E2">
      <w:pPr>
        <w:jc w:val="both"/>
        <w:rPr>
          <w:rFonts w:ascii="Times New Roman" w:hAnsi="Times New Roman" w:cs="Times New Roman"/>
          <w:lang w:val="fr-FR"/>
        </w:rPr>
      </w:pPr>
      <w:r w:rsidRPr="002133E2">
        <w:rPr>
          <w:rFonts w:ascii="Times New Roman" w:hAnsi="Times New Roman" w:cs="Times New Roman"/>
          <w:b/>
          <w:bCs/>
          <w:lang w:val="fr-FR"/>
        </w:rPr>
        <w:t xml:space="preserve">Père : </w:t>
      </w:r>
      <w:r w:rsidRPr="002133E2">
        <w:rPr>
          <w:rFonts w:ascii="Times New Roman" w:hAnsi="Times New Roman" w:cs="Times New Roman"/>
          <w:lang w:val="fr-FR"/>
        </w:rPr>
        <w:t>nous pensions que c’est la vaccination qui entraine la paralysie aux enfants et qui le rend malade c’est pourquoi je ne voulais pas qu’on vaccine l’autre. Je souhaite aussi que les autres intrants comme intrants nutritionnels soient donnés comme on le fait pour le vacciné à l’autre enfants qui ne marche pas pour assurer sa santé.</w:t>
      </w:r>
    </w:p>
    <w:p w14:paraId="6B7965D6" w14:textId="0D6888FB" w:rsidR="000933B0" w:rsidRPr="002133E2" w:rsidRDefault="000933B0" w:rsidP="002133E2">
      <w:pPr>
        <w:spacing w:before="240"/>
        <w:jc w:val="both"/>
        <w:rPr>
          <w:rFonts w:ascii="Times New Roman" w:hAnsi="Times New Roman" w:cs="Times New Roman"/>
          <w:b/>
          <w:bCs/>
          <w:lang w:val="fr-FR"/>
        </w:rPr>
      </w:pPr>
      <w:r w:rsidRPr="002133E2">
        <w:rPr>
          <w:rFonts w:ascii="Times New Roman" w:hAnsi="Times New Roman" w:cs="Times New Roman"/>
          <w:b/>
          <w:bCs/>
          <w:lang w:val="fr-FR"/>
        </w:rPr>
        <w:t xml:space="preserve">Mère : </w:t>
      </w:r>
      <w:r w:rsidRPr="002133E2">
        <w:rPr>
          <w:rFonts w:ascii="Times New Roman" w:hAnsi="Times New Roman" w:cs="Times New Roman"/>
          <w:lang w:val="fr-FR"/>
        </w:rPr>
        <w:t xml:space="preserve">je refusais d’aller à la vaccination aussi parce que je perds beaucoup de temps. Je dois aller au marché pour gagner de quoi nourrir les enfants. J’ai aimé quand le Papa ici (PRESICODESA), est venu me prendre à moto pour m’amener au lieu de vaccination, l’accueille et la rapidité que je vus m’ont poussé à venir à chaque </w:t>
      </w:r>
      <w:r w:rsidR="00DF7761" w:rsidRPr="002133E2">
        <w:rPr>
          <w:rFonts w:ascii="Times New Roman" w:hAnsi="Times New Roman" w:cs="Times New Roman"/>
          <w:lang w:val="fr-FR"/>
        </w:rPr>
        <w:t>rendez-vous</w:t>
      </w:r>
      <w:r w:rsidRPr="002133E2">
        <w:rPr>
          <w:rFonts w:ascii="Times New Roman" w:hAnsi="Times New Roman" w:cs="Times New Roman"/>
          <w:lang w:val="fr-FR"/>
        </w:rPr>
        <w:t xml:space="preserve"> pour obtenir les vaccins de mon enfant.</w:t>
      </w:r>
      <w:r w:rsidRPr="002133E2">
        <w:rPr>
          <w:rFonts w:ascii="Times New Roman" w:hAnsi="Times New Roman" w:cs="Times New Roman"/>
          <w:b/>
          <w:bCs/>
          <w:lang w:val="fr-FR"/>
        </w:rPr>
        <w:t xml:space="preserve">   </w:t>
      </w:r>
    </w:p>
    <w:p w14:paraId="2B0A575B" w14:textId="0B9E0B70" w:rsidR="00E10755" w:rsidRDefault="00E10755" w:rsidP="4D771731">
      <w:pPr>
        <w:pStyle w:val="ListParagraph"/>
        <w:numPr>
          <w:ilvl w:val="1"/>
          <w:numId w:val="13"/>
        </w:numPr>
        <w:rPr>
          <w:ins w:id="101" w:author="Albert Bope Mishapiem" w:date="2026-08-06T07:54:00Z" w16du:dateUtc="2026-08-06T07:54:58Z"/>
          <w:rFonts w:ascii="Times New Roman" w:hAnsi="Times New Roman" w:cs="Times New Roman"/>
          <w:b/>
          <w:bCs/>
          <w:lang w:val="fr-FR"/>
        </w:rPr>
      </w:pPr>
      <w:r w:rsidRPr="4D771731">
        <w:rPr>
          <w:rFonts w:ascii="Times New Roman" w:hAnsi="Times New Roman" w:cs="Times New Roman"/>
          <w:b/>
          <w:bCs/>
          <w:lang w:val="fr-FR"/>
        </w:rPr>
        <w:t xml:space="preserve">  </w:t>
      </w:r>
      <w:r w:rsidR="001678CA" w:rsidRPr="4D771731">
        <w:rPr>
          <w:rFonts w:ascii="Times New Roman" w:hAnsi="Times New Roman" w:cs="Times New Roman"/>
          <w:b/>
          <w:bCs/>
          <w:lang w:val="fr-FR"/>
        </w:rPr>
        <w:t>Leçons</w:t>
      </w:r>
      <w:r w:rsidRPr="4D771731">
        <w:rPr>
          <w:rFonts w:ascii="Times New Roman" w:hAnsi="Times New Roman" w:cs="Times New Roman"/>
          <w:b/>
          <w:bCs/>
          <w:lang w:val="fr-FR"/>
        </w:rPr>
        <w:t xml:space="preserve"> apprises  </w:t>
      </w:r>
    </w:p>
    <w:p w14:paraId="6C647FB5" w14:textId="05C2BD48" w:rsidR="34E58677" w:rsidRDefault="34E58677">
      <w:pPr>
        <w:spacing w:line="276" w:lineRule="auto"/>
        <w:jc w:val="both"/>
        <w:rPr>
          <w:rFonts w:ascii="Times New Roman" w:eastAsia="Times New Roman" w:hAnsi="Times New Roman" w:cs="Times New Roman"/>
          <w:lang w:val="fr-FR"/>
        </w:rPr>
        <w:pPrChange w:id="102" w:author="Albert Bope Mishapiem" w:date="2026-08-06T07:57:00Z">
          <w:pPr/>
        </w:pPrChange>
      </w:pPr>
      <w:ins w:id="103" w:author="Albert Bope Mishapiem" w:date="2026-08-06T07:56:00Z" w16du:dateUtc="2026-08-06T07:56:52Z">
        <w:r w:rsidRPr="4D771731">
          <w:rPr>
            <w:rFonts w:ascii="Times New Roman" w:eastAsia="Times New Roman" w:hAnsi="Times New Roman" w:cs="Times New Roman"/>
            <w:lang w:val="fr-FR"/>
          </w:rPr>
          <w:t>Les couvertures vaccinales administratives élevées ne reflètent pas toujours fidèlement la performance réelle du programme de vaccination d</w:t>
        </w:r>
      </w:ins>
      <w:ins w:id="104" w:author="Albert Bope Mishapiem" w:date="2026-08-06T07:57:00Z" w16du:dateUtc="2026-08-06T07:57:40Z">
        <w:r w:rsidRPr="4D771731">
          <w:rPr>
            <w:rFonts w:ascii="Times New Roman" w:eastAsia="Times New Roman" w:hAnsi="Times New Roman" w:cs="Times New Roman"/>
            <w:lang w:val="fr-FR"/>
          </w:rPr>
          <w:t>’</w:t>
        </w:r>
      </w:ins>
      <w:ins w:id="105" w:author="Albert Bope Mishapiem" w:date="2026-08-06T07:56:00Z" w16du:dateUtc="2026-08-06T07:56:52Z">
        <w:r w:rsidRPr="4D771731">
          <w:rPr>
            <w:rFonts w:ascii="Times New Roman" w:eastAsia="Times New Roman" w:hAnsi="Times New Roman" w:cs="Times New Roman"/>
            <w:lang w:val="fr-FR"/>
          </w:rPr>
          <w:t xml:space="preserve">une zone de santé ou </w:t>
        </w:r>
      </w:ins>
      <w:ins w:id="106" w:author="Albert Bope Mishapiem" w:date="2026-08-06T07:57:00Z" w16du:dateUtc="2026-08-06T07:57:46Z">
        <w:r w:rsidRPr="4D771731">
          <w:rPr>
            <w:rFonts w:ascii="Times New Roman" w:eastAsia="Times New Roman" w:hAnsi="Times New Roman" w:cs="Times New Roman"/>
            <w:lang w:val="fr-FR"/>
          </w:rPr>
          <w:t>d’</w:t>
        </w:r>
      </w:ins>
      <w:ins w:id="107" w:author="Albert Bope Mishapiem" w:date="2026-08-06T07:56:00Z" w16du:dateUtc="2026-08-06T07:56:52Z">
        <w:r w:rsidRPr="4D771731">
          <w:rPr>
            <w:rFonts w:ascii="Times New Roman" w:eastAsia="Times New Roman" w:hAnsi="Times New Roman" w:cs="Times New Roman"/>
            <w:lang w:val="fr-FR"/>
          </w:rPr>
          <w:t xml:space="preserve">une aire de santé. En revanche, la synergie entre les interventions de prestation des services et d’engagement communautaire renforce simultanément l’offre et la demande de vaccination, contribuant ainsi à une amélioration durable des </w:t>
        </w:r>
      </w:ins>
      <w:ins w:id="108" w:author="Albert Bope Mishapiem" w:date="2026-08-06T07:59:00Z" w16du:dateUtc="2026-08-06T07:59:55Z">
        <w:r w:rsidR="3888C003" w:rsidRPr="4D771731">
          <w:rPr>
            <w:rFonts w:ascii="Times New Roman" w:eastAsia="Times New Roman" w:hAnsi="Times New Roman" w:cs="Times New Roman"/>
            <w:lang w:val="fr-FR"/>
          </w:rPr>
          <w:t>couvertures</w:t>
        </w:r>
      </w:ins>
      <w:ins w:id="109" w:author="Albert Bope Mishapiem" w:date="2026-08-06T08:05:00Z" w16du:dateUtc="2026-08-06T08:05:33Z">
        <w:r w:rsidR="762FFD29" w:rsidRPr="4D771731">
          <w:rPr>
            <w:rFonts w:ascii="Times New Roman" w:eastAsia="Times New Roman" w:hAnsi="Times New Roman" w:cs="Times New Roman"/>
            <w:lang w:val="fr-FR"/>
          </w:rPr>
          <w:t xml:space="preserve"> vaccinale</w:t>
        </w:r>
      </w:ins>
      <w:ins w:id="110" w:author="Albert Bope Mishapiem" w:date="2026-08-06T08:06:00Z" w16du:dateUtc="2026-08-06T08:06:03Z">
        <w:r w:rsidR="762FFD29" w:rsidRPr="4D771731">
          <w:rPr>
            <w:rFonts w:ascii="Times New Roman" w:eastAsia="Times New Roman" w:hAnsi="Times New Roman" w:cs="Times New Roman"/>
            <w:lang w:val="fr-FR"/>
          </w:rPr>
          <w:t>s</w:t>
        </w:r>
      </w:ins>
      <w:ins w:id="111" w:author="Albert Bope Mishapiem" w:date="2026-08-06T07:59:00Z" w16du:dateUtc="2026-08-06T07:59:55Z">
        <w:r w:rsidR="3888C003" w:rsidRPr="4D771731">
          <w:rPr>
            <w:rFonts w:ascii="Times New Roman" w:eastAsia="Times New Roman" w:hAnsi="Times New Roman" w:cs="Times New Roman"/>
            <w:lang w:val="fr-FR"/>
          </w:rPr>
          <w:t xml:space="preserve"> effective</w:t>
        </w:r>
      </w:ins>
      <w:ins w:id="112" w:author="Albert Bope Mishapiem" w:date="2026-08-06T08:06:00Z" w16du:dateUtc="2026-08-06T08:06:05Z">
        <w:r w:rsidR="11F909BC" w:rsidRPr="4D771731">
          <w:rPr>
            <w:rFonts w:ascii="Times New Roman" w:eastAsia="Times New Roman" w:hAnsi="Times New Roman" w:cs="Times New Roman"/>
            <w:lang w:val="fr-FR"/>
          </w:rPr>
          <w:t>s</w:t>
        </w:r>
      </w:ins>
      <w:ins w:id="113" w:author="Albert Bope Mishapiem" w:date="2026-08-06T07:59:00Z" w16du:dateUtc="2026-08-06T07:59:55Z">
        <w:r w:rsidR="3888C003" w:rsidRPr="4D771731">
          <w:rPr>
            <w:rFonts w:ascii="Times New Roman" w:eastAsia="Times New Roman" w:hAnsi="Times New Roman" w:cs="Times New Roman"/>
            <w:lang w:val="fr-FR"/>
          </w:rPr>
          <w:t xml:space="preserve"> </w:t>
        </w:r>
      </w:ins>
      <w:ins w:id="114" w:author="Albert Bope Mishapiem" w:date="2026-08-06T08:06:00Z" w16du:dateUtc="2026-08-06T08:06:48Z">
        <w:r w:rsidR="78516ED9" w:rsidRPr="4D771731">
          <w:rPr>
            <w:rFonts w:ascii="Times New Roman" w:eastAsia="Times New Roman" w:hAnsi="Times New Roman" w:cs="Times New Roman"/>
            <w:lang w:val="fr-FR"/>
          </w:rPr>
          <w:t>d’aire de santé.</w:t>
        </w:r>
      </w:ins>
    </w:p>
    <w:p w14:paraId="4C214F09" w14:textId="5C5984F9" w:rsidR="00C85402" w:rsidRPr="00F02CCB" w:rsidRDefault="00C85402" w:rsidP="00C85402">
      <w:pPr>
        <w:rPr>
          <w:rFonts w:ascii="Times New Roman" w:hAnsi="Times New Roman" w:cs="Times New Roman"/>
          <w:b/>
          <w:bCs/>
          <w:lang w:val="fr-FR"/>
        </w:rPr>
      </w:pPr>
      <w:r w:rsidRPr="00F02CCB">
        <w:rPr>
          <w:rFonts w:ascii="Times New Roman" w:hAnsi="Times New Roman" w:cs="Times New Roman"/>
          <w:b/>
          <w:bCs/>
          <w:lang w:val="fr-FR"/>
        </w:rPr>
        <w:t xml:space="preserve">IV. Défis </w:t>
      </w:r>
    </w:p>
    <w:p w14:paraId="15CAC883" w14:textId="3F1C59E3" w:rsidR="00D12B54" w:rsidRPr="00F02CCB" w:rsidRDefault="00D12B54" w:rsidP="00D12B54">
      <w:pPr>
        <w:pStyle w:val="ListParagraph"/>
        <w:spacing w:after="120" w:line="240" w:lineRule="auto"/>
        <w:ind w:left="0"/>
        <w:jc w:val="both"/>
        <w:rPr>
          <w:rFonts w:ascii="Times New Roman" w:hAnsi="Times New Roman" w:cs="Times New Roman"/>
          <w:lang w:val="fr-FR"/>
        </w:rPr>
      </w:pPr>
      <w:r w:rsidRPr="4D771731">
        <w:rPr>
          <w:rFonts w:ascii="Times New Roman" w:hAnsi="Times New Roman" w:cs="Times New Roman"/>
          <w:b/>
          <w:bCs/>
          <w:lang w:val="fr-FR"/>
        </w:rPr>
        <w:t>Défi 1</w:t>
      </w:r>
      <w:r w:rsidRPr="4D771731">
        <w:rPr>
          <w:rFonts w:ascii="Times New Roman" w:hAnsi="Times New Roman" w:cs="Times New Roman"/>
          <w:lang w:val="fr-FR"/>
        </w:rPr>
        <w:t xml:space="preserve"> : Rupture en outils SNIS dans les ESS (Partogramme, registre de maternité, …) ; rupture en outils de SDMPR </w:t>
      </w:r>
      <w:ins w:id="115" w:author="Albert Bope Mishapiem" w:date="2026-08-06T08:00:00Z" w16du:dateUtc="2026-08-06T08:00:58Z">
        <w:r w:rsidR="0FB5738A" w:rsidRPr="4D771731">
          <w:rPr>
            <w:rFonts w:ascii="Times New Roman" w:hAnsi="Times New Roman" w:cs="Times New Roman"/>
            <w:lang w:val="fr-FR"/>
          </w:rPr>
          <w:t xml:space="preserve">et de cartes de consultations </w:t>
        </w:r>
      </w:ins>
      <w:ins w:id="116" w:author="Albert Bope Mishapiem" w:date="2026-08-06T08:01:00Z" w16du:dateUtc="2026-08-06T08:01:02Z">
        <w:r w:rsidR="0FB5738A" w:rsidRPr="4D771731">
          <w:rPr>
            <w:rFonts w:ascii="Times New Roman" w:hAnsi="Times New Roman" w:cs="Times New Roman"/>
            <w:lang w:val="fr-FR"/>
          </w:rPr>
          <w:t>préscolaires</w:t>
        </w:r>
      </w:ins>
      <w:ins w:id="117" w:author="Albert Bope Mishapiem" w:date="2026-08-06T08:00:00Z" w16du:dateUtc="2026-08-06T08:00:58Z">
        <w:r w:rsidR="0FB5738A" w:rsidRPr="4D771731">
          <w:rPr>
            <w:rFonts w:ascii="Times New Roman" w:hAnsi="Times New Roman" w:cs="Times New Roman"/>
            <w:lang w:val="fr-FR"/>
          </w:rPr>
          <w:t xml:space="preserve"> (CPS)</w:t>
        </w:r>
      </w:ins>
      <w:r w:rsidRPr="4D771731">
        <w:rPr>
          <w:rFonts w:ascii="Times New Roman" w:hAnsi="Times New Roman" w:cs="Times New Roman"/>
          <w:lang w:val="fr-FR"/>
        </w:rPr>
        <w:t xml:space="preserve">; </w:t>
      </w:r>
    </w:p>
    <w:p w14:paraId="1F7B15F2" w14:textId="796CE36F" w:rsidR="00D12B54" w:rsidRPr="00F02CCB" w:rsidRDefault="003526A6" w:rsidP="00D12B54">
      <w:pPr>
        <w:pStyle w:val="ListParagraph"/>
        <w:spacing w:after="120" w:line="240" w:lineRule="auto"/>
        <w:ind w:left="0"/>
        <w:jc w:val="both"/>
        <w:rPr>
          <w:rFonts w:ascii="Times New Roman" w:hAnsi="Times New Roman" w:cs="Times New Roman"/>
          <w:lang w:val="fr-FR"/>
        </w:rPr>
      </w:pPr>
      <w:r w:rsidRPr="00F02CCB">
        <w:rPr>
          <w:rFonts w:ascii="Times New Roman" w:hAnsi="Times New Roman" w:cs="Times New Roman"/>
          <w:b/>
          <w:lang w:val="fr-FR"/>
        </w:rPr>
        <w:t>Réponse</w:t>
      </w:r>
      <w:r w:rsidR="00D12B54" w:rsidRPr="00F02CCB">
        <w:rPr>
          <w:rFonts w:ascii="Times New Roman" w:hAnsi="Times New Roman" w:cs="Times New Roman"/>
          <w:b/>
          <w:lang w:val="fr-FR"/>
        </w:rPr>
        <w:t xml:space="preserve"> 1 :</w:t>
      </w:r>
      <w:r w:rsidR="00D12B54" w:rsidRPr="00F02CCB">
        <w:rPr>
          <w:rFonts w:ascii="Times New Roman" w:hAnsi="Times New Roman" w:cs="Times New Roman"/>
          <w:lang w:val="fr-FR"/>
        </w:rPr>
        <w:t xml:space="preserve"> La photocopie de fortune de certains outils (Partogrammes, Fiches de notification et de revue de décès maternels et périnatals, etc.) ;  </w:t>
      </w:r>
    </w:p>
    <w:p w14:paraId="50059BE9" w14:textId="77777777" w:rsidR="00D12B54" w:rsidRPr="00F02CCB" w:rsidRDefault="00D12B54" w:rsidP="00D12B54">
      <w:pPr>
        <w:pStyle w:val="ListParagraph"/>
        <w:spacing w:line="240" w:lineRule="auto"/>
        <w:jc w:val="both"/>
        <w:rPr>
          <w:rFonts w:ascii="Times New Roman" w:hAnsi="Times New Roman" w:cs="Times New Roman"/>
          <w:sz w:val="16"/>
          <w:lang w:val="fr-FR"/>
        </w:rPr>
      </w:pPr>
    </w:p>
    <w:p w14:paraId="023B1FED" w14:textId="77777777" w:rsidR="00D12B54" w:rsidRPr="00F02CCB" w:rsidRDefault="00D12B54" w:rsidP="00D12B54">
      <w:pPr>
        <w:pStyle w:val="ListParagraph"/>
        <w:spacing w:after="120" w:line="240" w:lineRule="auto"/>
        <w:ind w:left="0"/>
        <w:jc w:val="both"/>
        <w:rPr>
          <w:rFonts w:ascii="Times New Roman" w:hAnsi="Times New Roman" w:cs="Times New Roman"/>
          <w:lang w:val="fr-FR"/>
        </w:rPr>
      </w:pPr>
      <w:r w:rsidRPr="00F02CCB">
        <w:rPr>
          <w:rFonts w:ascii="Times New Roman" w:hAnsi="Times New Roman" w:cs="Times New Roman"/>
          <w:b/>
          <w:lang w:val="fr-FR"/>
        </w:rPr>
        <w:t>Défi 2</w:t>
      </w:r>
      <w:r w:rsidRPr="00F02CCB">
        <w:rPr>
          <w:rFonts w:ascii="Times New Roman" w:hAnsi="Times New Roman" w:cs="Times New Roman"/>
          <w:lang w:val="fr-FR"/>
        </w:rPr>
        <w:t xml:space="preserve"> : Rupture en médicaments (Carbétocine et Acide tranexamique, …) et manque des pantalons anti-choc dans les ESS ; </w:t>
      </w:r>
    </w:p>
    <w:p w14:paraId="31447840" w14:textId="77777777" w:rsidR="00D12B54" w:rsidRPr="00F02CCB" w:rsidRDefault="00D12B54" w:rsidP="00D12B54">
      <w:pPr>
        <w:pStyle w:val="ListParagraph"/>
        <w:spacing w:after="0" w:line="240" w:lineRule="auto"/>
        <w:ind w:left="141"/>
        <w:jc w:val="both"/>
        <w:rPr>
          <w:rFonts w:ascii="Times New Roman" w:hAnsi="Times New Roman" w:cs="Times New Roman"/>
          <w:sz w:val="12"/>
          <w:lang w:val="fr-FR"/>
        </w:rPr>
      </w:pPr>
    </w:p>
    <w:p w14:paraId="2AC60F16" w14:textId="2A176994" w:rsidR="00D12B54" w:rsidRPr="00F02CCB" w:rsidRDefault="00D12B54" w:rsidP="00D12B54">
      <w:pPr>
        <w:pStyle w:val="ListParagraph"/>
        <w:spacing w:after="120" w:line="240" w:lineRule="auto"/>
        <w:ind w:left="0"/>
        <w:jc w:val="both"/>
        <w:rPr>
          <w:rFonts w:ascii="Times New Roman" w:hAnsi="Times New Roman" w:cs="Times New Roman"/>
          <w:lang w:val="fr-FR"/>
        </w:rPr>
      </w:pPr>
      <w:r w:rsidRPr="00F02CCB">
        <w:rPr>
          <w:rFonts w:ascii="Times New Roman" w:hAnsi="Times New Roman" w:cs="Times New Roman"/>
          <w:b/>
          <w:lang w:val="fr-FR"/>
        </w:rPr>
        <w:t>Réponse 2 :</w:t>
      </w:r>
      <w:r w:rsidRPr="00F02CCB">
        <w:rPr>
          <w:rFonts w:ascii="Times New Roman" w:hAnsi="Times New Roman" w:cs="Times New Roman"/>
          <w:lang w:val="fr-FR"/>
        </w:rPr>
        <w:t xml:space="preserve"> Utilisation de l’</w:t>
      </w:r>
      <w:r w:rsidR="00C7696A" w:rsidRPr="00F02CCB">
        <w:rPr>
          <w:rFonts w:ascii="Times New Roman" w:hAnsi="Times New Roman" w:cs="Times New Roman"/>
          <w:lang w:val="fr-FR"/>
        </w:rPr>
        <w:t>o</w:t>
      </w:r>
      <w:r w:rsidR="00071A11">
        <w:rPr>
          <w:rFonts w:ascii="Times New Roman" w:hAnsi="Times New Roman" w:cs="Times New Roman"/>
          <w:lang w:val="fr-FR"/>
        </w:rPr>
        <w:t>x</w:t>
      </w:r>
      <w:r w:rsidR="00C7696A" w:rsidRPr="00F02CCB">
        <w:rPr>
          <w:rFonts w:ascii="Times New Roman" w:hAnsi="Times New Roman" w:cs="Times New Roman"/>
          <w:lang w:val="fr-FR"/>
        </w:rPr>
        <w:t>ytocine</w:t>
      </w:r>
      <w:r w:rsidRPr="00F02CCB">
        <w:rPr>
          <w:rFonts w:ascii="Times New Roman" w:hAnsi="Times New Roman" w:cs="Times New Roman"/>
          <w:lang w:val="fr-FR"/>
        </w:rPr>
        <w:t xml:space="preserve"> ;</w:t>
      </w:r>
    </w:p>
    <w:p w14:paraId="6B688780" w14:textId="766A8AE3" w:rsidR="006F78DE" w:rsidRPr="006F78DE" w:rsidRDefault="006F78DE" w:rsidP="006F78DE">
      <w:pPr>
        <w:spacing w:after="120" w:line="240" w:lineRule="auto"/>
        <w:jc w:val="both"/>
        <w:rPr>
          <w:rFonts w:ascii="Times New Roman" w:hAnsi="Times New Roman" w:cs="Times New Roman"/>
          <w:lang w:val="fr-FR"/>
        </w:rPr>
      </w:pPr>
      <w:r w:rsidRPr="006F78DE">
        <w:rPr>
          <w:rFonts w:ascii="Times New Roman" w:hAnsi="Times New Roman" w:cs="Times New Roman"/>
          <w:b/>
          <w:lang w:val="fr-FR"/>
        </w:rPr>
        <w:t xml:space="preserve">Défi </w:t>
      </w:r>
      <w:r>
        <w:rPr>
          <w:rFonts w:ascii="Times New Roman" w:hAnsi="Times New Roman" w:cs="Times New Roman"/>
          <w:b/>
          <w:lang w:val="fr-FR"/>
        </w:rPr>
        <w:t>3</w:t>
      </w:r>
      <w:r w:rsidRPr="006F78DE">
        <w:rPr>
          <w:rFonts w:ascii="Times New Roman" w:hAnsi="Times New Roman" w:cs="Times New Roman"/>
          <w:lang w:val="fr-FR"/>
        </w:rPr>
        <w:t xml:space="preserve"> : La rupture de</w:t>
      </w:r>
      <w:r w:rsidR="004E05C1">
        <w:rPr>
          <w:rFonts w:ascii="Times New Roman" w:hAnsi="Times New Roman" w:cs="Times New Roman"/>
          <w:lang w:val="fr-FR"/>
        </w:rPr>
        <w:t>s</w:t>
      </w:r>
      <w:r w:rsidRPr="006F78DE">
        <w:rPr>
          <w:rFonts w:ascii="Times New Roman" w:hAnsi="Times New Roman" w:cs="Times New Roman"/>
          <w:lang w:val="fr-FR"/>
        </w:rPr>
        <w:t xml:space="preserve"> intrants de diagnostic et de prise en charge, outils de collecte des données et petits matériels au niveau de ESS et de site de soins communautaire </w:t>
      </w:r>
    </w:p>
    <w:p w14:paraId="766C5FEE" w14:textId="20D19D48" w:rsidR="006F78DE" w:rsidRPr="006F78DE" w:rsidRDefault="006F78DE" w:rsidP="006F78DE">
      <w:pPr>
        <w:spacing w:line="240" w:lineRule="auto"/>
        <w:jc w:val="both"/>
        <w:rPr>
          <w:rFonts w:ascii="Times New Roman" w:hAnsi="Times New Roman" w:cs="Times New Roman"/>
          <w:lang w:val="fr-FR"/>
        </w:rPr>
      </w:pPr>
      <w:r w:rsidRPr="006F78DE">
        <w:rPr>
          <w:rFonts w:ascii="Times New Roman" w:hAnsi="Times New Roman" w:cs="Times New Roman"/>
          <w:b/>
          <w:lang w:val="fr-FR"/>
        </w:rPr>
        <w:t xml:space="preserve">Réponse </w:t>
      </w:r>
      <w:r>
        <w:rPr>
          <w:rFonts w:ascii="Times New Roman" w:hAnsi="Times New Roman" w:cs="Times New Roman"/>
          <w:b/>
          <w:lang w:val="fr-FR"/>
        </w:rPr>
        <w:t>3</w:t>
      </w:r>
      <w:r w:rsidRPr="006F78DE">
        <w:rPr>
          <w:rFonts w:ascii="Times New Roman" w:hAnsi="Times New Roman" w:cs="Times New Roman"/>
          <w:b/>
          <w:bCs/>
          <w:lang w:val="fr-FR"/>
        </w:rPr>
        <w:t xml:space="preserve"> : </w:t>
      </w:r>
      <w:r w:rsidRPr="006F78DE">
        <w:rPr>
          <w:rFonts w:ascii="Times New Roman" w:hAnsi="Times New Roman" w:cs="Times New Roman"/>
          <w:lang w:val="fr-FR"/>
        </w:rPr>
        <w:t xml:space="preserve">plaidoyer pour la dotation petits matériels, outils de collecte des données, approvisionnement en intrants de diagnostic et de prise en charge dans les ESS. </w:t>
      </w:r>
      <w:r w:rsidRPr="006F78DE">
        <w:rPr>
          <w:rFonts w:ascii="Times New Roman" w:hAnsi="Times New Roman" w:cs="Times New Roman"/>
          <w:b/>
          <w:lang w:val="fr-FR"/>
        </w:rPr>
        <w:t xml:space="preserve"> </w:t>
      </w:r>
    </w:p>
    <w:p w14:paraId="41FFAA5F" w14:textId="77777777" w:rsidR="00C26E14" w:rsidRDefault="00C26E14" w:rsidP="005C1719">
      <w:pPr>
        <w:tabs>
          <w:tab w:val="num" w:pos="720"/>
        </w:tabs>
        <w:spacing w:before="240"/>
        <w:rPr>
          <w:rFonts w:ascii="Times New Roman" w:hAnsi="Times New Roman" w:cs="Times New Roman"/>
          <w:b/>
          <w:bCs/>
          <w:lang w:val="fr-FR"/>
        </w:rPr>
      </w:pPr>
    </w:p>
    <w:p w14:paraId="34E1E177" w14:textId="629F9283" w:rsidR="00C85402" w:rsidRPr="00F02CCB" w:rsidRDefault="00C85402" w:rsidP="005C1719">
      <w:pPr>
        <w:tabs>
          <w:tab w:val="num" w:pos="720"/>
        </w:tabs>
        <w:spacing w:before="240"/>
        <w:rPr>
          <w:rFonts w:ascii="Times New Roman" w:hAnsi="Times New Roman" w:cs="Times New Roman"/>
          <w:b/>
          <w:bCs/>
          <w:lang w:val="fr-FR"/>
        </w:rPr>
      </w:pPr>
      <w:r w:rsidRPr="00F02CCB">
        <w:rPr>
          <w:rFonts w:ascii="Times New Roman" w:hAnsi="Times New Roman" w:cs="Times New Roman"/>
          <w:b/>
          <w:bCs/>
          <w:lang w:val="fr-FR"/>
        </w:rPr>
        <w:t xml:space="preserve">V. Activités prioritaires pour le prochain mois </w:t>
      </w:r>
    </w:p>
    <w:p w14:paraId="294B6171" w14:textId="0F91EFED" w:rsidR="00701F4B" w:rsidRPr="00F02CCB" w:rsidRDefault="00701F4B" w:rsidP="00701F4B">
      <w:pPr>
        <w:pStyle w:val="NormalWeb"/>
        <w:shd w:val="clear" w:color="auto" w:fill="FFFFFF"/>
        <w:spacing w:before="0" w:beforeAutospacing="0" w:after="0" w:afterAutospacing="0" w:line="276" w:lineRule="auto"/>
        <w:jc w:val="both"/>
      </w:pPr>
      <w:r w:rsidRPr="00F02CCB">
        <w:rPr>
          <w:b/>
          <w:lang w:eastAsia="fr-FR"/>
        </w:rPr>
        <w:t>Lo 2.2.1</w:t>
      </w:r>
      <w:r w:rsidRPr="00F02CCB">
        <w:rPr>
          <w:lang w:eastAsia="fr-FR"/>
        </w:rPr>
        <w:t xml:space="preserve"> </w:t>
      </w:r>
      <w:r w:rsidR="00651CA6" w:rsidRPr="00651CA6">
        <w:rPr>
          <w:lang w:eastAsia="fr-FR"/>
        </w:rPr>
        <w:t xml:space="preserve">Rétablir les séances mensuelles intégrées de mentorat clinique. </w:t>
      </w:r>
      <w:r w:rsidR="00651CA6">
        <w:rPr>
          <w:lang w:eastAsia="fr-FR"/>
        </w:rPr>
        <w:t xml:space="preserve">/ </w:t>
      </w:r>
      <w:r w:rsidRPr="00651CA6">
        <w:rPr>
          <w:b/>
          <w:bCs/>
        </w:rPr>
        <w:t>Appuyer les visites mensuelles des mentors de sites dans les ESS </w:t>
      </w:r>
      <w:r w:rsidRPr="00F02CCB">
        <w:t xml:space="preserve">;  </w:t>
      </w:r>
    </w:p>
    <w:p w14:paraId="4BE5EF43" w14:textId="1BA3A681" w:rsidR="00701F4B" w:rsidRPr="00651CA6" w:rsidRDefault="00701F4B" w:rsidP="00701F4B">
      <w:pPr>
        <w:pStyle w:val="NormalWeb"/>
        <w:shd w:val="clear" w:color="auto" w:fill="FFFFFF"/>
        <w:spacing w:before="0" w:beforeAutospacing="0" w:after="0" w:afterAutospacing="0" w:line="276" w:lineRule="auto"/>
        <w:jc w:val="both"/>
        <w:rPr>
          <w:b/>
          <w:bCs/>
        </w:rPr>
      </w:pPr>
      <w:r w:rsidRPr="00F02CCB">
        <w:rPr>
          <w:b/>
          <w:lang w:eastAsia="fr-FR"/>
        </w:rPr>
        <w:t>Lo 2.2.1</w:t>
      </w:r>
      <w:r w:rsidRPr="00F02CCB">
        <w:rPr>
          <w:lang w:eastAsia="fr-FR"/>
        </w:rPr>
        <w:t xml:space="preserve"> </w:t>
      </w:r>
      <w:r w:rsidR="00651CA6" w:rsidRPr="00651CA6">
        <w:rPr>
          <w:lang w:eastAsia="fr-FR"/>
        </w:rPr>
        <w:t>Rétablir les séances mensuelles intégrées de mentorat clinique.</w:t>
      </w:r>
      <w:r w:rsidR="005D3774">
        <w:rPr>
          <w:lang w:eastAsia="fr-FR"/>
        </w:rPr>
        <w:t xml:space="preserve"> </w:t>
      </w:r>
      <w:r w:rsidR="00651CA6" w:rsidRPr="00651CA6">
        <w:rPr>
          <w:lang w:eastAsia="fr-FR"/>
        </w:rPr>
        <w:t>/</w:t>
      </w:r>
      <w:r w:rsidR="00651CA6">
        <w:rPr>
          <w:lang w:eastAsia="fr-FR"/>
        </w:rPr>
        <w:t xml:space="preserve"> </w:t>
      </w:r>
      <w:r w:rsidRPr="00651CA6">
        <w:rPr>
          <w:b/>
          <w:bCs/>
        </w:rPr>
        <w:t xml:space="preserve">Appuyer les visites trimestrielles dans les sites avec mentorat clinique ; </w:t>
      </w:r>
    </w:p>
    <w:p w14:paraId="4F18B48E" w14:textId="77777777" w:rsidR="00701F4B" w:rsidRPr="00F02CCB" w:rsidRDefault="00701F4B" w:rsidP="00701F4B">
      <w:pPr>
        <w:spacing w:after="0" w:line="276" w:lineRule="auto"/>
        <w:jc w:val="both"/>
        <w:rPr>
          <w:rFonts w:ascii="Times New Roman" w:hAnsi="Times New Roman" w:cs="Times New Roman"/>
          <w:lang w:val="fr-FR"/>
        </w:rPr>
      </w:pPr>
      <w:r w:rsidRPr="00F02CCB">
        <w:rPr>
          <w:rFonts w:ascii="Times New Roman" w:eastAsia="Times New Roman" w:hAnsi="Times New Roman" w:cs="Times New Roman"/>
          <w:b/>
          <w:kern w:val="0"/>
          <w:lang w:val="fr-FR" w:eastAsia="fr-FR"/>
          <w14:ligatures w14:val="none"/>
        </w:rPr>
        <w:t>Lo 2.2.5</w:t>
      </w:r>
      <w:r w:rsidRPr="00F02CCB">
        <w:rPr>
          <w:rFonts w:ascii="Times New Roman" w:eastAsia="Times New Roman" w:hAnsi="Times New Roman" w:cs="Times New Roman"/>
          <w:kern w:val="0"/>
          <w:lang w:val="fr-FR" w:eastAsia="fr-FR"/>
          <w14:ligatures w14:val="none"/>
        </w:rPr>
        <w:t xml:space="preserve"> </w:t>
      </w:r>
      <w:r w:rsidRPr="00F02CCB">
        <w:rPr>
          <w:rFonts w:ascii="Times New Roman" w:hAnsi="Times New Roman" w:cs="Times New Roman"/>
          <w:lang w:val="fr-FR"/>
        </w:rPr>
        <w:t xml:space="preserve">Organiser la formation des prestataires sur la PCIMA, CPSr et ANJE ; </w:t>
      </w:r>
    </w:p>
    <w:p w14:paraId="01D395EA" w14:textId="77777777" w:rsidR="00701F4B" w:rsidRDefault="00701F4B" w:rsidP="00701F4B">
      <w:pPr>
        <w:spacing w:after="0" w:line="276" w:lineRule="auto"/>
        <w:jc w:val="both"/>
        <w:rPr>
          <w:rFonts w:ascii="Times New Roman" w:eastAsia="Times New Roman" w:hAnsi="Times New Roman" w:cs="Times New Roman"/>
          <w:kern w:val="0"/>
          <w:lang w:val="fr-FR" w:eastAsia="fr-FR"/>
          <w14:ligatures w14:val="none"/>
        </w:rPr>
      </w:pPr>
      <w:r w:rsidRPr="00F02CCB">
        <w:rPr>
          <w:rFonts w:ascii="Times New Roman" w:eastAsia="Times New Roman" w:hAnsi="Times New Roman" w:cs="Times New Roman"/>
          <w:b/>
          <w:kern w:val="0"/>
          <w:lang w:val="fr-FR" w:eastAsia="fr-FR"/>
          <w14:ligatures w14:val="none"/>
        </w:rPr>
        <w:t xml:space="preserve">Lo 2.2.6 </w:t>
      </w:r>
      <w:r w:rsidRPr="00F02CCB">
        <w:rPr>
          <w:rFonts w:ascii="Times New Roman" w:eastAsia="Times New Roman" w:hAnsi="Times New Roman" w:cs="Times New Roman"/>
          <w:kern w:val="0"/>
          <w:lang w:val="fr-FR" w:eastAsia="fr-FR"/>
          <w14:ligatures w14:val="none"/>
        </w:rPr>
        <w:t xml:space="preserve">Organiser la formation des prestataires sur le dépistage de la TB auprès des groupes à haut risque ; </w:t>
      </w:r>
    </w:p>
    <w:p w14:paraId="2D2ADBD2" w14:textId="77777777" w:rsidR="00701F4B" w:rsidRDefault="00701F4B" w:rsidP="00701F4B">
      <w:pPr>
        <w:spacing w:after="0" w:line="276" w:lineRule="auto"/>
        <w:jc w:val="both"/>
        <w:rPr>
          <w:rFonts w:ascii="Times New Roman" w:hAnsi="Times New Roman" w:cs="Times New Roman"/>
          <w:lang w:val="fr-FR"/>
        </w:rPr>
      </w:pPr>
      <w:r w:rsidRPr="00F02CCB">
        <w:rPr>
          <w:rFonts w:ascii="Times New Roman" w:eastAsia="Times New Roman" w:hAnsi="Times New Roman" w:cs="Times New Roman"/>
          <w:b/>
          <w:kern w:val="0"/>
          <w:lang w:val="fr-FR" w:eastAsia="fr-FR"/>
          <w14:ligatures w14:val="none"/>
        </w:rPr>
        <w:t>Lo 3.2.1</w:t>
      </w:r>
      <w:r w:rsidRPr="00F02CCB">
        <w:rPr>
          <w:rFonts w:ascii="Times New Roman" w:eastAsia="Times New Roman" w:hAnsi="Times New Roman" w:cs="Times New Roman"/>
          <w:kern w:val="0"/>
          <w:lang w:val="fr-FR" w:eastAsia="fr-FR"/>
          <w14:ligatures w14:val="none"/>
        </w:rPr>
        <w:t xml:space="preserve"> Appuyer la réunion du comité provincial SDMPR ;</w:t>
      </w:r>
      <w:r w:rsidRPr="00F02CCB">
        <w:rPr>
          <w:rFonts w:ascii="Times New Roman" w:hAnsi="Times New Roman" w:cs="Times New Roman"/>
          <w:lang w:val="fr-FR"/>
        </w:rPr>
        <w:t xml:space="preserve">  </w:t>
      </w:r>
    </w:p>
    <w:p w14:paraId="2E83C53A" w14:textId="77777777" w:rsidR="00651CA6" w:rsidRPr="00B859E8" w:rsidRDefault="00651CA6" w:rsidP="00651CA6">
      <w:pPr>
        <w:spacing w:after="0" w:line="276" w:lineRule="auto"/>
        <w:jc w:val="both"/>
        <w:rPr>
          <w:rFonts w:ascii="Times New Roman" w:eastAsia="Times New Roman" w:hAnsi="Times New Roman" w:cs="Times New Roman"/>
          <w:b/>
          <w:bCs/>
          <w:kern w:val="0"/>
          <w:lang w:val="fr-FR" w:eastAsia="fr-FR"/>
          <w14:ligatures w14:val="none"/>
        </w:rPr>
      </w:pPr>
      <w:r w:rsidRPr="001C0BDD">
        <w:rPr>
          <w:rFonts w:ascii="Times New Roman" w:eastAsia="Times New Roman" w:hAnsi="Times New Roman" w:cs="Times New Roman"/>
          <w:b/>
          <w:bCs/>
          <w:kern w:val="0"/>
          <w:lang w:val="fr-FR" w:eastAsia="fr-FR"/>
          <w14:ligatures w14:val="none"/>
        </w:rPr>
        <w:t>Lo 1.2.2.</w:t>
      </w:r>
      <w:r>
        <w:rPr>
          <w:rFonts w:ascii="Times New Roman" w:eastAsia="Times New Roman" w:hAnsi="Times New Roman" w:cs="Times New Roman"/>
          <w:b/>
          <w:bCs/>
          <w:kern w:val="0"/>
          <w:lang w:val="fr-FR" w:eastAsia="fr-FR"/>
          <w14:ligatures w14:val="none"/>
        </w:rPr>
        <w:t xml:space="preserve"> </w:t>
      </w:r>
      <w:r w:rsidRPr="001C0BDD">
        <w:rPr>
          <w:rFonts w:ascii="Times New Roman" w:eastAsia="Times New Roman" w:hAnsi="Times New Roman" w:cs="Times New Roman"/>
          <w:kern w:val="0"/>
          <w:lang w:val="fr-FR" w:eastAsia="fr-FR"/>
          <w14:ligatures w14:val="none"/>
        </w:rPr>
        <w:t>Renforcer les activités communautaires de lutte contre le paludisme grâce à l’intensification de la prise en charge intégrée des maladies de l’enfant (PCIME), notamment par l’intégration d’interventions en matière d’alimentation du nourrisson et du jeune enfant (ANJE), la prise en charge spécifique des cas de paludisme chez les enfants jusqu’à 13 ans, le dépistage de la malnutrition aiguë et la fourniture de conseils nutritionnels.</w:t>
      </w:r>
      <w:r>
        <w:rPr>
          <w:rFonts w:ascii="Times New Roman" w:eastAsia="Times New Roman" w:hAnsi="Times New Roman" w:cs="Times New Roman"/>
          <w:kern w:val="0"/>
          <w:lang w:val="fr-FR" w:eastAsia="fr-FR"/>
          <w14:ligatures w14:val="none"/>
        </w:rPr>
        <w:t xml:space="preserve">/ </w:t>
      </w:r>
      <w:r w:rsidRPr="00B859E8">
        <w:rPr>
          <w:rFonts w:ascii="Times New Roman" w:eastAsia="Times New Roman" w:hAnsi="Times New Roman" w:cs="Times New Roman"/>
          <w:b/>
          <w:bCs/>
          <w:kern w:val="0"/>
          <w:lang w:val="fr-FR" w:eastAsia="fr-FR"/>
          <w14:ligatures w14:val="none"/>
        </w:rPr>
        <w:t xml:space="preserve">Assurer le suivi post formation des SSC et assurer les paiement de recosites et ITs. </w:t>
      </w:r>
    </w:p>
    <w:p w14:paraId="6A8B6C2A" w14:textId="48F34571" w:rsidR="00651CA6" w:rsidRPr="00B859E8" w:rsidRDefault="00651CA6" w:rsidP="00856AE0">
      <w:pPr>
        <w:spacing w:after="0"/>
        <w:rPr>
          <w:rFonts w:ascii="Times New Roman" w:hAnsi="Times New Roman" w:cs="Times New Roman"/>
          <w:b/>
          <w:bCs/>
          <w:lang w:val="fr-FR"/>
        </w:rPr>
      </w:pPr>
      <w:r w:rsidRPr="4D771731">
        <w:rPr>
          <w:rFonts w:ascii="Times New Roman" w:eastAsia="Times New Roman" w:hAnsi="Times New Roman" w:cs="Times New Roman"/>
          <w:b/>
          <w:bCs/>
          <w:kern w:val="0"/>
          <w:lang w:val="fr-FR" w:eastAsia="fr-FR"/>
          <w14:ligatures w14:val="none"/>
        </w:rPr>
        <w:t xml:space="preserve">Lo </w:t>
      </w:r>
      <w:r w:rsidRPr="4D771731">
        <w:rPr>
          <w:rFonts w:ascii="Times New Roman" w:hAnsi="Times New Roman" w:cs="Times New Roman"/>
          <w:b/>
          <w:bCs/>
          <w:lang w:val="fr-FR"/>
        </w:rPr>
        <w:t>1.2.3</w:t>
      </w:r>
      <w:r w:rsidRPr="00D04260">
        <w:rPr>
          <w:rFonts w:ascii="Times New Roman" w:hAnsi="Times New Roman" w:cs="Times New Roman"/>
          <w:lang w:val="fr-FR"/>
        </w:rPr>
        <w:t xml:space="preserve"> Dans étendre la couverture vaccinale</w:t>
      </w:r>
      <w:r>
        <w:rPr>
          <w:rFonts w:ascii="Times New Roman" w:hAnsi="Times New Roman" w:cs="Times New Roman"/>
          <w:lang w:val="fr-FR"/>
        </w:rPr>
        <w:t xml:space="preserve">/ </w:t>
      </w:r>
      <w:r w:rsidRPr="00B859E8">
        <w:rPr>
          <w:rFonts w:ascii="Times New Roman" w:hAnsi="Times New Roman" w:cs="Times New Roman"/>
          <w:b/>
          <w:bCs/>
          <w:lang w:val="fr-FR"/>
        </w:rPr>
        <w:t xml:space="preserve">Assurer le transport </w:t>
      </w:r>
      <w:ins w:id="118" w:author="Albert Bope Mishapiem" w:date="2026-08-06T08:02:00Z" w16du:dateUtc="2026-08-06T08:02:01Z">
        <w:r w:rsidR="02521D86" w:rsidRPr="4D771731">
          <w:rPr>
            <w:rFonts w:ascii="Times New Roman" w:hAnsi="Times New Roman" w:cs="Times New Roman"/>
            <w:b/>
            <w:bCs/>
            <w:lang w:val="fr-FR"/>
          </w:rPr>
          <w:t xml:space="preserve">des </w:t>
        </w:r>
      </w:ins>
      <w:r w:rsidRPr="4D771731">
        <w:rPr>
          <w:rFonts w:ascii="Times New Roman" w:hAnsi="Times New Roman" w:cs="Times New Roman"/>
          <w:b/>
          <w:bCs/>
          <w:lang w:val="fr-FR"/>
        </w:rPr>
        <w:t>vaccin</w:t>
      </w:r>
      <w:ins w:id="119" w:author="Albert Bope Mishapiem" w:date="2026-08-06T08:02:00Z" w16du:dateUtc="2026-08-06T08:02:05Z">
        <w:r w:rsidR="196E60CE" w:rsidRPr="4D771731">
          <w:rPr>
            <w:rFonts w:ascii="Times New Roman" w:hAnsi="Times New Roman" w:cs="Times New Roman"/>
            <w:b/>
            <w:bCs/>
            <w:lang w:val="fr-FR"/>
          </w:rPr>
          <w:t>s</w:t>
        </w:r>
      </w:ins>
      <w:r w:rsidRPr="4D771731">
        <w:rPr>
          <w:rFonts w:ascii="Times New Roman" w:hAnsi="Times New Roman" w:cs="Times New Roman"/>
          <w:b/>
          <w:bCs/>
          <w:lang w:val="fr-FR"/>
        </w:rPr>
        <w:t xml:space="preserve"> pour </w:t>
      </w:r>
      <w:ins w:id="120" w:author="Albert Bope Mishapiem" w:date="2026-08-06T08:02:00Z" w16du:dateUtc="2026-08-06T08:02:18Z">
        <w:r w:rsidR="4D9E889B" w:rsidRPr="4D771731">
          <w:rPr>
            <w:rFonts w:ascii="Times New Roman" w:hAnsi="Times New Roman" w:cs="Times New Roman"/>
            <w:b/>
            <w:bCs/>
            <w:lang w:val="fr-FR"/>
          </w:rPr>
          <w:t xml:space="preserve">les deux </w:t>
        </w:r>
      </w:ins>
      <w:del w:id="121" w:author="Albert Bope Mishapiem" w:date="2026-08-06T08:02:00Z" w16du:dateUtc="2026-08-06T08:02:14Z">
        <w:r w:rsidRPr="4D771731" w:rsidDel="00651CA6">
          <w:rPr>
            <w:rFonts w:ascii="Times New Roman" w:hAnsi="Times New Roman" w:cs="Times New Roman"/>
            <w:b/>
            <w:bCs/>
            <w:lang w:val="fr-FR"/>
          </w:rPr>
          <w:delText>m’</w:delText>
        </w:r>
      </w:del>
      <w:r w:rsidRPr="4D771731">
        <w:rPr>
          <w:rFonts w:ascii="Times New Roman" w:hAnsi="Times New Roman" w:cs="Times New Roman"/>
          <w:b/>
          <w:bCs/>
          <w:lang w:val="fr-FR"/>
        </w:rPr>
        <w:t>antenne</w:t>
      </w:r>
      <w:ins w:id="122" w:author="Albert Bope Mishapiem" w:date="2026-08-06T08:02:00Z" w16du:dateUtc="2026-08-06T08:02:24Z">
        <w:r w:rsidR="24E106D0" w:rsidRPr="4D771731">
          <w:rPr>
            <w:rFonts w:ascii="Times New Roman" w:hAnsi="Times New Roman" w:cs="Times New Roman"/>
            <w:b/>
            <w:bCs/>
            <w:lang w:val="fr-FR"/>
          </w:rPr>
          <w:t>s</w:t>
        </w:r>
      </w:ins>
      <w:r w:rsidRPr="4D771731">
        <w:rPr>
          <w:rFonts w:ascii="Times New Roman" w:hAnsi="Times New Roman" w:cs="Times New Roman"/>
          <w:b/>
          <w:bCs/>
          <w:lang w:val="fr-FR"/>
        </w:rPr>
        <w:t xml:space="preserve"> PEV Kabinda et Mweneditu</w:t>
      </w:r>
      <w:ins w:id="123" w:author="Albert Bope Mishapiem" w:date="2026-08-06T08:02:00Z" w16du:dateUtc="2026-08-06T08:02:41Z">
        <w:r w:rsidR="037B96D7" w:rsidRPr="4D771731">
          <w:rPr>
            <w:rFonts w:ascii="Times New Roman" w:hAnsi="Times New Roman" w:cs="Times New Roman"/>
            <w:b/>
            <w:bCs/>
            <w:lang w:val="fr-FR"/>
          </w:rPr>
          <w:t xml:space="preserve"> afin de maintenir les performances</w:t>
        </w:r>
      </w:ins>
      <w:del w:id="124" w:author="Albert Bope Mishapiem" w:date="2026-08-06T08:02:00Z" w16du:dateUtc="2026-08-06T08:02:27Z">
        <w:r w:rsidRPr="4D771731" w:rsidDel="00651CA6">
          <w:rPr>
            <w:rFonts w:ascii="Times New Roman" w:hAnsi="Times New Roman" w:cs="Times New Roman"/>
            <w:b/>
            <w:bCs/>
            <w:lang w:val="fr-FR"/>
          </w:rPr>
          <w:delText>.</w:delText>
        </w:r>
      </w:del>
    </w:p>
    <w:p w14:paraId="01C16B97" w14:textId="77777777" w:rsidR="00651CA6" w:rsidRDefault="00651CA6" w:rsidP="00651CA6">
      <w:pPr>
        <w:spacing w:after="0" w:line="276" w:lineRule="auto"/>
        <w:jc w:val="both"/>
        <w:rPr>
          <w:rFonts w:ascii="Times New Roman" w:eastAsia="Times New Roman" w:hAnsi="Times New Roman" w:cs="Times New Roman"/>
          <w:kern w:val="0"/>
          <w:lang w:val="fr-FR" w:eastAsia="fr-FR"/>
          <w14:ligatures w14:val="none"/>
        </w:rPr>
      </w:pPr>
      <w:r w:rsidRPr="00084EFF">
        <w:rPr>
          <w:rFonts w:ascii="Times New Roman" w:eastAsia="Times New Roman" w:hAnsi="Times New Roman" w:cs="Times New Roman"/>
          <w:b/>
          <w:bCs/>
          <w:kern w:val="0"/>
          <w:lang w:val="fr-FR" w:eastAsia="fr-FR"/>
          <w14:ligatures w14:val="none"/>
        </w:rPr>
        <w:t>Lo 3.5.3.</w:t>
      </w:r>
      <w:r>
        <w:rPr>
          <w:rFonts w:ascii="Times New Roman" w:eastAsia="Times New Roman" w:hAnsi="Times New Roman" w:cs="Times New Roman"/>
          <w:kern w:val="0"/>
          <w:lang w:val="fr-FR" w:eastAsia="fr-FR"/>
          <w14:ligatures w14:val="none"/>
        </w:rPr>
        <w:t xml:space="preserve"> </w:t>
      </w:r>
      <w:r w:rsidRPr="00084EFF">
        <w:rPr>
          <w:rFonts w:ascii="Times New Roman" w:eastAsia="Times New Roman" w:hAnsi="Times New Roman" w:cs="Times New Roman"/>
          <w:kern w:val="0"/>
          <w:lang w:val="fr-FR" w:eastAsia="fr-FR"/>
          <w14:ligatures w14:val="none"/>
        </w:rPr>
        <w:t>Appuyer le transport des échantillons vers le laboratoire de référence</w:t>
      </w:r>
      <w:r>
        <w:rPr>
          <w:rFonts w:ascii="Times New Roman" w:eastAsia="Times New Roman" w:hAnsi="Times New Roman" w:cs="Times New Roman"/>
          <w:kern w:val="0"/>
          <w:lang w:val="fr-FR" w:eastAsia="fr-FR"/>
          <w14:ligatures w14:val="none"/>
        </w:rPr>
        <w:t xml:space="preserve"> avec l’antenne PEV Mweneditu et Kabinda. </w:t>
      </w:r>
    </w:p>
    <w:p w14:paraId="6FD916C2" w14:textId="591C1197" w:rsidR="00405B86" w:rsidRPr="00405B86" w:rsidRDefault="00405B86" w:rsidP="00651CA6">
      <w:pPr>
        <w:spacing w:after="0" w:line="276" w:lineRule="auto"/>
        <w:jc w:val="both"/>
        <w:rPr>
          <w:rFonts w:ascii="Times New Roman" w:eastAsia="Times New Roman" w:hAnsi="Times New Roman" w:cs="Times New Roman"/>
          <w:kern w:val="0"/>
          <w:lang w:val="fr-FR" w:eastAsia="fr-FR"/>
          <w14:ligatures w14:val="none"/>
        </w:rPr>
      </w:pPr>
      <w:r w:rsidRPr="00405B86">
        <w:rPr>
          <w:rFonts w:ascii="Times New Roman" w:eastAsia="Times New Roman" w:hAnsi="Times New Roman" w:cs="Times New Roman"/>
          <w:b/>
          <w:bCs/>
          <w:kern w:val="0"/>
          <w:lang w:val="fr-FR" w:eastAsia="fr-FR"/>
          <w14:ligatures w14:val="none"/>
        </w:rPr>
        <w:t>Lo 3.3.1</w:t>
      </w:r>
      <w:r>
        <w:rPr>
          <w:rFonts w:ascii="Times New Roman" w:eastAsia="Times New Roman" w:hAnsi="Times New Roman" w:cs="Times New Roman"/>
          <w:kern w:val="0"/>
          <w:lang w:val="fr-FR" w:eastAsia="fr-FR"/>
          <w14:ligatures w14:val="none"/>
        </w:rPr>
        <w:t xml:space="preserve"> </w:t>
      </w:r>
      <w:r w:rsidRPr="00405B86">
        <w:rPr>
          <w:rFonts w:ascii="Times New Roman" w:eastAsia="Times New Roman" w:hAnsi="Times New Roman" w:cs="Times New Roman"/>
          <w:kern w:val="0"/>
          <w:lang w:val="fr-FR" w:eastAsia="fr-FR"/>
          <w14:ligatures w14:val="none"/>
        </w:rPr>
        <w:t>Examiner les plans de quantification, de prévision et d'approvisionnement couvrant les provinces et les établissements de santé ciblés, et identifier et suivre les ruptures de stock</w:t>
      </w:r>
    </w:p>
    <w:p w14:paraId="5A454563" w14:textId="77777777" w:rsidR="00651CA6" w:rsidRPr="00856AE0" w:rsidRDefault="00651CA6" w:rsidP="00701F4B">
      <w:pPr>
        <w:spacing w:after="0" w:line="276" w:lineRule="auto"/>
        <w:jc w:val="both"/>
        <w:rPr>
          <w:rFonts w:ascii="Times New Roman" w:eastAsia="Times New Roman" w:hAnsi="Times New Roman" w:cs="Times New Roman"/>
          <w:kern w:val="0"/>
          <w:sz w:val="14"/>
          <w:szCs w:val="14"/>
          <w:lang w:val="fr-FR" w:eastAsia="fr-FR"/>
          <w14:ligatures w14:val="none"/>
        </w:rPr>
      </w:pPr>
    </w:p>
    <w:p w14:paraId="6117C223" w14:textId="2911B5D4" w:rsidR="00F154CF" w:rsidRPr="00F02CCB" w:rsidRDefault="00C85402" w:rsidP="0EB0F78D">
      <w:pPr>
        <w:rPr>
          <w:rFonts w:ascii="Times New Roman" w:hAnsi="Times New Roman" w:cs="Times New Roman"/>
          <w:lang w:val="fr-FR"/>
        </w:rPr>
      </w:pPr>
      <w:r w:rsidRPr="00F02CCB">
        <w:rPr>
          <w:rFonts w:ascii="Times New Roman" w:hAnsi="Times New Roman" w:cs="Times New Roman"/>
          <w:b/>
          <w:bCs/>
          <w:lang w:val="fr-FR"/>
        </w:rPr>
        <w:t xml:space="preserve">Annexe A : Matrice de suivi et d’évaluation des performances </w:t>
      </w:r>
    </w:p>
    <w:p w14:paraId="536CB572" w14:textId="41E4A6FD" w:rsidR="209EA9B6" w:rsidRPr="00F02CCB" w:rsidRDefault="209EA9B6" w:rsidP="0EB0F78D">
      <w:pPr>
        <w:rPr>
          <w:rFonts w:ascii="Times New Roman" w:hAnsi="Times New Roman" w:cs="Times New Roman"/>
          <w:b/>
          <w:bCs/>
          <w:lang w:val="fr-FR"/>
        </w:rPr>
      </w:pPr>
      <w:r w:rsidRPr="00F02CCB">
        <w:rPr>
          <w:rFonts w:ascii="Times New Roman" w:hAnsi="Times New Roman" w:cs="Times New Roman"/>
          <w:b/>
          <w:bCs/>
          <w:lang w:val="fr-FR"/>
        </w:rPr>
        <w:t xml:space="preserve">Annexe B:  Photos/images </w:t>
      </w:r>
      <w:r w:rsidR="23E0B7DD" w:rsidRPr="00F02CCB">
        <w:rPr>
          <w:rFonts w:ascii="Times New Roman" w:hAnsi="Times New Roman" w:cs="Times New Roman"/>
          <w:b/>
          <w:bCs/>
          <w:lang w:val="fr-FR"/>
        </w:rPr>
        <w:t xml:space="preserve">de la </w:t>
      </w:r>
      <w:r w:rsidRPr="00F02CCB">
        <w:rPr>
          <w:rFonts w:ascii="Times New Roman" w:hAnsi="Times New Roman" w:cs="Times New Roman"/>
          <w:b/>
          <w:bCs/>
          <w:lang w:val="fr-FR"/>
        </w:rPr>
        <w:t>mise en œuvre</w:t>
      </w:r>
      <w:r w:rsidR="6D0084CA" w:rsidRPr="00F02CCB">
        <w:rPr>
          <w:rFonts w:ascii="Times New Roman" w:hAnsi="Times New Roman" w:cs="Times New Roman"/>
          <w:b/>
          <w:bCs/>
          <w:lang w:val="fr-FR"/>
        </w:rPr>
        <w:t xml:space="preserve"> de l’activité</w:t>
      </w:r>
    </w:p>
    <w:tbl>
      <w:tblPr>
        <w:tblStyle w:val="TableGrid"/>
        <w:tblW w:w="0" w:type="auto"/>
        <w:tblLook w:val="06A0" w:firstRow="1" w:lastRow="0" w:firstColumn="1" w:lastColumn="0" w:noHBand="1" w:noVBand="1"/>
      </w:tblPr>
      <w:tblGrid>
        <w:gridCol w:w="3025"/>
        <w:gridCol w:w="3218"/>
        <w:gridCol w:w="3107"/>
      </w:tblGrid>
      <w:tr w:rsidR="00EE3CD8" w:rsidRPr="00F02CCB" w14:paraId="37FC09C5" w14:textId="77777777" w:rsidTr="009C5996">
        <w:trPr>
          <w:trHeight w:val="300"/>
        </w:trPr>
        <w:tc>
          <w:tcPr>
            <w:tcW w:w="3114" w:type="dxa"/>
          </w:tcPr>
          <w:p w14:paraId="5A474F2B" w14:textId="557FF603" w:rsidR="0EB0F78D" w:rsidRPr="00F02CCB" w:rsidRDefault="009C5996" w:rsidP="0EB0F78D">
            <w:pPr>
              <w:rPr>
                <w:rFonts w:ascii="Times New Roman" w:hAnsi="Times New Roman" w:cs="Times New Roman"/>
              </w:rPr>
            </w:pPr>
            <w:r w:rsidRPr="00F02CCB">
              <w:rPr>
                <w:rFonts w:ascii="Times New Roman" w:hAnsi="Times New Roman" w:cs="Times New Roman"/>
                <w:noProof/>
              </w:rPr>
              <w:drawing>
                <wp:inline distT="0" distB="0" distL="0" distR="0" wp14:anchorId="290DBF9C" wp14:editId="6598CF1A">
                  <wp:extent cx="1873250" cy="2336800"/>
                  <wp:effectExtent l="38100" t="38100" r="31750" b="44450"/>
                  <wp:docPr id="1677921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84" t="503" r="-284" b="5507"/>
                          <a:stretch>
                            <a:fillRect/>
                          </a:stretch>
                        </pic:blipFill>
                        <pic:spPr bwMode="auto">
                          <a:xfrm>
                            <a:off x="0" y="0"/>
                            <a:ext cx="1941538" cy="2421986"/>
                          </a:xfrm>
                          <a:prstGeom prst="rect">
                            <a:avLst/>
                          </a:prstGeom>
                          <a:noFill/>
                          <a:ln w="28575" cap="flat" cmpd="sng" algn="ctr">
                            <a:solidFill>
                              <a:srgbClr val="E9713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3129" w:type="dxa"/>
          </w:tcPr>
          <w:p w14:paraId="51A734A2" w14:textId="2BEBA63E" w:rsidR="209EA9B6" w:rsidRPr="00F02CCB" w:rsidRDefault="009C5996" w:rsidP="0EB0F78D">
            <w:pPr>
              <w:rPr>
                <w:rFonts w:ascii="Times New Roman" w:hAnsi="Times New Roman" w:cs="Times New Roman"/>
                <w:b/>
                <w:bCs/>
                <w:lang w:val="fr-FR"/>
              </w:rPr>
            </w:pPr>
            <w:r w:rsidRPr="00F02CCB">
              <w:rPr>
                <w:rFonts w:ascii="Times New Roman" w:hAnsi="Times New Roman" w:cs="Times New Roman"/>
                <w:noProof/>
              </w:rPr>
              <w:drawing>
                <wp:inline distT="0" distB="0" distL="0" distR="0" wp14:anchorId="0A5568B3" wp14:editId="34A382EF">
                  <wp:extent cx="1993900" cy="2349500"/>
                  <wp:effectExtent l="38100" t="38100" r="44450" b="31750"/>
                  <wp:docPr id="1388209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4905"/>
                          <a:stretch>
                            <a:fillRect/>
                          </a:stretch>
                        </pic:blipFill>
                        <pic:spPr bwMode="auto">
                          <a:xfrm>
                            <a:off x="0" y="0"/>
                            <a:ext cx="2023644" cy="2384549"/>
                          </a:xfrm>
                          <a:prstGeom prst="rect">
                            <a:avLst/>
                          </a:prstGeom>
                          <a:noFill/>
                          <a:ln w="28575" cap="flat" cmpd="sng" algn="ctr">
                            <a:solidFill>
                              <a:srgbClr val="E9713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3107" w:type="dxa"/>
          </w:tcPr>
          <w:p w14:paraId="0CEDDF72" w14:textId="6A7E1426" w:rsidR="209EA9B6" w:rsidRPr="00F02CCB" w:rsidRDefault="009C5996" w:rsidP="0EB0F78D">
            <w:pPr>
              <w:rPr>
                <w:rFonts w:ascii="Times New Roman" w:hAnsi="Times New Roman" w:cs="Times New Roman"/>
              </w:rPr>
            </w:pPr>
            <w:r w:rsidRPr="00F02CCB">
              <w:rPr>
                <w:rFonts w:ascii="Times New Roman" w:hAnsi="Times New Roman" w:cs="Times New Roman"/>
                <w:noProof/>
              </w:rPr>
              <w:drawing>
                <wp:anchor distT="0" distB="0" distL="114300" distR="114300" simplePos="0" relativeHeight="251660290" behindDoc="0" locked="0" layoutInCell="1" allowOverlap="1" wp14:anchorId="01D7DFAF" wp14:editId="380BB820">
                  <wp:simplePos x="0" y="0"/>
                  <wp:positionH relativeFrom="margin">
                    <wp:posOffset>-27305</wp:posOffset>
                  </wp:positionH>
                  <wp:positionV relativeFrom="paragraph">
                    <wp:posOffset>41275</wp:posOffset>
                  </wp:positionV>
                  <wp:extent cx="1931670" cy="2209800"/>
                  <wp:effectExtent l="38100" t="38100" r="30480" b="38100"/>
                  <wp:wrapSquare wrapText="bothSides"/>
                  <wp:docPr id="16750227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31670" cy="22098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tc>
      </w:tr>
      <w:tr w:rsidR="00EE3CD8" w:rsidRPr="00F02CCB" w14:paraId="3CC6FD34" w14:textId="77777777" w:rsidTr="009C5996">
        <w:trPr>
          <w:trHeight w:val="300"/>
        </w:trPr>
        <w:tc>
          <w:tcPr>
            <w:tcW w:w="3114" w:type="dxa"/>
          </w:tcPr>
          <w:p w14:paraId="6EF5655B" w14:textId="4FF8F709" w:rsidR="005A4D27" w:rsidRPr="00856AE0" w:rsidRDefault="009C5996" w:rsidP="005A4D27">
            <w:pPr>
              <w:rPr>
                <w:rFonts w:ascii="Times New Roman" w:hAnsi="Times New Roman" w:cs="Times New Roman"/>
                <w:sz w:val="18"/>
                <w:szCs w:val="18"/>
                <w:lang w:val="fr-FR"/>
              </w:rPr>
            </w:pPr>
            <w:r w:rsidRPr="00856AE0">
              <w:rPr>
                <w:rFonts w:ascii="Times New Roman" w:hAnsi="Times New Roman" w:cs="Times New Roman"/>
                <w:sz w:val="18"/>
                <w:szCs w:val="18"/>
                <w:lang w:val="fr-FR"/>
              </w:rPr>
              <w:t>Identification d’un enfant de 15mois paralysé depuis plus d’une année dans une famille dont les parents sont résistants à la vaccination par le relai communautaire Aire de santé de LOMAMI ZS de TSHOFA. 20 juin 2026</w:t>
            </w:r>
          </w:p>
        </w:tc>
        <w:tc>
          <w:tcPr>
            <w:tcW w:w="3129" w:type="dxa"/>
          </w:tcPr>
          <w:p w14:paraId="1BD13155" w14:textId="0778D3ED" w:rsidR="005A4D27" w:rsidRPr="00856AE0" w:rsidRDefault="009C5996" w:rsidP="005A4D27">
            <w:pPr>
              <w:rPr>
                <w:rFonts w:ascii="Times New Roman" w:hAnsi="Times New Roman" w:cs="Times New Roman"/>
                <w:sz w:val="18"/>
                <w:szCs w:val="18"/>
                <w:lang w:val="fr-FR"/>
              </w:rPr>
            </w:pPr>
            <w:r w:rsidRPr="00856AE0">
              <w:rPr>
                <w:rFonts w:ascii="Times New Roman" w:hAnsi="Times New Roman" w:cs="Times New Roman"/>
                <w:sz w:val="18"/>
                <w:szCs w:val="18"/>
                <w:lang w:val="fr-FR"/>
              </w:rPr>
              <w:t>Discussion avec la même famille pour la vaccination d’un autre enfant de 6mois zéro dose pour sa vaccination au site Bon berger AS de Lomami ZS Tshofa en présence du staff FHI360. 20 juin 2026</w:t>
            </w:r>
          </w:p>
        </w:tc>
        <w:tc>
          <w:tcPr>
            <w:tcW w:w="3107" w:type="dxa"/>
          </w:tcPr>
          <w:p w14:paraId="78DDE297" w14:textId="1D4452ED" w:rsidR="005A4D27" w:rsidRPr="00856AE0" w:rsidRDefault="002E0A7C" w:rsidP="005A4D27">
            <w:pPr>
              <w:rPr>
                <w:rFonts w:ascii="Times New Roman" w:hAnsi="Times New Roman" w:cs="Times New Roman"/>
                <w:sz w:val="18"/>
                <w:szCs w:val="18"/>
                <w:lang w:val="fr-FR"/>
              </w:rPr>
            </w:pPr>
            <w:r w:rsidRPr="00856AE0">
              <w:rPr>
                <w:rFonts w:ascii="Times New Roman" w:hAnsi="Times New Roman" w:cs="Times New Roman"/>
                <w:sz w:val="18"/>
                <w:szCs w:val="18"/>
                <w:lang w:val="fr-FR"/>
              </w:rPr>
              <w:t xml:space="preserve"> </w:t>
            </w:r>
            <w:r w:rsidR="009C5996" w:rsidRPr="00856AE0">
              <w:rPr>
                <w:rFonts w:ascii="Times New Roman" w:hAnsi="Times New Roman" w:cs="Times New Roman"/>
                <w:sz w:val="18"/>
                <w:szCs w:val="18"/>
                <w:lang w:val="fr-FR"/>
              </w:rPr>
              <w:t>Transport de l’enfant vers le site de vaccination Bon Berger  dans l’AS Lomami ZS de TSHOFA. 20 juin 2026</w:t>
            </w:r>
          </w:p>
        </w:tc>
      </w:tr>
    </w:tbl>
    <w:p w14:paraId="48E9BC2C" w14:textId="3434F5D5" w:rsidR="00B6767B" w:rsidRDefault="00B6767B" w:rsidP="00C85402">
      <w:pPr>
        <w:rPr>
          <w:rFonts w:ascii="Times New Roman" w:hAnsi="Times New Roman" w:cs="Times New Roman"/>
          <w:b/>
          <w:bCs/>
          <w:lang w:val="fr-FR"/>
        </w:rPr>
      </w:pPr>
    </w:p>
    <w:tbl>
      <w:tblPr>
        <w:tblStyle w:val="TableGrid"/>
        <w:tblW w:w="10208" w:type="dxa"/>
        <w:tblLook w:val="06A0" w:firstRow="1" w:lastRow="0" w:firstColumn="1" w:lastColumn="0" w:noHBand="1" w:noVBand="1"/>
      </w:tblPr>
      <w:tblGrid>
        <w:gridCol w:w="3546"/>
        <w:gridCol w:w="3996"/>
        <w:gridCol w:w="2716"/>
      </w:tblGrid>
      <w:tr w:rsidR="00F912BF" w:rsidRPr="00F02CCB" w14:paraId="019E0183" w14:textId="77777777" w:rsidTr="009E2B5C">
        <w:trPr>
          <w:trHeight w:val="317"/>
        </w:trPr>
        <w:tc>
          <w:tcPr>
            <w:tcW w:w="3544" w:type="dxa"/>
          </w:tcPr>
          <w:p w14:paraId="42E7A200" w14:textId="53AFD348" w:rsidR="00F912BF" w:rsidRPr="00F02CCB" w:rsidRDefault="00F912BF" w:rsidP="001159B7">
            <w:pPr>
              <w:rPr>
                <w:rFonts w:ascii="Times New Roman" w:hAnsi="Times New Roman" w:cs="Times New Roman"/>
              </w:rPr>
            </w:pPr>
            <w:r w:rsidRPr="00F560A0">
              <w:rPr>
                <w:noProof/>
                <w:lang w:val="fr-FR"/>
              </w:rPr>
              <w:drawing>
                <wp:inline distT="0" distB="0" distL="0" distR="0" wp14:anchorId="1B4944A1" wp14:editId="595A8656">
                  <wp:extent cx="2114550" cy="1993059"/>
                  <wp:effectExtent l="0" t="0" r="0" b="7620"/>
                  <wp:docPr id="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50090" cy="2026557"/>
                          </a:xfrm>
                          <a:prstGeom prst="rect">
                            <a:avLst/>
                          </a:prstGeom>
                        </pic:spPr>
                      </pic:pic>
                    </a:graphicData>
                  </a:graphic>
                </wp:inline>
              </w:drawing>
            </w:r>
          </w:p>
        </w:tc>
        <w:tc>
          <w:tcPr>
            <w:tcW w:w="3992" w:type="dxa"/>
          </w:tcPr>
          <w:p w14:paraId="4B3EB137" w14:textId="577CB198" w:rsidR="00F912BF" w:rsidRPr="00F02CCB" w:rsidRDefault="009E2B5C" w:rsidP="001159B7">
            <w:pPr>
              <w:rPr>
                <w:rFonts w:ascii="Times New Roman" w:hAnsi="Times New Roman" w:cs="Times New Roman"/>
                <w:b/>
                <w:bCs/>
                <w:lang w:val="fr-FR"/>
              </w:rPr>
            </w:pPr>
            <w:r w:rsidRPr="007A1A5D">
              <w:rPr>
                <w:noProof/>
              </w:rPr>
              <w:drawing>
                <wp:inline distT="0" distB="0" distL="0" distR="0" wp14:anchorId="65B5F134" wp14:editId="2FA061DE">
                  <wp:extent cx="2393950" cy="1962150"/>
                  <wp:effectExtent l="0" t="0" r="6350" b="0"/>
                  <wp:docPr id="15611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9766" name=""/>
                          <pic:cNvPicPr/>
                        </pic:nvPicPr>
                        <pic:blipFill>
                          <a:blip r:embed="rId30"/>
                          <a:stretch>
                            <a:fillRect/>
                          </a:stretch>
                        </pic:blipFill>
                        <pic:spPr>
                          <a:xfrm>
                            <a:off x="0" y="0"/>
                            <a:ext cx="2393950" cy="1962150"/>
                          </a:xfrm>
                          <a:prstGeom prst="rect">
                            <a:avLst/>
                          </a:prstGeom>
                        </pic:spPr>
                      </pic:pic>
                    </a:graphicData>
                  </a:graphic>
                </wp:inline>
              </w:drawing>
            </w:r>
          </w:p>
        </w:tc>
        <w:tc>
          <w:tcPr>
            <w:tcW w:w="2672" w:type="dxa"/>
          </w:tcPr>
          <w:p w14:paraId="3F21754E" w14:textId="62CFBDB4" w:rsidR="00F912BF" w:rsidRPr="00F02CCB" w:rsidRDefault="009E2B5C" w:rsidP="001159B7">
            <w:pPr>
              <w:rPr>
                <w:rFonts w:ascii="Times New Roman" w:hAnsi="Times New Roman" w:cs="Times New Roman"/>
              </w:rPr>
            </w:pPr>
            <w:r w:rsidRPr="009E2B5C">
              <w:rPr>
                <w:rFonts w:ascii="Times New Roman" w:hAnsi="Times New Roman" w:cs="Times New Roman"/>
                <w:noProof/>
              </w:rPr>
              <w:drawing>
                <wp:inline distT="0" distB="0" distL="0" distR="0" wp14:anchorId="56AD9DF2" wp14:editId="7A7C7C67">
                  <wp:extent cx="1587500" cy="1936024"/>
                  <wp:effectExtent l="0" t="0" r="0" b="7620"/>
                  <wp:docPr id="19337231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08844" cy="1962054"/>
                          </a:xfrm>
                          <a:prstGeom prst="rect">
                            <a:avLst/>
                          </a:prstGeom>
                        </pic:spPr>
                      </pic:pic>
                    </a:graphicData>
                  </a:graphic>
                </wp:inline>
              </w:drawing>
            </w:r>
          </w:p>
        </w:tc>
      </w:tr>
      <w:tr w:rsidR="00F912BF" w:rsidRPr="009E2B5C" w14:paraId="67A73F18" w14:textId="77777777" w:rsidTr="009E2B5C">
        <w:trPr>
          <w:trHeight w:val="317"/>
        </w:trPr>
        <w:tc>
          <w:tcPr>
            <w:tcW w:w="3544" w:type="dxa"/>
          </w:tcPr>
          <w:p w14:paraId="44A0F3AC" w14:textId="4E7BD486" w:rsidR="00F912BF" w:rsidRPr="00F912BF" w:rsidRDefault="00F912BF" w:rsidP="00F912BF">
            <w:pPr>
              <w:rPr>
                <w:rFonts w:ascii="Times New Roman" w:hAnsi="Times New Roman" w:cs="Times New Roman"/>
                <w:sz w:val="18"/>
                <w:szCs w:val="18"/>
                <w:lang w:val="fr-FR"/>
              </w:rPr>
            </w:pPr>
            <w:r w:rsidRPr="00F912BF">
              <w:rPr>
                <w:rFonts w:ascii="Times New Roman" w:hAnsi="Times New Roman" w:cs="Times New Roman"/>
                <w:sz w:val="18"/>
                <w:szCs w:val="18"/>
                <w:lang w:val="fr-FR"/>
              </w:rPr>
              <w:t xml:space="preserve">Une des séances de Briefing des prestataires sur l’approche E-MOTIVE et PEC de l’Eclampsie, Site de mentorat de Tshishinji, ZS de Mwene-Ditu </w:t>
            </w:r>
            <w:r w:rsidR="00077ADD">
              <w:rPr>
                <w:rFonts w:ascii="Times New Roman" w:hAnsi="Times New Roman" w:cs="Times New Roman"/>
                <w:sz w:val="18"/>
                <w:szCs w:val="18"/>
                <w:lang w:val="fr-FR"/>
              </w:rPr>
              <w:t>. 26 Juin 2026.</w:t>
            </w:r>
            <w:r w:rsidRPr="00F912BF">
              <w:rPr>
                <w:rFonts w:ascii="Times New Roman" w:hAnsi="Times New Roman" w:cs="Times New Roman"/>
                <w:sz w:val="18"/>
                <w:szCs w:val="18"/>
                <w:lang w:val="fr-FR"/>
              </w:rPr>
              <w:t xml:space="preserve">  </w:t>
            </w:r>
          </w:p>
          <w:p w14:paraId="25ACBFB4" w14:textId="16CCA9F6" w:rsidR="00F912BF" w:rsidRPr="00856AE0" w:rsidRDefault="00F912BF" w:rsidP="001159B7">
            <w:pPr>
              <w:rPr>
                <w:rFonts w:ascii="Times New Roman" w:hAnsi="Times New Roman" w:cs="Times New Roman"/>
                <w:sz w:val="18"/>
                <w:szCs w:val="18"/>
                <w:lang w:val="fr-FR"/>
              </w:rPr>
            </w:pPr>
          </w:p>
        </w:tc>
        <w:tc>
          <w:tcPr>
            <w:tcW w:w="3992" w:type="dxa"/>
          </w:tcPr>
          <w:p w14:paraId="6F43304F" w14:textId="06921DC2" w:rsidR="009E2B5C" w:rsidRPr="009E2B5C" w:rsidRDefault="009E2B5C" w:rsidP="001159B7">
            <w:pPr>
              <w:rPr>
                <w:rFonts w:ascii="Times New Roman" w:hAnsi="Times New Roman" w:cs="Times New Roman"/>
                <w:sz w:val="18"/>
                <w:szCs w:val="18"/>
                <w:lang w:val="fr-FR"/>
              </w:rPr>
            </w:pPr>
            <w:r>
              <w:rPr>
                <w:rFonts w:ascii="Times New Roman" w:hAnsi="Times New Roman" w:cs="Times New Roman"/>
                <w:b/>
                <w:bCs/>
                <w:sz w:val="18"/>
                <w:szCs w:val="18"/>
                <w:lang w:val="fr-FR"/>
              </w:rPr>
              <w:t>A</w:t>
            </w:r>
            <w:r w:rsidRPr="009E2B5C">
              <w:rPr>
                <w:rFonts w:ascii="Times New Roman" w:hAnsi="Times New Roman" w:cs="Times New Roman"/>
                <w:b/>
                <w:bCs/>
                <w:sz w:val="18"/>
                <w:szCs w:val="18"/>
                <w:lang w:val="fr-FR"/>
              </w:rPr>
              <w:t>vant/Après de la mission post-RDQA au C</w:t>
            </w:r>
            <w:r w:rsidR="004A1AE9">
              <w:rPr>
                <w:rFonts w:ascii="Times New Roman" w:hAnsi="Times New Roman" w:cs="Times New Roman"/>
                <w:b/>
                <w:bCs/>
                <w:sz w:val="18"/>
                <w:szCs w:val="18"/>
                <w:lang w:val="fr-FR"/>
              </w:rPr>
              <w:t>S</w:t>
            </w:r>
            <w:r w:rsidRPr="009E2B5C">
              <w:rPr>
                <w:rFonts w:ascii="Times New Roman" w:hAnsi="Times New Roman" w:cs="Times New Roman"/>
                <w:b/>
                <w:bCs/>
                <w:sz w:val="18"/>
                <w:szCs w:val="18"/>
                <w:lang w:val="fr-FR"/>
              </w:rPr>
              <w:t xml:space="preserve"> Kabuela </w:t>
            </w:r>
            <w:r w:rsidR="004A1AE9">
              <w:rPr>
                <w:rFonts w:ascii="Times New Roman" w:hAnsi="Times New Roman" w:cs="Times New Roman"/>
                <w:b/>
                <w:bCs/>
                <w:sz w:val="18"/>
                <w:szCs w:val="18"/>
                <w:lang w:val="fr-FR"/>
              </w:rPr>
              <w:t>/ ZS Kanda Kanda</w:t>
            </w:r>
            <w:r w:rsidRPr="009E2B5C">
              <w:rPr>
                <w:rFonts w:ascii="Times New Roman" w:hAnsi="Times New Roman" w:cs="Times New Roman"/>
                <w:b/>
                <w:bCs/>
                <w:sz w:val="18"/>
                <w:szCs w:val="18"/>
                <w:lang w:val="fr-FR"/>
              </w:rPr>
              <w:t>:</w:t>
            </w:r>
            <w:r w:rsidRPr="009E2B5C">
              <w:rPr>
                <w:rFonts w:ascii="Times New Roman" w:hAnsi="Times New Roman" w:cs="Times New Roman"/>
                <w:sz w:val="18"/>
                <w:szCs w:val="18"/>
                <w:lang w:val="fr-FR"/>
              </w:rPr>
              <w:t xml:space="preserve"> La mission de suivi post-RDQA a permis de sensibiliser l'équipe du CS Kabuela sur le respect des normes d'hygiène et d'assainissement. À la suite des recommandations formulées, des actions correctives ont été mises en œuvre, notamment l'évacuation des déchets et le nettoyage de la cour du centre, améliorant ainsi la salubrité de l'environnement de travail et d'accueil des patients</w:t>
            </w:r>
            <w:r w:rsidR="00DB2D12">
              <w:rPr>
                <w:rFonts w:ascii="Times New Roman" w:hAnsi="Times New Roman" w:cs="Times New Roman"/>
                <w:sz w:val="18"/>
                <w:szCs w:val="18"/>
                <w:lang w:val="fr-FR"/>
              </w:rPr>
              <w:t xml:space="preserve"> en Juin 2</w:t>
            </w:r>
            <w:r w:rsidR="00BB5BC6">
              <w:rPr>
                <w:rFonts w:ascii="Times New Roman" w:hAnsi="Times New Roman" w:cs="Times New Roman"/>
                <w:sz w:val="18"/>
                <w:szCs w:val="18"/>
                <w:lang w:val="fr-FR"/>
              </w:rPr>
              <w:t>026</w:t>
            </w:r>
          </w:p>
        </w:tc>
        <w:tc>
          <w:tcPr>
            <w:tcW w:w="2672" w:type="dxa"/>
          </w:tcPr>
          <w:p w14:paraId="2F5DAF79" w14:textId="4F624D09" w:rsidR="00F912BF" w:rsidRPr="00F912BF" w:rsidRDefault="00F912BF" w:rsidP="00F912BF">
            <w:pPr>
              <w:rPr>
                <w:sz w:val="18"/>
                <w:szCs w:val="18"/>
                <w:lang w:val="fr-FR"/>
              </w:rPr>
            </w:pPr>
            <w:r w:rsidRPr="004A1AE9">
              <w:rPr>
                <w:rFonts w:ascii="Times New Roman" w:hAnsi="Times New Roman" w:cs="Times New Roman"/>
                <w:sz w:val="18"/>
                <w:szCs w:val="18"/>
                <w:lang w:val="fr-FR"/>
              </w:rPr>
              <w:t>Une séance de CPN au site de mentorat clinique Kabuela, AS Kabuela, ZS de Kanda Kanda.</w:t>
            </w:r>
            <w:r w:rsidR="000B13B9">
              <w:rPr>
                <w:rFonts w:ascii="Times New Roman" w:hAnsi="Times New Roman" w:cs="Times New Roman"/>
                <w:sz w:val="18"/>
                <w:szCs w:val="18"/>
                <w:lang w:val="fr-FR"/>
              </w:rPr>
              <w:t xml:space="preserve"> 02 Juin </w:t>
            </w:r>
            <w:r w:rsidR="0060533B">
              <w:rPr>
                <w:rFonts w:ascii="Times New Roman" w:hAnsi="Times New Roman" w:cs="Times New Roman"/>
                <w:sz w:val="18"/>
                <w:szCs w:val="18"/>
                <w:lang w:val="fr-FR"/>
              </w:rPr>
              <w:t>2026.</w:t>
            </w:r>
            <w:r w:rsidRPr="00F912BF">
              <w:rPr>
                <w:sz w:val="18"/>
                <w:szCs w:val="18"/>
                <w:lang w:val="fr-FR"/>
              </w:rPr>
              <w:t xml:space="preserve"> </w:t>
            </w:r>
          </w:p>
          <w:p w14:paraId="7FA13CD2" w14:textId="38217EFD" w:rsidR="00F912BF" w:rsidRPr="00856AE0" w:rsidRDefault="00F912BF" w:rsidP="001159B7">
            <w:pPr>
              <w:rPr>
                <w:rFonts w:ascii="Times New Roman" w:hAnsi="Times New Roman" w:cs="Times New Roman"/>
                <w:sz w:val="18"/>
                <w:szCs w:val="18"/>
                <w:lang w:val="fr-FR"/>
              </w:rPr>
            </w:pPr>
          </w:p>
        </w:tc>
      </w:tr>
    </w:tbl>
    <w:p w14:paraId="66CBF8BA" w14:textId="77777777" w:rsidR="00F912BF" w:rsidRPr="00F02CCB" w:rsidRDefault="00F912BF" w:rsidP="00C85402">
      <w:pPr>
        <w:rPr>
          <w:rFonts w:ascii="Times New Roman" w:hAnsi="Times New Roman" w:cs="Times New Roman"/>
          <w:b/>
          <w:bCs/>
          <w:lang w:val="fr-FR"/>
        </w:rPr>
      </w:pPr>
    </w:p>
    <w:sectPr w:rsidR="00F912BF" w:rsidRPr="00F02CCB" w:rsidSect="009F2D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oseph Fataki Mobolua" w:date="2026-08-05T10:13:00Z" w:initials="JM">
    <w:p w14:paraId="13286077" w14:textId="69E61EEA" w:rsidR="00000000" w:rsidRDefault="00000000">
      <w:r>
        <w:annotationRef/>
      </w:r>
      <w:r>
        <w:fldChar w:fldCharType="begin"/>
      </w:r>
      <w:r>
        <w:instrText xml:space="preserve"> HYPERLINK "mailto:DKashosi@fhi360.org"</w:instrText>
      </w:r>
      <w:bookmarkStart w:id="25" w:name="_@_9B6B51FD31124214B9288289F2CDF424Z"/>
      <w:r>
        <w:fldChar w:fldCharType="separate"/>
      </w:r>
      <w:bookmarkEnd w:id="25"/>
      <w:r w:rsidRPr="24704B15">
        <w:rPr>
          <w:noProof/>
        </w:rPr>
        <w:t>@Dorah Kashosi</w:t>
      </w:r>
      <w:r>
        <w:fldChar w:fldCharType="end"/>
      </w:r>
    </w:p>
    <w:p w14:paraId="4F7B62D2" w14:textId="2B1AE5EE" w:rsidR="00000000" w:rsidRDefault="00000000">
      <w:r w:rsidRPr="43C0FA14">
        <w:t>Ma proposition :</w:t>
      </w:r>
    </w:p>
    <w:p w14:paraId="49BE56D1" w14:textId="1A86E3C3" w:rsidR="00000000" w:rsidRDefault="00000000">
      <w:r w:rsidRPr="1B48CB66">
        <w:t>Dans le cadre de l’amélioration de la couverture vaccinale dans la province de la Lomami, EPIC RDC a appuyé plusieurs activités du Programme Élargi de Vaccination, notamment : (1) le transport des vaccins de l’antenne PEV de Kabinda vers les zones de santé (ZS), ainsi que de l’antenne PEV de Mwene-Ditu vers les ZS environnantes ; (2) le transport de trois échantillons de PFA vers l’antenne PEV de Mwene-Ditu et de seize échantillons vers l’antenne PEV de Kabinda ; et (3) la récupération de 2 232 enfants zéro</w:t>
      </w:r>
      <w:r w:rsidRPr="1B48CB66">
        <w:t xml:space="preserve"> dose et sous-vaccinés dans neuf AS de trois zones de santé (Tshofa, Ludimbi-Lukula et Kalonda-Est).</w:t>
      </w:r>
    </w:p>
  </w:comment>
  <w:comment w:id="35" w:author="Joseph Fataki Mobolua" w:date="2026-08-05T10:42:00Z" w:initials="JM">
    <w:p w14:paraId="056EE954" w14:textId="26EB2F37" w:rsidR="00000000" w:rsidRDefault="00000000">
      <w:r>
        <w:annotationRef/>
      </w:r>
      <w:r>
        <w:fldChar w:fldCharType="begin"/>
      </w:r>
      <w:r>
        <w:instrText xml:space="preserve"> HYPERLINK "mailto:DKashosi@fhi360.org"</w:instrText>
      </w:r>
      <w:bookmarkStart w:id="36" w:name="_@_7EDDF197BDF0448492C919BD52968B7AZ"/>
      <w:r>
        <w:fldChar w:fldCharType="separate"/>
      </w:r>
      <w:bookmarkEnd w:id="36"/>
      <w:r w:rsidRPr="712FE2B4">
        <w:rPr>
          <w:noProof/>
        </w:rPr>
        <w:t>@Dorah Kashosi</w:t>
      </w:r>
      <w:r>
        <w:fldChar w:fldCharType="end"/>
      </w:r>
    </w:p>
    <w:p w14:paraId="7965E16A" w14:textId="5717182A" w:rsidR="00000000" w:rsidRDefault="00000000">
      <w:r w:rsidRPr="7B5DF69A">
        <w:t>Ma proposition:</w:t>
      </w:r>
    </w:p>
    <w:p w14:paraId="47F4AECB" w14:textId="5CA1B41F" w:rsidR="00000000" w:rsidRDefault="00000000">
      <w:r w:rsidRPr="17B5894B">
        <w:t xml:space="preserve">EpiC RDC a contribué au renforcement de la qualité des soins maternels et néonatals à travers : (1) la formation de 18 mentors provinciaux et zonaux ainsi que de 213 prestataires de soins sur la prise en charge des hémorragies du post-partum selon l'approche </w:t>
      </w:r>
      <w:r w:rsidRPr="491C7A47">
        <w:rPr>
          <w:b/>
          <w:bCs/>
        </w:rPr>
        <w:t>E-MOTIVE</w:t>
      </w:r>
      <w:r w:rsidRPr="4678A2A4">
        <w:t xml:space="preserve">, ainsi que sur la gestion de la pré-éclampsie sévère et de l'éclampsie, sous la facilitation des formateurs nationaux ; (2) la formation de 213 prestataires de soins issus de … ESS de … ZS sur la prise en charge des hémorragies du post-partum selon l'approche </w:t>
      </w:r>
      <w:r w:rsidRPr="2C0055EA">
        <w:rPr>
          <w:b/>
          <w:bCs/>
        </w:rPr>
        <w:t>E-MOTIVE</w:t>
      </w:r>
      <w:r w:rsidRPr="6EEF7D70">
        <w:t>, ainsi que sur la gestion de la pré-éclampsie sévère et de l'éclampsie, avec l'appui des mentors de sites et des mentors provinciaux ; et (3) le renforcement et le maintien des compétences de 222 prestataires de soins de … ESS répartis dans … sites et … ZS, à travers des séances pratiques de mentorat portant sur l'utilisation du partogramme, la conduite de l'accouchement, la prise en charge des hémorragies du post-partum et la réanimation du nouveau-né.</w:t>
      </w:r>
    </w:p>
  </w:comment>
  <w:comment w:id="37" w:author="Joseph Fataki Mobolua" w:date="2026-08-06T10:31:00Z" w:initials="JM">
    <w:p w14:paraId="787E72D8" w14:textId="53A7DCC0" w:rsidR="00000000" w:rsidRDefault="00000000">
      <w:r>
        <w:annotationRef/>
      </w:r>
      <w:r>
        <w:fldChar w:fldCharType="begin"/>
      </w:r>
      <w:r>
        <w:instrText xml:space="preserve"> HYPERLINK "mailto:DKashosi@fhi360.org"</w:instrText>
      </w:r>
      <w:bookmarkStart w:id="38" w:name="_@_1FB7335C4232480492FAD704E300ACE4Z"/>
      <w:r>
        <w:fldChar w:fldCharType="separate"/>
      </w:r>
      <w:bookmarkEnd w:id="38"/>
      <w:r w:rsidRPr="4B241D00">
        <w:rPr>
          <w:noProof/>
        </w:rPr>
        <w:t>@Dorah Kashosi</w:t>
      </w:r>
      <w:r>
        <w:fldChar w:fldCharType="end"/>
      </w:r>
    </w:p>
    <w:p w14:paraId="03C5D480" w14:textId="1306C59E" w:rsidR="00000000" w:rsidRDefault="00000000">
      <w:r w:rsidRPr="05A215FF">
        <w:t xml:space="preserve">Au cours du mois de juin 2026, afin de renforcer l’utilisation des services de santé et de promouvoir l’adoption de comportements et de pratiques favorables à la santé au sein des communautés, EpiC RDC a apporté son appui à plusieurs interventions de mobilisation communautaire : (1) 35 891 personnes, dont 24 254 femmes, sensibilisées à travers des séances de sensibilisation et des dialogues communautaires organisés dans cinq ZS (Kanda Kanda, Kalenda, Mulumba, Mwene-Ditu et Wikong). Sur une population cible </w:t>
      </w:r>
      <w:r w:rsidRPr="05A215FF">
        <w:t>estimée à 42 857 habitants, cette intervention a permis d’atteindre un taux de couverture de 83,7 % ; (2) 3 358 personnes ont été orientées vers les structures de santé. Parmi elles, 2 943 se sont effectivement présentées dans les ESS et 2 444 ont bénéficié d’une prise en charge adaptée à leurs besoins.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E56D1" w15:done="0"/>
  <w15:commentEx w15:paraId="47F4AECB" w15:done="0"/>
  <w15:commentEx w15:paraId="03C5D4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C25D8F" w16cex:dateUtc="2026-08-05T18:13:00Z"/>
  <w16cex:commentExtensible w16cex:durableId="521C0209" w16cex:dateUtc="2026-08-05T18:42:00Z"/>
  <w16cex:commentExtensible w16cex:durableId="2B42D048" w16cex:dateUtc="2026-08-06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E56D1" w16cid:durableId="1BC25D8F"/>
  <w16cid:commentId w16cid:paraId="47F4AECB" w16cid:durableId="521C0209"/>
  <w16cid:commentId w16cid:paraId="03C5D480" w16cid:durableId="2B42D0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B02A0" w14:textId="77777777" w:rsidR="006D3EC1" w:rsidRDefault="006D3EC1" w:rsidP="00C26E14">
      <w:pPr>
        <w:spacing w:after="0" w:line="240" w:lineRule="auto"/>
      </w:pPr>
      <w:r>
        <w:separator/>
      </w:r>
    </w:p>
  </w:endnote>
  <w:endnote w:type="continuationSeparator" w:id="0">
    <w:p w14:paraId="2DB8C9E5" w14:textId="77777777" w:rsidR="006D3EC1" w:rsidRDefault="006D3EC1" w:rsidP="00C26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Open Sans">
    <w:altName w:val="Open Sans"/>
    <w:charset w:val="00"/>
    <w:family w:val="swiss"/>
    <w:pitch w:val="variable"/>
    <w:sig w:usb0="E00002EF" w:usb1="4000205B" w:usb2="00000028"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22541" w14:textId="77777777" w:rsidR="006D3EC1" w:rsidRDefault="006D3EC1" w:rsidP="00C26E14">
      <w:pPr>
        <w:spacing w:after="0" w:line="240" w:lineRule="auto"/>
      </w:pPr>
      <w:r>
        <w:separator/>
      </w:r>
    </w:p>
  </w:footnote>
  <w:footnote w:type="continuationSeparator" w:id="0">
    <w:p w14:paraId="360F1DE2" w14:textId="77777777" w:rsidR="006D3EC1" w:rsidRDefault="006D3EC1" w:rsidP="00C26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A63"/>
    <w:multiLevelType w:val="hybridMultilevel"/>
    <w:tmpl w:val="C8889FF6"/>
    <w:lvl w:ilvl="0" w:tplc="399C5E86">
      <w:start w:val="1"/>
      <w:numFmt w:val="bullet"/>
      <w:lvlText w:val=""/>
      <w:lvlJc w:val="left"/>
      <w:pPr>
        <w:ind w:left="1080" w:hanging="360"/>
      </w:pPr>
      <w:rPr>
        <w:rFonts w:ascii="Symbol" w:hAnsi="Symbol"/>
      </w:rPr>
    </w:lvl>
    <w:lvl w:ilvl="1" w:tplc="B88A248E">
      <w:start w:val="1"/>
      <w:numFmt w:val="bullet"/>
      <w:lvlText w:val=""/>
      <w:lvlJc w:val="left"/>
      <w:pPr>
        <w:ind w:left="1080" w:hanging="360"/>
      </w:pPr>
      <w:rPr>
        <w:rFonts w:ascii="Symbol" w:hAnsi="Symbol"/>
      </w:rPr>
    </w:lvl>
    <w:lvl w:ilvl="2" w:tplc="AE627BBC">
      <w:start w:val="1"/>
      <w:numFmt w:val="bullet"/>
      <w:lvlText w:val=""/>
      <w:lvlJc w:val="left"/>
      <w:pPr>
        <w:ind w:left="1080" w:hanging="360"/>
      </w:pPr>
      <w:rPr>
        <w:rFonts w:ascii="Symbol" w:hAnsi="Symbol"/>
      </w:rPr>
    </w:lvl>
    <w:lvl w:ilvl="3" w:tplc="5DDC53B8">
      <w:start w:val="1"/>
      <w:numFmt w:val="bullet"/>
      <w:lvlText w:val=""/>
      <w:lvlJc w:val="left"/>
      <w:pPr>
        <w:ind w:left="1080" w:hanging="360"/>
      </w:pPr>
      <w:rPr>
        <w:rFonts w:ascii="Symbol" w:hAnsi="Symbol"/>
      </w:rPr>
    </w:lvl>
    <w:lvl w:ilvl="4" w:tplc="434AE1A0">
      <w:start w:val="1"/>
      <w:numFmt w:val="bullet"/>
      <w:lvlText w:val=""/>
      <w:lvlJc w:val="left"/>
      <w:pPr>
        <w:ind w:left="1080" w:hanging="360"/>
      </w:pPr>
      <w:rPr>
        <w:rFonts w:ascii="Symbol" w:hAnsi="Symbol"/>
      </w:rPr>
    </w:lvl>
    <w:lvl w:ilvl="5" w:tplc="34D0777C">
      <w:start w:val="1"/>
      <w:numFmt w:val="bullet"/>
      <w:lvlText w:val=""/>
      <w:lvlJc w:val="left"/>
      <w:pPr>
        <w:ind w:left="1080" w:hanging="360"/>
      </w:pPr>
      <w:rPr>
        <w:rFonts w:ascii="Symbol" w:hAnsi="Symbol"/>
      </w:rPr>
    </w:lvl>
    <w:lvl w:ilvl="6" w:tplc="3208B5CC">
      <w:start w:val="1"/>
      <w:numFmt w:val="bullet"/>
      <w:lvlText w:val=""/>
      <w:lvlJc w:val="left"/>
      <w:pPr>
        <w:ind w:left="1080" w:hanging="360"/>
      </w:pPr>
      <w:rPr>
        <w:rFonts w:ascii="Symbol" w:hAnsi="Symbol"/>
      </w:rPr>
    </w:lvl>
    <w:lvl w:ilvl="7" w:tplc="D8F49BB4">
      <w:start w:val="1"/>
      <w:numFmt w:val="bullet"/>
      <w:lvlText w:val=""/>
      <w:lvlJc w:val="left"/>
      <w:pPr>
        <w:ind w:left="1080" w:hanging="360"/>
      </w:pPr>
      <w:rPr>
        <w:rFonts w:ascii="Symbol" w:hAnsi="Symbol"/>
      </w:rPr>
    </w:lvl>
    <w:lvl w:ilvl="8" w:tplc="D7AA16B8">
      <w:start w:val="1"/>
      <w:numFmt w:val="bullet"/>
      <w:lvlText w:val=""/>
      <w:lvlJc w:val="left"/>
      <w:pPr>
        <w:ind w:left="1080" w:hanging="360"/>
      </w:pPr>
      <w:rPr>
        <w:rFonts w:ascii="Symbol" w:hAnsi="Symbol"/>
      </w:rPr>
    </w:lvl>
  </w:abstractNum>
  <w:abstractNum w:abstractNumId="1" w15:restartNumberingAfterBreak="0">
    <w:nsid w:val="0D470947"/>
    <w:multiLevelType w:val="hybridMultilevel"/>
    <w:tmpl w:val="1D5E2048"/>
    <w:lvl w:ilvl="0" w:tplc="FFFFFFFF">
      <w:start w:val="1"/>
      <w:numFmt w:val="lowerRoman"/>
      <w:lvlText w:val="%1."/>
      <w:lvlJc w:val="left"/>
      <w:pPr>
        <w:ind w:left="720" w:hanging="72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1C86676"/>
    <w:multiLevelType w:val="hybridMultilevel"/>
    <w:tmpl w:val="EF3A32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7405E"/>
    <w:multiLevelType w:val="hybridMultilevel"/>
    <w:tmpl w:val="5FE2CBEE"/>
    <w:lvl w:ilvl="0" w:tplc="E862A41C">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B64378"/>
    <w:multiLevelType w:val="hybridMultilevel"/>
    <w:tmpl w:val="06C0567C"/>
    <w:lvl w:ilvl="0" w:tplc="68FADBC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742E5B"/>
    <w:multiLevelType w:val="multilevel"/>
    <w:tmpl w:val="7C10191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Segoe UI"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B4609"/>
    <w:multiLevelType w:val="hybridMultilevel"/>
    <w:tmpl w:val="1EAE3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8777B"/>
    <w:multiLevelType w:val="hybridMultilevel"/>
    <w:tmpl w:val="D8446AF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1F7E6CAA"/>
    <w:multiLevelType w:val="multilevel"/>
    <w:tmpl w:val="998C1F9C"/>
    <w:lvl w:ilvl="0">
      <w:start w:val="1"/>
      <w:numFmt w:val="bullet"/>
      <w:lvlText w:val=""/>
      <w:lvlJc w:val="left"/>
      <w:pPr>
        <w:tabs>
          <w:tab w:val="num" w:pos="720"/>
        </w:tabs>
        <w:ind w:left="720" w:hanging="360"/>
      </w:pPr>
      <w:rPr>
        <w:rFonts w:ascii="Wingdings" w:hAnsi="Wingding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06E23"/>
    <w:multiLevelType w:val="hybridMultilevel"/>
    <w:tmpl w:val="31946A1E"/>
    <w:lvl w:ilvl="0" w:tplc="5C629A7C">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F24EB6"/>
    <w:multiLevelType w:val="multilevel"/>
    <w:tmpl w:val="DFA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A61DC"/>
    <w:multiLevelType w:val="multilevel"/>
    <w:tmpl w:val="E8FA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44BCF"/>
    <w:multiLevelType w:val="multilevel"/>
    <w:tmpl w:val="24E60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264BA"/>
    <w:multiLevelType w:val="hybridMultilevel"/>
    <w:tmpl w:val="0EF880E2"/>
    <w:lvl w:ilvl="0" w:tplc="0409000B">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14" w15:restartNumberingAfterBreak="0">
    <w:nsid w:val="2EB5175F"/>
    <w:multiLevelType w:val="hybridMultilevel"/>
    <w:tmpl w:val="CDA610C8"/>
    <w:lvl w:ilvl="0" w:tplc="C03A0EA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5E58FB"/>
    <w:multiLevelType w:val="hybridMultilevel"/>
    <w:tmpl w:val="023899B4"/>
    <w:lvl w:ilvl="0" w:tplc="6E400C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25FAB"/>
    <w:multiLevelType w:val="hybridMultilevel"/>
    <w:tmpl w:val="F6FA5AEE"/>
    <w:lvl w:ilvl="0" w:tplc="D4E057C2">
      <w:start w:val="1"/>
      <w:numFmt w:val="decimal"/>
      <w:lvlText w:val="%1."/>
      <w:lvlJc w:val="left"/>
      <w:pPr>
        <w:ind w:left="1440" w:hanging="360"/>
      </w:pPr>
    </w:lvl>
    <w:lvl w:ilvl="1" w:tplc="19F65216">
      <w:start w:val="1"/>
      <w:numFmt w:val="decimal"/>
      <w:lvlText w:val="%2."/>
      <w:lvlJc w:val="left"/>
      <w:pPr>
        <w:ind w:left="1440" w:hanging="360"/>
      </w:pPr>
    </w:lvl>
    <w:lvl w:ilvl="2" w:tplc="ADC4B462">
      <w:start w:val="1"/>
      <w:numFmt w:val="decimal"/>
      <w:lvlText w:val="%3."/>
      <w:lvlJc w:val="left"/>
      <w:pPr>
        <w:ind w:left="1440" w:hanging="360"/>
      </w:pPr>
    </w:lvl>
    <w:lvl w:ilvl="3" w:tplc="C7BC0B5A">
      <w:start w:val="1"/>
      <w:numFmt w:val="decimal"/>
      <w:lvlText w:val="%4."/>
      <w:lvlJc w:val="left"/>
      <w:pPr>
        <w:ind w:left="1440" w:hanging="360"/>
      </w:pPr>
    </w:lvl>
    <w:lvl w:ilvl="4" w:tplc="D79ACA20">
      <w:start w:val="1"/>
      <w:numFmt w:val="decimal"/>
      <w:lvlText w:val="%5."/>
      <w:lvlJc w:val="left"/>
      <w:pPr>
        <w:ind w:left="1440" w:hanging="360"/>
      </w:pPr>
    </w:lvl>
    <w:lvl w:ilvl="5" w:tplc="E9CAAA32">
      <w:start w:val="1"/>
      <w:numFmt w:val="decimal"/>
      <w:lvlText w:val="%6."/>
      <w:lvlJc w:val="left"/>
      <w:pPr>
        <w:ind w:left="1440" w:hanging="360"/>
      </w:pPr>
    </w:lvl>
    <w:lvl w:ilvl="6" w:tplc="E45E9E3A">
      <w:start w:val="1"/>
      <w:numFmt w:val="decimal"/>
      <w:lvlText w:val="%7."/>
      <w:lvlJc w:val="left"/>
      <w:pPr>
        <w:ind w:left="1440" w:hanging="360"/>
      </w:pPr>
    </w:lvl>
    <w:lvl w:ilvl="7" w:tplc="8C9CA3A0">
      <w:start w:val="1"/>
      <w:numFmt w:val="decimal"/>
      <w:lvlText w:val="%8."/>
      <w:lvlJc w:val="left"/>
      <w:pPr>
        <w:ind w:left="1440" w:hanging="360"/>
      </w:pPr>
    </w:lvl>
    <w:lvl w:ilvl="8" w:tplc="D5129F6A">
      <w:start w:val="1"/>
      <w:numFmt w:val="decimal"/>
      <w:lvlText w:val="%9."/>
      <w:lvlJc w:val="left"/>
      <w:pPr>
        <w:ind w:left="1440" w:hanging="360"/>
      </w:pPr>
    </w:lvl>
  </w:abstractNum>
  <w:abstractNum w:abstractNumId="17" w15:restartNumberingAfterBreak="0">
    <w:nsid w:val="2F976586"/>
    <w:multiLevelType w:val="hybridMultilevel"/>
    <w:tmpl w:val="9F424DA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B83C29"/>
    <w:multiLevelType w:val="hybridMultilevel"/>
    <w:tmpl w:val="45AE861E"/>
    <w:lvl w:ilvl="0" w:tplc="BE94E836">
      <w:start w:val="1"/>
      <w:numFmt w:val="decimal"/>
      <w:lvlText w:val="%1."/>
      <w:lvlJc w:val="left"/>
      <w:pPr>
        <w:ind w:left="1440" w:hanging="360"/>
      </w:pPr>
    </w:lvl>
    <w:lvl w:ilvl="1" w:tplc="E49E2DC6">
      <w:start w:val="1"/>
      <w:numFmt w:val="decimal"/>
      <w:lvlText w:val="%2."/>
      <w:lvlJc w:val="left"/>
      <w:pPr>
        <w:ind w:left="1440" w:hanging="360"/>
      </w:pPr>
    </w:lvl>
    <w:lvl w:ilvl="2" w:tplc="4E4C098A">
      <w:start w:val="1"/>
      <w:numFmt w:val="decimal"/>
      <w:lvlText w:val="%3."/>
      <w:lvlJc w:val="left"/>
      <w:pPr>
        <w:ind w:left="1440" w:hanging="360"/>
      </w:pPr>
    </w:lvl>
    <w:lvl w:ilvl="3" w:tplc="3AAC6B06">
      <w:start w:val="1"/>
      <w:numFmt w:val="decimal"/>
      <w:lvlText w:val="%4."/>
      <w:lvlJc w:val="left"/>
      <w:pPr>
        <w:ind w:left="1440" w:hanging="360"/>
      </w:pPr>
    </w:lvl>
    <w:lvl w:ilvl="4" w:tplc="63C04BEE">
      <w:start w:val="1"/>
      <w:numFmt w:val="decimal"/>
      <w:lvlText w:val="%5."/>
      <w:lvlJc w:val="left"/>
      <w:pPr>
        <w:ind w:left="1440" w:hanging="360"/>
      </w:pPr>
    </w:lvl>
    <w:lvl w:ilvl="5" w:tplc="4D90E270">
      <w:start w:val="1"/>
      <w:numFmt w:val="decimal"/>
      <w:lvlText w:val="%6."/>
      <w:lvlJc w:val="left"/>
      <w:pPr>
        <w:ind w:left="1440" w:hanging="360"/>
      </w:pPr>
    </w:lvl>
    <w:lvl w:ilvl="6" w:tplc="65D8AB5E">
      <w:start w:val="1"/>
      <w:numFmt w:val="decimal"/>
      <w:lvlText w:val="%7."/>
      <w:lvlJc w:val="left"/>
      <w:pPr>
        <w:ind w:left="1440" w:hanging="360"/>
      </w:pPr>
    </w:lvl>
    <w:lvl w:ilvl="7" w:tplc="D1600074">
      <w:start w:val="1"/>
      <w:numFmt w:val="decimal"/>
      <w:lvlText w:val="%8."/>
      <w:lvlJc w:val="left"/>
      <w:pPr>
        <w:ind w:left="1440" w:hanging="360"/>
      </w:pPr>
    </w:lvl>
    <w:lvl w:ilvl="8" w:tplc="AD181838">
      <w:start w:val="1"/>
      <w:numFmt w:val="decimal"/>
      <w:lvlText w:val="%9."/>
      <w:lvlJc w:val="left"/>
      <w:pPr>
        <w:ind w:left="1440" w:hanging="360"/>
      </w:pPr>
    </w:lvl>
  </w:abstractNum>
  <w:abstractNum w:abstractNumId="19" w15:restartNumberingAfterBreak="0">
    <w:nsid w:val="31E5692D"/>
    <w:multiLevelType w:val="multilevel"/>
    <w:tmpl w:val="687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71122"/>
    <w:multiLevelType w:val="multilevel"/>
    <w:tmpl w:val="FD9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61EA3"/>
    <w:multiLevelType w:val="multilevel"/>
    <w:tmpl w:val="380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23E66"/>
    <w:multiLevelType w:val="hybridMultilevel"/>
    <w:tmpl w:val="3C80473A"/>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4D45F9"/>
    <w:multiLevelType w:val="multilevel"/>
    <w:tmpl w:val="3926CC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BFF5CC6"/>
    <w:multiLevelType w:val="multilevel"/>
    <w:tmpl w:val="C9D2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17E14"/>
    <w:multiLevelType w:val="hybridMultilevel"/>
    <w:tmpl w:val="254E96E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414113A0"/>
    <w:multiLevelType w:val="hybridMultilevel"/>
    <w:tmpl w:val="50C8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A931D2"/>
    <w:multiLevelType w:val="hybridMultilevel"/>
    <w:tmpl w:val="1D5E2048"/>
    <w:lvl w:ilvl="0" w:tplc="233C27F4">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3E85957"/>
    <w:multiLevelType w:val="hybridMultilevel"/>
    <w:tmpl w:val="561257C4"/>
    <w:lvl w:ilvl="0" w:tplc="0C44F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042111"/>
    <w:multiLevelType w:val="hybridMultilevel"/>
    <w:tmpl w:val="9662A586"/>
    <w:lvl w:ilvl="0" w:tplc="71C6597C">
      <w:start w:val="1"/>
      <w:numFmt w:val="decimal"/>
      <w:lvlText w:val="%1."/>
      <w:lvlJc w:val="left"/>
      <w:pPr>
        <w:ind w:left="1440" w:hanging="360"/>
      </w:pPr>
    </w:lvl>
    <w:lvl w:ilvl="1" w:tplc="6C0EC430">
      <w:start w:val="1"/>
      <w:numFmt w:val="decimal"/>
      <w:lvlText w:val="%2."/>
      <w:lvlJc w:val="left"/>
      <w:pPr>
        <w:ind w:left="1440" w:hanging="360"/>
      </w:pPr>
    </w:lvl>
    <w:lvl w:ilvl="2" w:tplc="09A2D700">
      <w:start w:val="1"/>
      <w:numFmt w:val="decimal"/>
      <w:lvlText w:val="%3."/>
      <w:lvlJc w:val="left"/>
      <w:pPr>
        <w:ind w:left="1440" w:hanging="360"/>
      </w:pPr>
    </w:lvl>
    <w:lvl w:ilvl="3" w:tplc="A0C2A14E">
      <w:start w:val="1"/>
      <w:numFmt w:val="decimal"/>
      <w:lvlText w:val="%4."/>
      <w:lvlJc w:val="left"/>
      <w:pPr>
        <w:ind w:left="1440" w:hanging="360"/>
      </w:pPr>
    </w:lvl>
    <w:lvl w:ilvl="4" w:tplc="D3B42D98">
      <w:start w:val="1"/>
      <w:numFmt w:val="decimal"/>
      <w:lvlText w:val="%5."/>
      <w:lvlJc w:val="left"/>
      <w:pPr>
        <w:ind w:left="1440" w:hanging="360"/>
      </w:pPr>
    </w:lvl>
    <w:lvl w:ilvl="5" w:tplc="67A24FA4">
      <w:start w:val="1"/>
      <w:numFmt w:val="decimal"/>
      <w:lvlText w:val="%6."/>
      <w:lvlJc w:val="left"/>
      <w:pPr>
        <w:ind w:left="1440" w:hanging="360"/>
      </w:pPr>
    </w:lvl>
    <w:lvl w:ilvl="6" w:tplc="9782BA50">
      <w:start w:val="1"/>
      <w:numFmt w:val="decimal"/>
      <w:lvlText w:val="%7."/>
      <w:lvlJc w:val="left"/>
      <w:pPr>
        <w:ind w:left="1440" w:hanging="360"/>
      </w:pPr>
    </w:lvl>
    <w:lvl w:ilvl="7" w:tplc="1C46EE78">
      <w:start w:val="1"/>
      <w:numFmt w:val="decimal"/>
      <w:lvlText w:val="%8."/>
      <w:lvlJc w:val="left"/>
      <w:pPr>
        <w:ind w:left="1440" w:hanging="360"/>
      </w:pPr>
    </w:lvl>
    <w:lvl w:ilvl="8" w:tplc="3216F0DE">
      <w:start w:val="1"/>
      <w:numFmt w:val="decimal"/>
      <w:lvlText w:val="%9."/>
      <w:lvlJc w:val="left"/>
      <w:pPr>
        <w:ind w:left="1440" w:hanging="360"/>
      </w:pPr>
    </w:lvl>
  </w:abstractNum>
  <w:abstractNum w:abstractNumId="30" w15:restartNumberingAfterBreak="0">
    <w:nsid w:val="491F71CD"/>
    <w:multiLevelType w:val="multilevel"/>
    <w:tmpl w:val="3AA2A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FFF98"/>
    <w:multiLevelType w:val="hybridMultilevel"/>
    <w:tmpl w:val="7BE8F97A"/>
    <w:lvl w:ilvl="0" w:tplc="716C98A6">
      <w:start w:val="1"/>
      <w:numFmt w:val="bullet"/>
      <w:lvlText w:val="·"/>
      <w:lvlJc w:val="left"/>
      <w:pPr>
        <w:ind w:left="720" w:hanging="360"/>
      </w:pPr>
      <w:rPr>
        <w:rFonts w:ascii="Symbol" w:hAnsi="Symbol" w:hint="default"/>
      </w:rPr>
    </w:lvl>
    <w:lvl w:ilvl="1" w:tplc="802CBE42">
      <w:start w:val="1"/>
      <w:numFmt w:val="bullet"/>
      <w:lvlText w:val="o"/>
      <w:lvlJc w:val="left"/>
      <w:pPr>
        <w:ind w:left="1440" w:hanging="360"/>
      </w:pPr>
      <w:rPr>
        <w:rFonts w:ascii="Courier New" w:hAnsi="Courier New" w:hint="default"/>
      </w:rPr>
    </w:lvl>
    <w:lvl w:ilvl="2" w:tplc="8980950A">
      <w:start w:val="1"/>
      <w:numFmt w:val="bullet"/>
      <w:lvlText w:val=""/>
      <w:lvlJc w:val="left"/>
      <w:pPr>
        <w:ind w:left="2160" w:hanging="360"/>
      </w:pPr>
      <w:rPr>
        <w:rFonts w:ascii="Wingdings" w:hAnsi="Wingdings" w:hint="default"/>
      </w:rPr>
    </w:lvl>
    <w:lvl w:ilvl="3" w:tplc="35E0222E">
      <w:start w:val="1"/>
      <w:numFmt w:val="bullet"/>
      <w:lvlText w:val=""/>
      <w:lvlJc w:val="left"/>
      <w:pPr>
        <w:ind w:left="2880" w:hanging="360"/>
      </w:pPr>
      <w:rPr>
        <w:rFonts w:ascii="Symbol" w:hAnsi="Symbol" w:hint="default"/>
      </w:rPr>
    </w:lvl>
    <w:lvl w:ilvl="4" w:tplc="871E1A40">
      <w:start w:val="1"/>
      <w:numFmt w:val="bullet"/>
      <w:lvlText w:val="o"/>
      <w:lvlJc w:val="left"/>
      <w:pPr>
        <w:ind w:left="3600" w:hanging="360"/>
      </w:pPr>
      <w:rPr>
        <w:rFonts w:ascii="Courier New" w:hAnsi="Courier New" w:hint="default"/>
      </w:rPr>
    </w:lvl>
    <w:lvl w:ilvl="5" w:tplc="75189928">
      <w:start w:val="1"/>
      <w:numFmt w:val="bullet"/>
      <w:lvlText w:val=""/>
      <w:lvlJc w:val="left"/>
      <w:pPr>
        <w:ind w:left="4320" w:hanging="360"/>
      </w:pPr>
      <w:rPr>
        <w:rFonts w:ascii="Wingdings" w:hAnsi="Wingdings" w:hint="default"/>
      </w:rPr>
    </w:lvl>
    <w:lvl w:ilvl="6" w:tplc="0096D3C4">
      <w:start w:val="1"/>
      <w:numFmt w:val="bullet"/>
      <w:lvlText w:val=""/>
      <w:lvlJc w:val="left"/>
      <w:pPr>
        <w:ind w:left="5040" w:hanging="360"/>
      </w:pPr>
      <w:rPr>
        <w:rFonts w:ascii="Symbol" w:hAnsi="Symbol" w:hint="default"/>
      </w:rPr>
    </w:lvl>
    <w:lvl w:ilvl="7" w:tplc="C60C3064">
      <w:start w:val="1"/>
      <w:numFmt w:val="bullet"/>
      <w:lvlText w:val="o"/>
      <w:lvlJc w:val="left"/>
      <w:pPr>
        <w:ind w:left="5760" w:hanging="360"/>
      </w:pPr>
      <w:rPr>
        <w:rFonts w:ascii="Courier New" w:hAnsi="Courier New" w:hint="default"/>
      </w:rPr>
    </w:lvl>
    <w:lvl w:ilvl="8" w:tplc="CF1CFE14">
      <w:start w:val="1"/>
      <w:numFmt w:val="bullet"/>
      <w:lvlText w:val=""/>
      <w:lvlJc w:val="left"/>
      <w:pPr>
        <w:ind w:left="6480" w:hanging="360"/>
      </w:pPr>
      <w:rPr>
        <w:rFonts w:ascii="Wingdings" w:hAnsi="Wingdings" w:hint="default"/>
      </w:rPr>
    </w:lvl>
  </w:abstractNum>
  <w:abstractNum w:abstractNumId="32" w15:restartNumberingAfterBreak="0">
    <w:nsid w:val="4FC04370"/>
    <w:multiLevelType w:val="multilevel"/>
    <w:tmpl w:val="E3A6003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3" w15:restartNumberingAfterBreak="0">
    <w:nsid w:val="4FEE2D18"/>
    <w:multiLevelType w:val="hybridMultilevel"/>
    <w:tmpl w:val="7250E95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2513E8D"/>
    <w:multiLevelType w:val="hybridMultilevel"/>
    <w:tmpl w:val="C6121E6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54CD74F9"/>
    <w:multiLevelType w:val="multilevel"/>
    <w:tmpl w:val="685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966ED"/>
    <w:multiLevelType w:val="multilevel"/>
    <w:tmpl w:val="A7C817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99F79E3"/>
    <w:multiLevelType w:val="hybridMultilevel"/>
    <w:tmpl w:val="B4FA5E84"/>
    <w:lvl w:ilvl="0" w:tplc="040C000D">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38" w15:restartNumberingAfterBreak="0">
    <w:nsid w:val="5A4146D7"/>
    <w:multiLevelType w:val="hybridMultilevel"/>
    <w:tmpl w:val="C6E4CA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BFEC44"/>
    <w:multiLevelType w:val="hybridMultilevel"/>
    <w:tmpl w:val="E1D2E360"/>
    <w:lvl w:ilvl="0" w:tplc="5862229C">
      <w:start w:val="1"/>
      <w:numFmt w:val="bullet"/>
      <w:lvlText w:val="·"/>
      <w:lvlJc w:val="left"/>
      <w:pPr>
        <w:ind w:left="720" w:hanging="360"/>
      </w:pPr>
      <w:rPr>
        <w:rFonts w:ascii="Symbol" w:hAnsi="Symbol" w:hint="default"/>
      </w:rPr>
    </w:lvl>
    <w:lvl w:ilvl="1" w:tplc="2D42AA94">
      <w:start w:val="1"/>
      <w:numFmt w:val="bullet"/>
      <w:lvlText w:val="o"/>
      <w:lvlJc w:val="left"/>
      <w:pPr>
        <w:ind w:left="1440" w:hanging="360"/>
      </w:pPr>
      <w:rPr>
        <w:rFonts w:ascii="Courier New" w:hAnsi="Courier New" w:hint="default"/>
      </w:rPr>
    </w:lvl>
    <w:lvl w:ilvl="2" w:tplc="78FE199C">
      <w:start w:val="1"/>
      <w:numFmt w:val="bullet"/>
      <w:lvlText w:val=""/>
      <w:lvlJc w:val="left"/>
      <w:pPr>
        <w:ind w:left="2160" w:hanging="360"/>
      </w:pPr>
      <w:rPr>
        <w:rFonts w:ascii="Wingdings" w:hAnsi="Wingdings" w:hint="default"/>
      </w:rPr>
    </w:lvl>
    <w:lvl w:ilvl="3" w:tplc="EA4E320E">
      <w:start w:val="1"/>
      <w:numFmt w:val="bullet"/>
      <w:lvlText w:val=""/>
      <w:lvlJc w:val="left"/>
      <w:pPr>
        <w:ind w:left="2880" w:hanging="360"/>
      </w:pPr>
      <w:rPr>
        <w:rFonts w:ascii="Symbol" w:hAnsi="Symbol" w:hint="default"/>
      </w:rPr>
    </w:lvl>
    <w:lvl w:ilvl="4" w:tplc="C33C4F72">
      <w:start w:val="1"/>
      <w:numFmt w:val="bullet"/>
      <w:lvlText w:val="o"/>
      <w:lvlJc w:val="left"/>
      <w:pPr>
        <w:ind w:left="3600" w:hanging="360"/>
      </w:pPr>
      <w:rPr>
        <w:rFonts w:ascii="Courier New" w:hAnsi="Courier New" w:hint="default"/>
      </w:rPr>
    </w:lvl>
    <w:lvl w:ilvl="5" w:tplc="2B90A9F8">
      <w:start w:val="1"/>
      <w:numFmt w:val="bullet"/>
      <w:lvlText w:val=""/>
      <w:lvlJc w:val="left"/>
      <w:pPr>
        <w:ind w:left="4320" w:hanging="360"/>
      </w:pPr>
      <w:rPr>
        <w:rFonts w:ascii="Wingdings" w:hAnsi="Wingdings" w:hint="default"/>
      </w:rPr>
    </w:lvl>
    <w:lvl w:ilvl="6" w:tplc="2A960A34">
      <w:start w:val="1"/>
      <w:numFmt w:val="bullet"/>
      <w:lvlText w:val=""/>
      <w:lvlJc w:val="left"/>
      <w:pPr>
        <w:ind w:left="5040" w:hanging="360"/>
      </w:pPr>
      <w:rPr>
        <w:rFonts w:ascii="Symbol" w:hAnsi="Symbol" w:hint="default"/>
      </w:rPr>
    </w:lvl>
    <w:lvl w:ilvl="7" w:tplc="ABC65412">
      <w:start w:val="1"/>
      <w:numFmt w:val="bullet"/>
      <w:lvlText w:val="o"/>
      <w:lvlJc w:val="left"/>
      <w:pPr>
        <w:ind w:left="5760" w:hanging="360"/>
      </w:pPr>
      <w:rPr>
        <w:rFonts w:ascii="Courier New" w:hAnsi="Courier New" w:hint="default"/>
      </w:rPr>
    </w:lvl>
    <w:lvl w:ilvl="8" w:tplc="91285978">
      <w:start w:val="1"/>
      <w:numFmt w:val="bullet"/>
      <w:lvlText w:val=""/>
      <w:lvlJc w:val="left"/>
      <w:pPr>
        <w:ind w:left="6480" w:hanging="360"/>
      </w:pPr>
      <w:rPr>
        <w:rFonts w:ascii="Wingdings" w:hAnsi="Wingdings" w:hint="default"/>
      </w:rPr>
    </w:lvl>
  </w:abstractNum>
  <w:abstractNum w:abstractNumId="40" w15:restartNumberingAfterBreak="0">
    <w:nsid w:val="5D415282"/>
    <w:multiLevelType w:val="multilevel"/>
    <w:tmpl w:val="F6C6C05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F8B2A65"/>
    <w:multiLevelType w:val="multilevel"/>
    <w:tmpl w:val="2F0E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C4B19"/>
    <w:multiLevelType w:val="hybridMultilevel"/>
    <w:tmpl w:val="9C1A13F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68B529C8"/>
    <w:multiLevelType w:val="hybridMultilevel"/>
    <w:tmpl w:val="57086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90B27F6"/>
    <w:multiLevelType w:val="hybridMultilevel"/>
    <w:tmpl w:val="19EE0F44"/>
    <w:lvl w:ilvl="0" w:tplc="68FADBC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9D26DC7"/>
    <w:multiLevelType w:val="multilevel"/>
    <w:tmpl w:val="55B0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5A50FE"/>
    <w:multiLevelType w:val="hybridMultilevel"/>
    <w:tmpl w:val="BEE611E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F391F33"/>
    <w:multiLevelType w:val="hybridMultilevel"/>
    <w:tmpl w:val="347CCE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1A4C75"/>
    <w:multiLevelType w:val="hybridMultilevel"/>
    <w:tmpl w:val="E558ED4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9" w15:restartNumberingAfterBreak="0">
    <w:nsid w:val="7D06283E"/>
    <w:multiLevelType w:val="hybridMultilevel"/>
    <w:tmpl w:val="2B64ECEA"/>
    <w:lvl w:ilvl="0" w:tplc="2E98028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82223295">
    <w:abstractNumId w:val="39"/>
  </w:num>
  <w:num w:numId="2" w16cid:durableId="1840851387">
    <w:abstractNumId w:val="31"/>
  </w:num>
  <w:num w:numId="3" w16cid:durableId="261449775">
    <w:abstractNumId w:val="32"/>
  </w:num>
  <w:num w:numId="4" w16cid:durableId="139689077">
    <w:abstractNumId w:val="24"/>
  </w:num>
  <w:num w:numId="5" w16cid:durableId="656958648">
    <w:abstractNumId w:val="21"/>
  </w:num>
  <w:num w:numId="6" w16cid:durableId="558709424">
    <w:abstractNumId w:val="45"/>
  </w:num>
  <w:num w:numId="7" w16cid:durableId="1171480757">
    <w:abstractNumId w:val="20"/>
  </w:num>
  <w:num w:numId="8" w16cid:durableId="1339231392">
    <w:abstractNumId w:val="27"/>
  </w:num>
  <w:num w:numId="9" w16cid:durableId="905576848">
    <w:abstractNumId w:val="1"/>
  </w:num>
  <w:num w:numId="10" w16cid:durableId="1089693042">
    <w:abstractNumId w:val="22"/>
  </w:num>
  <w:num w:numId="11" w16cid:durableId="1526749564">
    <w:abstractNumId w:val="28"/>
  </w:num>
  <w:num w:numId="12" w16cid:durableId="1005090780">
    <w:abstractNumId w:val="26"/>
  </w:num>
  <w:num w:numId="13" w16cid:durableId="1677461323">
    <w:abstractNumId w:val="40"/>
  </w:num>
  <w:num w:numId="14" w16cid:durableId="2107260543">
    <w:abstractNumId w:val="18"/>
  </w:num>
  <w:num w:numId="15" w16cid:durableId="2132086854">
    <w:abstractNumId w:val="29"/>
  </w:num>
  <w:num w:numId="16" w16cid:durableId="739133585">
    <w:abstractNumId w:val="16"/>
  </w:num>
  <w:num w:numId="17" w16cid:durableId="427850872">
    <w:abstractNumId w:val="15"/>
  </w:num>
  <w:num w:numId="18" w16cid:durableId="85662964">
    <w:abstractNumId w:val="0"/>
  </w:num>
  <w:num w:numId="19" w16cid:durableId="1195383806">
    <w:abstractNumId w:val="43"/>
  </w:num>
  <w:num w:numId="20" w16cid:durableId="370805480">
    <w:abstractNumId w:val="10"/>
  </w:num>
  <w:num w:numId="21" w16cid:durableId="2067140700">
    <w:abstractNumId w:val="30"/>
  </w:num>
  <w:num w:numId="22" w16cid:durableId="194779105">
    <w:abstractNumId w:val="41"/>
  </w:num>
  <w:num w:numId="23" w16cid:durableId="432747062">
    <w:abstractNumId w:val="38"/>
  </w:num>
  <w:num w:numId="24" w16cid:durableId="988247342">
    <w:abstractNumId w:val="35"/>
  </w:num>
  <w:num w:numId="25" w16cid:durableId="1292442300">
    <w:abstractNumId w:val="9"/>
  </w:num>
  <w:num w:numId="26" w16cid:durableId="2031179028">
    <w:abstractNumId w:val="14"/>
  </w:num>
  <w:num w:numId="27" w16cid:durableId="1797604711">
    <w:abstractNumId w:val="3"/>
  </w:num>
  <w:num w:numId="28" w16cid:durableId="468867666">
    <w:abstractNumId w:val="17"/>
  </w:num>
  <w:num w:numId="29" w16cid:durableId="2052724734">
    <w:abstractNumId w:val="8"/>
  </w:num>
  <w:num w:numId="30" w16cid:durableId="809904944">
    <w:abstractNumId w:val="5"/>
  </w:num>
  <w:num w:numId="31" w16cid:durableId="1861354064">
    <w:abstractNumId w:val="2"/>
  </w:num>
  <w:num w:numId="32" w16cid:durableId="1184054399">
    <w:abstractNumId w:val="19"/>
  </w:num>
  <w:num w:numId="33" w16cid:durableId="924994056">
    <w:abstractNumId w:val="11"/>
  </w:num>
  <w:num w:numId="34" w16cid:durableId="1743602290">
    <w:abstractNumId w:val="12"/>
  </w:num>
  <w:num w:numId="35" w16cid:durableId="1267075743">
    <w:abstractNumId w:val="44"/>
  </w:num>
  <w:num w:numId="36" w16cid:durableId="2096005080">
    <w:abstractNumId w:val="4"/>
  </w:num>
  <w:num w:numId="37" w16cid:durableId="1685397254">
    <w:abstractNumId w:val="49"/>
  </w:num>
  <w:num w:numId="38" w16cid:durableId="1180044986">
    <w:abstractNumId w:val="42"/>
  </w:num>
  <w:num w:numId="39" w16cid:durableId="1905336352">
    <w:abstractNumId w:val="7"/>
  </w:num>
  <w:num w:numId="40" w16cid:durableId="705177864">
    <w:abstractNumId w:val="37"/>
  </w:num>
  <w:num w:numId="41" w16cid:durableId="1720975838">
    <w:abstractNumId w:val="34"/>
  </w:num>
  <w:num w:numId="42" w16cid:durableId="1024211972">
    <w:abstractNumId w:val="25"/>
  </w:num>
  <w:num w:numId="43" w16cid:durableId="876548491">
    <w:abstractNumId w:val="48"/>
  </w:num>
  <w:num w:numId="44" w16cid:durableId="1627618742">
    <w:abstractNumId w:val="33"/>
  </w:num>
  <w:num w:numId="45" w16cid:durableId="115225421">
    <w:abstractNumId w:val="46"/>
  </w:num>
  <w:num w:numId="46" w16cid:durableId="1657370012">
    <w:abstractNumId w:val="13"/>
  </w:num>
  <w:num w:numId="47" w16cid:durableId="901479218">
    <w:abstractNumId w:val="36"/>
  </w:num>
  <w:num w:numId="48" w16cid:durableId="521633657">
    <w:abstractNumId w:val="23"/>
  </w:num>
  <w:num w:numId="49" w16cid:durableId="2011516365">
    <w:abstractNumId w:val="47"/>
  </w:num>
  <w:num w:numId="50" w16cid:durableId="73986593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bert Bope Mishapiem">
    <w15:presenceInfo w15:providerId="AD" w15:userId="S::abope@fhi360.org::06d45ab6-9045-4fa6-8b3b-934165be60f3"/>
  </w15:person>
  <w15:person w15:author="Emmanuel Kasigwa">
    <w15:presenceInfo w15:providerId="AD" w15:userId="S::EBashaga@fhi360.org::fe885832-7f08-483e-a92b-8023c1ae0add"/>
  </w15:person>
  <w15:person w15:author="Joseph Fataki Mobolua">
    <w15:presenceInfo w15:providerId="AD" w15:userId="S::jfataki@fhi360.org::3dd73d0c-fba8-44a0-abda-f490239d19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1B2"/>
    <w:rsid w:val="00000BA1"/>
    <w:rsid w:val="00002729"/>
    <w:rsid w:val="00002FCB"/>
    <w:rsid w:val="000051B6"/>
    <w:rsid w:val="00007CB7"/>
    <w:rsid w:val="00012BFE"/>
    <w:rsid w:val="00021A0A"/>
    <w:rsid w:val="00024142"/>
    <w:rsid w:val="00030B0A"/>
    <w:rsid w:val="00033EBB"/>
    <w:rsid w:val="000413F7"/>
    <w:rsid w:val="00047AD1"/>
    <w:rsid w:val="000512F7"/>
    <w:rsid w:val="00052515"/>
    <w:rsid w:val="00065778"/>
    <w:rsid w:val="00071A11"/>
    <w:rsid w:val="00074DC0"/>
    <w:rsid w:val="000771EB"/>
    <w:rsid w:val="00077ADD"/>
    <w:rsid w:val="00080B81"/>
    <w:rsid w:val="00081DE7"/>
    <w:rsid w:val="00082506"/>
    <w:rsid w:val="000933B0"/>
    <w:rsid w:val="000943A6"/>
    <w:rsid w:val="00096D93"/>
    <w:rsid w:val="000A5BD9"/>
    <w:rsid w:val="000B0035"/>
    <w:rsid w:val="000B08C9"/>
    <w:rsid w:val="000B13B9"/>
    <w:rsid w:val="000B20E6"/>
    <w:rsid w:val="000B3B61"/>
    <w:rsid w:val="000B78AB"/>
    <w:rsid w:val="000C3093"/>
    <w:rsid w:val="000C66E2"/>
    <w:rsid w:val="000D081A"/>
    <w:rsid w:val="000DCD74"/>
    <w:rsid w:val="000E4FA6"/>
    <w:rsid w:val="000F3406"/>
    <w:rsid w:val="000F35ED"/>
    <w:rsid w:val="000F53D2"/>
    <w:rsid w:val="000F7B68"/>
    <w:rsid w:val="00121EC9"/>
    <w:rsid w:val="00132556"/>
    <w:rsid w:val="001335BC"/>
    <w:rsid w:val="00136B32"/>
    <w:rsid w:val="00140065"/>
    <w:rsid w:val="001415A5"/>
    <w:rsid w:val="00145D65"/>
    <w:rsid w:val="00147B7D"/>
    <w:rsid w:val="00162BC8"/>
    <w:rsid w:val="0016659B"/>
    <w:rsid w:val="001678CA"/>
    <w:rsid w:val="001738BD"/>
    <w:rsid w:val="00180C84"/>
    <w:rsid w:val="00183677"/>
    <w:rsid w:val="001900B6"/>
    <w:rsid w:val="00190564"/>
    <w:rsid w:val="001A3503"/>
    <w:rsid w:val="001A6D2B"/>
    <w:rsid w:val="001A6D3C"/>
    <w:rsid w:val="001B112F"/>
    <w:rsid w:val="001B21A9"/>
    <w:rsid w:val="001B74CC"/>
    <w:rsid w:val="001C1E66"/>
    <w:rsid w:val="001C3253"/>
    <w:rsid w:val="001C3754"/>
    <w:rsid w:val="001C4567"/>
    <w:rsid w:val="001C5ED5"/>
    <w:rsid w:val="001C697C"/>
    <w:rsid w:val="001D34B7"/>
    <w:rsid w:val="001D3A28"/>
    <w:rsid w:val="001D4D98"/>
    <w:rsid w:val="001D7BD1"/>
    <w:rsid w:val="001E1DE0"/>
    <w:rsid w:val="001E1F8A"/>
    <w:rsid w:val="001F4F7A"/>
    <w:rsid w:val="00200544"/>
    <w:rsid w:val="00202FF8"/>
    <w:rsid w:val="002069B6"/>
    <w:rsid w:val="00211C9F"/>
    <w:rsid w:val="00211D09"/>
    <w:rsid w:val="002133E2"/>
    <w:rsid w:val="00220ECE"/>
    <w:rsid w:val="0022135C"/>
    <w:rsid w:val="00225DEB"/>
    <w:rsid w:val="002308E5"/>
    <w:rsid w:val="0023307D"/>
    <w:rsid w:val="0024239E"/>
    <w:rsid w:val="00244A10"/>
    <w:rsid w:val="002470E9"/>
    <w:rsid w:val="00251412"/>
    <w:rsid w:val="0025489C"/>
    <w:rsid w:val="00254EDE"/>
    <w:rsid w:val="0026204D"/>
    <w:rsid w:val="0026506F"/>
    <w:rsid w:val="00270258"/>
    <w:rsid w:val="00271C14"/>
    <w:rsid w:val="00282F9E"/>
    <w:rsid w:val="002846C0"/>
    <w:rsid w:val="002852A2"/>
    <w:rsid w:val="00286E7B"/>
    <w:rsid w:val="002925F4"/>
    <w:rsid w:val="00295952"/>
    <w:rsid w:val="002A1B13"/>
    <w:rsid w:val="002A2699"/>
    <w:rsid w:val="002B0120"/>
    <w:rsid w:val="002B3701"/>
    <w:rsid w:val="002B7DE2"/>
    <w:rsid w:val="002C4144"/>
    <w:rsid w:val="002C4D8F"/>
    <w:rsid w:val="002D1BA6"/>
    <w:rsid w:val="002E0A7C"/>
    <w:rsid w:val="002E3C5F"/>
    <w:rsid w:val="002F05CB"/>
    <w:rsid w:val="002F4920"/>
    <w:rsid w:val="003018B0"/>
    <w:rsid w:val="003021EE"/>
    <w:rsid w:val="00304797"/>
    <w:rsid w:val="00304B6A"/>
    <w:rsid w:val="00305DB8"/>
    <w:rsid w:val="00314ED9"/>
    <w:rsid w:val="00315620"/>
    <w:rsid w:val="00316556"/>
    <w:rsid w:val="003201AE"/>
    <w:rsid w:val="003228E2"/>
    <w:rsid w:val="00335520"/>
    <w:rsid w:val="00336528"/>
    <w:rsid w:val="0034069B"/>
    <w:rsid w:val="003414C4"/>
    <w:rsid w:val="003419A0"/>
    <w:rsid w:val="00343EC7"/>
    <w:rsid w:val="00350AEA"/>
    <w:rsid w:val="003526A6"/>
    <w:rsid w:val="00361019"/>
    <w:rsid w:val="00371B8F"/>
    <w:rsid w:val="003801C6"/>
    <w:rsid w:val="00380629"/>
    <w:rsid w:val="00382214"/>
    <w:rsid w:val="003859E4"/>
    <w:rsid w:val="003A332B"/>
    <w:rsid w:val="003A5105"/>
    <w:rsid w:val="003A56B3"/>
    <w:rsid w:val="003B1550"/>
    <w:rsid w:val="003C14E7"/>
    <w:rsid w:val="003C70E1"/>
    <w:rsid w:val="003D249D"/>
    <w:rsid w:val="003D6B9B"/>
    <w:rsid w:val="003E151A"/>
    <w:rsid w:val="003E26A0"/>
    <w:rsid w:val="003E4592"/>
    <w:rsid w:val="003E4927"/>
    <w:rsid w:val="003F0092"/>
    <w:rsid w:val="003F1840"/>
    <w:rsid w:val="003F1B8E"/>
    <w:rsid w:val="003F3402"/>
    <w:rsid w:val="003F3E64"/>
    <w:rsid w:val="003F61C9"/>
    <w:rsid w:val="00405B86"/>
    <w:rsid w:val="004126FF"/>
    <w:rsid w:val="00413EB6"/>
    <w:rsid w:val="00414C0E"/>
    <w:rsid w:val="004157C2"/>
    <w:rsid w:val="004221A2"/>
    <w:rsid w:val="00422BD0"/>
    <w:rsid w:val="00422F1D"/>
    <w:rsid w:val="0043584C"/>
    <w:rsid w:val="004415CD"/>
    <w:rsid w:val="00444EC7"/>
    <w:rsid w:val="00445011"/>
    <w:rsid w:val="00445BC0"/>
    <w:rsid w:val="00455DB1"/>
    <w:rsid w:val="00465004"/>
    <w:rsid w:val="00466086"/>
    <w:rsid w:val="0047154F"/>
    <w:rsid w:val="0047398A"/>
    <w:rsid w:val="00474985"/>
    <w:rsid w:val="00476FA2"/>
    <w:rsid w:val="00496C08"/>
    <w:rsid w:val="004A12BA"/>
    <w:rsid w:val="004A1AE9"/>
    <w:rsid w:val="004C39FD"/>
    <w:rsid w:val="004E05C1"/>
    <w:rsid w:val="004E1391"/>
    <w:rsid w:val="004E2848"/>
    <w:rsid w:val="004E340B"/>
    <w:rsid w:val="004E3F4E"/>
    <w:rsid w:val="004E40B8"/>
    <w:rsid w:val="004F3442"/>
    <w:rsid w:val="005014B2"/>
    <w:rsid w:val="00502C90"/>
    <w:rsid w:val="00503D01"/>
    <w:rsid w:val="005113C2"/>
    <w:rsid w:val="005114B2"/>
    <w:rsid w:val="00514532"/>
    <w:rsid w:val="005165A4"/>
    <w:rsid w:val="00521400"/>
    <w:rsid w:val="00535869"/>
    <w:rsid w:val="00537E64"/>
    <w:rsid w:val="005433E4"/>
    <w:rsid w:val="00544006"/>
    <w:rsid w:val="005505A1"/>
    <w:rsid w:val="0055064B"/>
    <w:rsid w:val="00551996"/>
    <w:rsid w:val="00552E60"/>
    <w:rsid w:val="00553A17"/>
    <w:rsid w:val="00561AEB"/>
    <w:rsid w:val="00561E70"/>
    <w:rsid w:val="00567FBF"/>
    <w:rsid w:val="00571408"/>
    <w:rsid w:val="00580729"/>
    <w:rsid w:val="005814E7"/>
    <w:rsid w:val="00582A72"/>
    <w:rsid w:val="005875B5"/>
    <w:rsid w:val="00591165"/>
    <w:rsid w:val="00592452"/>
    <w:rsid w:val="005957A2"/>
    <w:rsid w:val="00596FB0"/>
    <w:rsid w:val="0059F38E"/>
    <w:rsid w:val="005A0581"/>
    <w:rsid w:val="005A2B20"/>
    <w:rsid w:val="005A46AA"/>
    <w:rsid w:val="005A4D27"/>
    <w:rsid w:val="005B0FA7"/>
    <w:rsid w:val="005B19A5"/>
    <w:rsid w:val="005B27C5"/>
    <w:rsid w:val="005B6F04"/>
    <w:rsid w:val="005C1719"/>
    <w:rsid w:val="005C28CF"/>
    <w:rsid w:val="005C5F0B"/>
    <w:rsid w:val="005C6928"/>
    <w:rsid w:val="005D0F26"/>
    <w:rsid w:val="005D3774"/>
    <w:rsid w:val="005D4B81"/>
    <w:rsid w:val="005F2536"/>
    <w:rsid w:val="005F2983"/>
    <w:rsid w:val="005F3C0F"/>
    <w:rsid w:val="00600FF4"/>
    <w:rsid w:val="00602D56"/>
    <w:rsid w:val="006044C4"/>
    <w:rsid w:val="0060533B"/>
    <w:rsid w:val="006114CA"/>
    <w:rsid w:val="00614922"/>
    <w:rsid w:val="00614C79"/>
    <w:rsid w:val="0061647D"/>
    <w:rsid w:val="006226D1"/>
    <w:rsid w:val="00623F31"/>
    <w:rsid w:val="006258AC"/>
    <w:rsid w:val="006273C7"/>
    <w:rsid w:val="00632F5B"/>
    <w:rsid w:val="00635A21"/>
    <w:rsid w:val="00643C4C"/>
    <w:rsid w:val="006448E8"/>
    <w:rsid w:val="00646ACA"/>
    <w:rsid w:val="00651CA6"/>
    <w:rsid w:val="006531BB"/>
    <w:rsid w:val="00654A32"/>
    <w:rsid w:val="0066072E"/>
    <w:rsid w:val="0066277D"/>
    <w:rsid w:val="006671B0"/>
    <w:rsid w:val="00671C9A"/>
    <w:rsid w:val="00675123"/>
    <w:rsid w:val="00675EF6"/>
    <w:rsid w:val="006911CD"/>
    <w:rsid w:val="00691667"/>
    <w:rsid w:val="00693B27"/>
    <w:rsid w:val="00696653"/>
    <w:rsid w:val="00697BF9"/>
    <w:rsid w:val="006B2C9D"/>
    <w:rsid w:val="006C4657"/>
    <w:rsid w:val="006C754D"/>
    <w:rsid w:val="006D3EC1"/>
    <w:rsid w:val="006D57CC"/>
    <w:rsid w:val="006D5DCD"/>
    <w:rsid w:val="006D61E7"/>
    <w:rsid w:val="006E4FB2"/>
    <w:rsid w:val="006E6315"/>
    <w:rsid w:val="006F3003"/>
    <w:rsid w:val="006F448B"/>
    <w:rsid w:val="006F5A1A"/>
    <w:rsid w:val="006F78DE"/>
    <w:rsid w:val="00701F4B"/>
    <w:rsid w:val="00706B73"/>
    <w:rsid w:val="007104A4"/>
    <w:rsid w:val="00711AD7"/>
    <w:rsid w:val="00716D38"/>
    <w:rsid w:val="007174E6"/>
    <w:rsid w:val="007178BC"/>
    <w:rsid w:val="0072184D"/>
    <w:rsid w:val="007257F9"/>
    <w:rsid w:val="007324FB"/>
    <w:rsid w:val="00732779"/>
    <w:rsid w:val="0073311A"/>
    <w:rsid w:val="00733288"/>
    <w:rsid w:val="00737E5F"/>
    <w:rsid w:val="00742447"/>
    <w:rsid w:val="00750232"/>
    <w:rsid w:val="00755226"/>
    <w:rsid w:val="00755BD4"/>
    <w:rsid w:val="00756B10"/>
    <w:rsid w:val="007630DB"/>
    <w:rsid w:val="007639C3"/>
    <w:rsid w:val="00774194"/>
    <w:rsid w:val="007751EA"/>
    <w:rsid w:val="007807BA"/>
    <w:rsid w:val="00780CA2"/>
    <w:rsid w:val="00782682"/>
    <w:rsid w:val="007840F6"/>
    <w:rsid w:val="007841F1"/>
    <w:rsid w:val="00784592"/>
    <w:rsid w:val="00796E6D"/>
    <w:rsid w:val="0079709C"/>
    <w:rsid w:val="007A44BA"/>
    <w:rsid w:val="007A7173"/>
    <w:rsid w:val="007B342B"/>
    <w:rsid w:val="007B43EA"/>
    <w:rsid w:val="007C632C"/>
    <w:rsid w:val="007D00DB"/>
    <w:rsid w:val="007D436A"/>
    <w:rsid w:val="007D61E4"/>
    <w:rsid w:val="007E45B0"/>
    <w:rsid w:val="0080070D"/>
    <w:rsid w:val="008033A6"/>
    <w:rsid w:val="0080569F"/>
    <w:rsid w:val="008057A7"/>
    <w:rsid w:val="00810A9E"/>
    <w:rsid w:val="0081403B"/>
    <w:rsid w:val="008148D8"/>
    <w:rsid w:val="00816994"/>
    <w:rsid w:val="00823279"/>
    <w:rsid w:val="00824061"/>
    <w:rsid w:val="00827BC6"/>
    <w:rsid w:val="0083051C"/>
    <w:rsid w:val="0084428A"/>
    <w:rsid w:val="00844ADF"/>
    <w:rsid w:val="00847998"/>
    <w:rsid w:val="00847D32"/>
    <w:rsid w:val="00850CC6"/>
    <w:rsid w:val="00851E54"/>
    <w:rsid w:val="00856AE0"/>
    <w:rsid w:val="00861BA6"/>
    <w:rsid w:val="00866808"/>
    <w:rsid w:val="00867313"/>
    <w:rsid w:val="0086F557"/>
    <w:rsid w:val="008708BB"/>
    <w:rsid w:val="00880F36"/>
    <w:rsid w:val="008817C6"/>
    <w:rsid w:val="00886C2C"/>
    <w:rsid w:val="00886F45"/>
    <w:rsid w:val="008970DA"/>
    <w:rsid w:val="00897654"/>
    <w:rsid w:val="008A16D6"/>
    <w:rsid w:val="008B0A65"/>
    <w:rsid w:val="008B1416"/>
    <w:rsid w:val="008B1901"/>
    <w:rsid w:val="008B1E00"/>
    <w:rsid w:val="008B21B3"/>
    <w:rsid w:val="008B7FD4"/>
    <w:rsid w:val="008C2E2D"/>
    <w:rsid w:val="008C6230"/>
    <w:rsid w:val="008D003A"/>
    <w:rsid w:val="008D0F59"/>
    <w:rsid w:val="008D2A42"/>
    <w:rsid w:val="008D32D3"/>
    <w:rsid w:val="008D726E"/>
    <w:rsid w:val="008E7D78"/>
    <w:rsid w:val="008F4599"/>
    <w:rsid w:val="008F72AB"/>
    <w:rsid w:val="009058AA"/>
    <w:rsid w:val="009126F3"/>
    <w:rsid w:val="009132C8"/>
    <w:rsid w:val="00914490"/>
    <w:rsid w:val="009150B7"/>
    <w:rsid w:val="0091676D"/>
    <w:rsid w:val="00921907"/>
    <w:rsid w:val="00926859"/>
    <w:rsid w:val="00927BDD"/>
    <w:rsid w:val="009308D9"/>
    <w:rsid w:val="00931149"/>
    <w:rsid w:val="0094097A"/>
    <w:rsid w:val="00950BE8"/>
    <w:rsid w:val="00951C05"/>
    <w:rsid w:val="009568E3"/>
    <w:rsid w:val="00963F3D"/>
    <w:rsid w:val="009731CA"/>
    <w:rsid w:val="00976D2A"/>
    <w:rsid w:val="00980A66"/>
    <w:rsid w:val="009933F3"/>
    <w:rsid w:val="00994FA2"/>
    <w:rsid w:val="009B33B3"/>
    <w:rsid w:val="009B3452"/>
    <w:rsid w:val="009B792A"/>
    <w:rsid w:val="009C0E0D"/>
    <w:rsid w:val="009C1327"/>
    <w:rsid w:val="009C21E9"/>
    <w:rsid w:val="009C287A"/>
    <w:rsid w:val="009C5996"/>
    <w:rsid w:val="009D237F"/>
    <w:rsid w:val="009D40D1"/>
    <w:rsid w:val="009E2B5C"/>
    <w:rsid w:val="009E66BB"/>
    <w:rsid w:val="009F1F0D"/>
    <w:rsid w:val="009F2035"/>
    <w:rsid w:val="009F2DFF"/>
    <w:rsid w:val="009F4D2D"/>
    <w:rsid w:val="009F555B"/>
    <w:rsid w:val="00A053AF"/>
    <w:rsid w:val="00A0D638"/>
    <w:rsid w:val="00A21EB3"/>
    <w:rsid w:val="00A275C0"/>
    <w:rsid w:val="00A31A46"/>
    <w:rsid w:val="00A366F1"/>
    <w:rsid w:val="00A3685B"/>
    <w:rsid w:val="00A40D1C"/>
    <w:rsid w:val="00A42951"/>
    <w:rsid w:val="00A43F49"/>
    <w:rsid w:val="00A45BFF"/>
    <w:rsid w:val="00A5186B"/>
    <w:rsid w:val="00A5399F"/>
    <w:rsid w:val="00A541D4"/>
    <w:rsid w:val="00A54856"/>
    <w:rsid w:val="00A578D9"/>
    <w:rsid w:val="00A629C8"/>
    <w:rsid w:val="00A63966"/>
    <w:rsid w:val="00A81A64"/>
    <w:rsid w:val="00A915F6"/>
    <w:rsid w:val="00A93B8B"/>
    <w:rsid w:val="00A948A9"/>
    <w:rsid w:val="00A95059"/>
    <w:rsid w:val="00AA29A4"/>
    <w:rsid w:val="00AA4F21"/>
    <w:rsid w:val="00AA5189"/>
    <w:rsid w:val="00AA5B25"/>
    <w:rsid w:val="00AB1EC6"/>
    <w:rsid w:val="00AB7452"/>
    <w:rsid w:val="00AC1FC8"/>
    <w:rsid w:val="00AC493E"/>
    <w:rsid w:val="00AD0B69"/>
    <w:rsid w:val="00AD28E8"/>
    <w:rsid w:val="00AD43B8"/>
    <w:rsid w:val="00AE2D09"/>
    <w:rsid w:val="00AE5244"/>
    <w:rsid w:val="00B23D90"/>
    <w:rsid w:val="00B2587B"/>
    <w:rsid w:val="00B263C7"/>
    <w:rsid w:val="00B328E5"/>
    <w:rsid w:val="00B32E25"/>
    <w:rsid w:val="00B333CA"/>
    <w:rsid w:val="00B4017B"/>
    <w:rsid w:val="00B40911"/>
    <w:rsid w:val="00B42721"/>
    <w:rsid w:val="00B45584"/>
    <w:rsid w:val="00B50351"/>
    <w:rsid w:val="00B56D5C"/>
    <w:rsid w:val="00B65FA9"/>
    <w:rsid w:val="00B6767B"/>
    <w:rsid w:val="00B71889"/>
    <w:rsid w:val="00B7581D"/>
    <w:rsid w:val="00B81AB5"/>
    <w:rsid w:val="00B859E8"/>
    <w:rsid w:val="00B91077"/>
    <w:rsid w:val="00BA150F"/>
    <w:rsid w:val="00BA33E9"/>
    <w:rsid w:val="00BB5BC6"/>
    <w:rsid w:val="00BB63D4"/>
    <w:rsid w:val="00BB697B"/>
    <w:rsid w:val="00BB7057"/>
    <w:rsid w:val="00BC46A1"/>
    <w:rsid w:val="00BC7F6F"/>
    <w:rsid w:val="00BD05CA"/>
    <w:rsid w:val="00BD4A54"/>
    <w:rsid w:val="00BD7508"/>
    <w:rsid w:val="00BE495F"/>
    <w:rsid w:val="00BF47E1"/>
    <w:rsid w:val="00BF4C58"/>
    <w:rsid w:val="00C01061"/>
    <w:rsid w:val="00C045A7"/>
    <w:rsid w:val="00C077DC"/>
    <w:rsid w:val="00C23F7B"/>
    <w:rsid w:val="00C26E14"/>
    <w:rsid w:val="00C300FD"/>
    <w:rsid w:val="00C328CA"/>
    <w:rsid w:val="00C470AC"/>
    <w:rsid w:val="00C54966"/>
    <w:rsid w:val="00C551C0"/>
    <w:rsid w:val="00C7696A"/>
    <w:rsid w:val="00C807B8"/>
    <w:rsid w:val="00C81537"/>
    <w:rsid w:val="00C829CB"/>
    <w:rsid w:val="00C85402"/>
    <w:rsid w:val="00C928B2"/>
    <w:rsid w:val="00C93154"/>
    <w:rsid w:val="00CA096B"/>
    <w:rsid w:val="00CA177E"/>
    <w:rsid w:val="00CA50B0"/>
    <w:rsid w:val="00CA6E2E"/>
    <w:rsid w:val="00CB046D"/>
    <w:rsid w:val="00CB3271"/>
    <w:rsid w:val="00CB392B"/>
    <w:rsid w:val="00CB47F5"/>
    <w:rsid w:val="00CB516F"/>
    <w:rsid w:val="00CC21B2"/>
    <w:rsid w:val="00CC300E"/>
    <w:rsid w:val="00CD0B0B"/>
    <w:rsid w:val="00CD10E6"/>
    <w:rsid w:val="00CD1E3C"/>
    <w:rsid w:val="00CD5744"/>
    <w:rsid w:val="00CE0825"/>
    <w:rsid w:val="00CF13AB"/>
    <w:rsid w:val="00CF45DC"/>
    <w:rsid w:val="00D0098C"/>
    <w:rsid w:val="00D0299D"/>
    <w:rsid w:val="00D04260"/>
    <w:rsid w:val="00D10A4F"/>
    <w:rsid w:val="00D12B54"/>
    <w:rsid w:val="00D239FE"/>
    <w:rsid w:val="00D26743"/>
    <w:rsid w:val="00D3144A"/>
    <w:rsid w:val="00D3426D"/>
    <w:rsid w:val="00D354FE"/>
    <w:rsid w:val="00D36CB5"/>
    <w:rsid w:val="00D41002"/>
    <w:rsid w:val="00D50CCA"/>
    <w:rsid w:val="00D5207B"/>
    <w:rsid w:val="00D535F2"/>
    <w:rsid w:val="00D56C64"/>
    <w:rsid w:val="00D60BCE"/>
    <w:rsid w:val="00D61D74"/>
    <w:rsid w:val="00D63755"/>
    <w:rsid w:val="00D6479C"/>
    <w:rsid w:val="00D70D35"/>
    <w:rsid w:val="00D729C5"/>
    <w:rsid w:val="00D76BD8"/>
    <w:rsid w:val="00D81D6A"/>
    <w:rsid w:val="00D96C46"/>
    <w:rsid w:val="00DA2DDA"/>
    <w:rsid w:val="00DA5FEA"/>
    <w:rsid w:val="00DB2D12"/>
    <w:rsid w:val="00DB6FFE"/>
    <w:rsid w:val="00DC3CFA"/>
    <w:rsid w:val="00DD0DC6"/>
    <w:rsid w:val="00DE0D6C"/>
    <w:rsid w:val="00DE643A"/>
    <w:rsid w:val="00DE740D"/>
    <w:rsid w:val="00DF1F2E"/>
    <w:rsid w:val="00DF7761"/>
    <w:rsid w:val="00E01D40"/>
    <w:rsid w:val="00E032A0"/>
    <w:rsid w:val="00E0570D"/>
    <w:rsid w:val="00E06852"/>
    <w:rsid w:val="00E10755"/>
    <w:rsid w:val="00E11234"/>
    <w:rsid w:val="00E12732"/>
    <w:rsid w:val="00E1365B"/>
    <w:rsid w:val="00E22E9F"/>
    <w:rsid w:val="00E231CD"/>
    <w:rsid w:val="00E33AF9"/>
    <w:rsid w:val="00E35AC3"/>
    <w:rsid w:val="00E35B7C"/>
    <w:rsid w:val="00E35CA1"/>
    <w:rsid w:val="00E4398D"/>
    <w:rsid w:val="00E44C3F"/>
    <w:rsid w:val="00E45C7B"/>
    <w:rsid w:val="00E52C02"/>
    <w:rsid w:val="00E545FB"/>
    <w:rsid w:val="00E55E1A"/>
    <w:rsid w:val="00E70622"/>
    <w:rsid w:val="00E71509"/>
    <w:rsid w:val="00E71696"/>
    <w:rsid w:val="00E7185C"/>
    <w:rsid w:val="00E71FAB"/>
    <w:rsid w:val="00E7268A"/>
    <w:rsid w:val="00E7388A"/>
    <w:rsid w:val="00E744F4"/>
    <w:rsid w:val="00E778D3"/>
    <w:rsid w:val="00E93956"/>
    <w:rsid w:val="00E9502B"/>
    <w:rsid w:val="00EA60B1"/>
    <w:rsid w:val="00EA7805"/>
    <w:rsid w:val="00EC3A4C"/>
    <w:rsid w:val="00EE3CD8"/>
    <w:rsid w:val="00EF30E5"/>
    <w:rsid w:val="00F02CCB"/>
    <w:rsid w:val="00F154CF"/>
    <w:rsid w:val="00F167F7"/>
    <w:rsid w:val="00F2031E"/>
    <w:rsid w:val="00F27D5F"/>
    <w:rsid w:val="00F40E85"/>
    <w:rsid w:val="00F4204F"/>
    <w:rsid w:val="00F50996"/>
    <w:rsid w:val="00F50B41"/>
    <w:rsid w:val="00F5377B"/>
    <w:rsid w:val="00F579BC"/>
    <w:rsid w:val="00F70211"/>
    <w:rsid w:val="00F723D0"/>
    <w:rsid w:val="00F73415"/>
    <w:rsid w:val="00F75367"/>
    <w:rsid w:val="00F75EA5"/>
    <w:rsid w:val="00F85C24"/>
    <w:rsid w:val="00F8740B"/>
    <w:rsid w:val="00F912BF"/>
    <w:rsid w:val="00F91869"/>
    <w:rsid w:val="00FA2559"/>
    <w:rsid w:val="00FA6B2A"/>
    <w:rsid w:val="00FA7A29"/>
    <w:rsid w:val="00FB07C2"/>
    <w:rsid w:val="00FB321A"/>
    <w:rsid w:val="00FB3E97"/>
    <w:rsid w:val="00FC3007"/>
    <w:rsid w:val="00FC3C73"/>
    <w:rsid w:val="00FD12CB"/>
    <w:rsid w:val="00FD19AB"/>
    <w:rsid w:val="00FD76AE"/>
    <w:rsid w:val="00FE155F"/>
    <w:rsid w:val="00FE3B5E"/>
    <w:rsid w:val="00FE747D"/>
    <w:rsid w:val="00FF742D"/>
    <w:rsid w:val="021BFC8E"/>
    <w:rsid w:val="023509FB"/>
    <w:rsid w:val="02521D86"/>
    <w:rsid w:val="0293B6B5"/>
    <w:rsid w:val="0355A4BF"/>
    <w:rsid w:val="037B96D7"/>
    <w:rsid w:val="0383771B"/>
    <w:rsid w:val="038B5EA6"/>
    <w:rsid w:val="03A0AB00"/>
    <w:rsid w:val="03D2BDC1"/>
    <w:rsid w:val="04133AA4"/>
    <w:rsid w:val="056121E8"/>
    <w:rsid w:val="0565FC5D"/>
    <w:rsid w:val="05C9F1EE"/>
    <w:rsid w:val="05CFBD98"/>
    <w:rsid w:val="071AD590"/>
    <w:rsid w:val="072374BB"/>
    <w:rsid w:val="07555C67"/>
    <w:rsid w:val="09048B4E"/>
    <w:rsid w:val="09818394"/>
    <w:rsid w:val="09C0183E"/>
    <w:rsid w:val="09C2897C"/>
    <w:rsid w:val="09DABF03"/>
    <w:rsid w:val="0B9D64A6"/>
    <w:rsid w:val="0BACA21A"/>
    <w:rsid w:val="0C2E56EC"/>
    <w:rsid w:val="0CAFEA19"/>
    <w:rsid w:val="0CB866E2"/>
    <w:rsid w:val="0D3E91EA"/>
    <w:rsid w:val="0DB4A141"/>
    <w:rsid w:val="0EB0F78D"/>
    <w:rsid w:val="0EC2C2EB"/>
    <w:rsid w:val="0F7D0C59"/>
    <w:rsid w:val="0F94349D"/>
    <w:rsid w:val="0FAC496D"/>
    <w:rsid w:val="0FB5738A"/>
    <w:rsid w:val="0FBF41DF"/>
    <w:rsid w:val="0FFB3D9C"/>
    <w:rsid w:val="1023BD7C"/>
    <w:rsid w:val="1029D7B9"/>
    <w:rsid w:val="10554F25"/>
    <w:rsid w:val="1063637B"/>
    <w:rsid w:val="113EC625"/>
    <w:rsid w:val="11F909BC"/>
    <w:rsid w:val="126E9C50"/>
    <w:rsid w:val="129ED329"/>
    <w:rsid w:val="13B86193"/>
    <w:rsid w:val="1523BFCD"/>
    <w:rsid w:val="176EAA86"/>
    <w:rsid w:val="1790986E"/>
    <w:rsid w:val="189F69CD"/>
    <w:rsid w:val="196E60CE"/>
    <w:rsid w:val="1A2E5068"/>
    <w:rsid w:val="1A2F6093"/>
    <w:rsid w:val="1AC67CA5"/>
    <w:rsid w:val="1B00411F"/>
    <w:rsid w:val="1B49315D"/>
    <w:rsid w:val="1B606D62"/>
    <w:rsid w:val="1B739120"/>
    <w:rsid w:val="1BBA635A"/>
    <w:rsid w:val="1BDB4EFB"/>
    <w:rsid w:val="1C1A4537"/>
    <w:rsid w:val="1C35BABF"/>
    <w:rsid w:val="1C980031"/>
    <w:rsid w:val="1CA076D9"/>
    <w:rsid w:val="1CCCA8B9"/>
    <w:rsid w:val="1D5B1065"/>
    <w:rsid w:val="1DDFA9D4"/>
    <w:rsid w:val="1E998DBD"/>
    <w:rsid w:val="1E9B734B"/>
    <w:rsid w:val="1EE38E3F"/>
    <w:rsid w:val="1EF5018C"/>
    <w:rsid w:val="1F738D20"/>
    <w:rsid w:val="1F863D05"/>
    <w:rsid w:val="1FBB5C79"/>
    <w:rsid w:val="1FD60ECB"/>
    <w:rsid w:val="201EFCBF"/>
    <w:rsid w:val="2028DC7C"/>
    <w:rsid w:val="2037E25B"/>
    <w:rsid w:val="2068F6F4"/>
    <w:rsid w:val="209EA9B6"/>
    <w:rsid w:val="20D3718C"/>
    <w:rsid w:val="20F67726"/>
    <w:rsid w:val="216BB019"/>
    <w:rsid w:val="22372D62"/>
    <w:rsid w:val="22685C67"/>
    <w:rsid w:val="227E2640"/>
    <w:rsid w:val="22E103DA"/>
    <w:rsid w:val="23A4FC07"/>
    <w:rsid w:val="23CD67A6"/>
    <w:rsid w:val="23E0B7DD"/>
    <w:rsid w:val="2413FC2C"/>
    <w:rsid w:val="24227EB4"/>
    <w:rsid w:val="242A5D8C"/>
    <w:rsid w:val="242E5551"/>
    <w:rsid w:val="243A4D66"/>
    <w:rsid w:val="247AE0F2"/>
    <w:rsid w:val="24E106D0"/>
    <w:rsid w:val="26CEDCD1"/>
    <w:rsid w:val="26DCA3CE"/>
    <w:rsid w:val="27A56EE6"/>
    <w:rsid w:val="27D5E050"/>
    <w:rsid w:val="27F202BE"/>
    <w:rsid w:val="286218E7"/>
    <w:rsid w:val="28969FBC"/>
    <w:rsid w:val="28C27C5E"/>
    <w:rsid w:val="298C26F9"/>
    <w:rsid w:val="2A38D2D7"/>
    <w:rsid w:val="2A4C2A36"/>
    <w:rsid w:val="2A85F41C"/>
    <w:rsid w:val="2B371867"/>
    <w:rsid w:val="2B3FECD6"/>
    <w:rsid w:val="2B50920E"/>
    <w:rsid w:val="2BCA4967"/>
    <w:rsid w:val="2BEECECF"/>
    <w:rsid w:val="2C1176BA"/>
    <w:rsid w:val="2CB6983C"/>
    <w:rsid w:val="2CBDCB54"/>
    <w:rsid w:val="2CCDB37F"/>
    <w:rsid w:val="2CF0961D"/>
    <w:rsid w:val="2D2075AC"/>
    <w:rsid w:val="2DD92202"/>
    <w:rsid w:val="2E0B7DDF"/>
    <w:rsid w:val="2EB80A22"/>
    <w:rsid w:val="2ED953AF"/>
    <w:rsid w:val="2EF37DFD"/>
    <w:rsid w:val="2F0892BF"/>
    <w:rsid w:val="2F12F288"/>
    <w:rsid w:val="2F326043"/>
    <w:rsid w:val="2F8DF44A"/>
    <w:rsid w:val="3016F962"/>
    <w:rsid w:val="3018AD23"/>
    <w:rsid w:val="30565CBF"/>
    <w:rsid w:val="30591516"/>
    <w:rsid w:val="30B4DD1D"/>
    <w:rsid w:val="30BE60DF"/>
    <w:rsid w:val="312CECC3"/>
    <w:rsid w:val="313D0E32"/>
    <w:rsid w:val="3193C0C3"/>
    <w:rsid w:val="31B7444E"/>
    <w:rsid w:val="31EE20EF"/>
    <w:rsid w:val="3224AB7D"/>
    <w:rsid w:val="330AF5FC"/>
    <w:rsid w:val="3328B935"/>
    <w:rsid w:val="33318CC4"/>
    <w:rsid w:val="33566CD4"/>
    <w:rsid w:val="33A34F89"/>
    <w:rsid w:val="33AFDA24"/>
    <w:rsid w:val="348B21E2"/>
    <w:rsid w:val="34DE2810"/>
    <w:rsid w:val="34E58677"/>
    <w:rsid w:val="351489F4"/>
    <w:rsid w:val="35380914"/>
    <w:rsid w:val="35C634C0"/>
    <w:rsid w:val="3654D1A4"/>
    <w:rsid w:val="37B7C69A"/>
    <w:rsid w:val="37C5F5DF"/>
    <w:rsid w:val="3888C003"/>
    <w:rsid w:val="38B613EB"/>
    <w:rsid w:val="38BE029F"/>
    <w:rsid w:val="38E4FCD9"/>
    <w:rsid w:val="391C2D67"/>
    <w:rsid w:val="3924D543"/>
    <w:rsid w:val="3925780C"/>
    <w:rsid w:val="3989E7A9"/>
    <w:rsid w:val="39E887CA"/>
    <w:rsid w:val="3A962C95"/>
    <w:rsid w:val="3AE05FBD"/>
    <w:rsid w:val="3B9BB5AD"/>
    <w:rsid w:val="3BC32897"/>
    <w:rsid w:val="3C12A576"/>
    <w:rsid w:val="3C1309B6"/>
    <w:rsid w:val="3C839E88"/>
    <w:rsid w:val="3CA73DB1"/>
    <w:rsid w:val="3CD75F66"/>
    <w:rsid w:val="3D3D4AD8"/>
    <w:rsid w:val="3D5E840C"/>
    <w:rsid w:val="3D6D8520"/>
    <w:rsid w:val="3E68460E"/>
    <w:rsid w:val="3EA89799"/>
    <w:rsid w:val="3EBC36B0"/>
    <w:rsid w:val="4016DF86"/>
    <w:rsid w:val="40B20963"/>
    <w:rsid w:val="40F02E9D"/>
    <w:rsid w:val="41BF1C91"/>
    <w:rsid w:val="42263476"/>
    <w:rsid w:val="425E4DD4"/>
    <w:rsid w:val="42D05F91"/>
    <w:rsid w:val="43165BE4"/>
    <w:rsid w:val="440B0F8D"/>
    <w:rsid w:val="44569CD6"/>
    <w:rsid w:val="44B99A2A"/>
    <w:rsid w:val="44D35E51"/>
    <w:rsid w:val="44EE6C8C"/>
    <w:rsid w:val="4522D445"/>
    <w:rsid w:val="457F1E17"/>
    <w:rsid w:val="461C6DEB"/>
    <w:rsid w:val="46A71E5B"/>
    <w:rsid w:val="46AEA6D5"/>
    <w:rsid w:val="4776AFD8"/>
    <w:rsid w:val="47D12FBC"/>
    <w:rsid w:val="482D91C7"/>
    <w:rsid w:val="4886E05E"/>
    <w:rsid w:val="489292C3"/>
    <w:rsid w:val="48AC649C"/>
    <w:rsid w:val="48E7CA25"/>
    <w:rsid w:val="492A3AAF"/>
    <w:rsid w:val="4930E58B"/>
    <w:rsid w:val="49FD5F3A"/>
    <w:rsid w:val="4A9167B7"/>
    <w:rsid w:val="4B597F08"/>
    <w:rsid w:val="4C2C8239"/>
    <w:rsid w:val="4C504E2C"/>
    <w:rsid w:val="4C92390A"/>
    <w:rsid w:val="4D771731"/>
    <w:rsid w:val="4D9E889B"/>
    <w:rsid w:val="4DB441CD"/>
    <w:rsid w:val="4DF2A3F1"/>
    <w:rsid w:val="4E40CCC1"/>
    <w:rsid w:val="4E6C9514"/>
    <w:rsid w:val="4E9FC1BA"/>
    <w:rsid w:val="4EF5A892"/>
    <w:rsid w:val="4F0A4631"/>
    <w:rsid w:val="4F6F1D65"/>
    <w:rsid w:val="4F713534"/>
    <w:rsid w:val="50AA532E"/>
    <w:rsid w:val="50B2903B"/>
    <w:rsid w:val="51041FAE"/>
    <w:rsid w:val="51E861F2"/>
    <w:rsid w:val="529CCCDC"/>
    <w:rsid w:val="52A2B291"/>
    <w:rsid w:val="52B61CC9"/>
    <w:rsid w:val="52BB7B12"/>
    <w:rsid w:val="535C1B99"/>
    <w:rsid w:val="536408DD"/>
    <w:rsid w:val="536E6E5F"/>
    <w:rsid w:val="53C391AE"/>
    <w:rsid w:val="549966F6"/>
    <w:rsid w:val="549A6912"/>
    <w:rsid w:val="550DDD52"/>
    <w:rsid w:val="552D5118"/>
    <w:rsid w:val="5600D458"/>
    <w:rsid w:val="563555CA"/>
    <w:rsid w:val="5656A66F"/>
    <w:rsid w:val="566FFA0B"/>
    <w:rsid w:val="56BE4210"/>
    <w:rsid w:val="5724973A"/>
    <w:rsid w:val="58DE5607"/>
    <w:rsid w:val="59C5068E"/>
    <w:rsid w:val="5A0080B5"/>
    <w:rsid w:val="5A6A4F67"/>
    <w:rsid w:val="5A72D09A"/>
    <w:rsid w:val="5A892DB2"/>
    <w:rsid w:val="5B0D4265"/>
    <w:rsid w:val="5B2BFBE5"/>
    <w:rsid w:val="5B49C4AD"/>
    <w:rsid w:val="5B5272C8"/>
    <w:rsid w:val="5BD29B37"/>
    <w:rsid w:val="5C14AAF6"/>
    <w:rsid w:val="5C210E2A"/>
    <w:rsid w:val="5D6A845F"/>
    <w:rsid w:val="5D8E226C"/>
    <w:rsid w:val="5DDD3AFE"/>
    <w:rsid w:val="5F1D5C34"/>
    <w:rsid w:val="5F2CE9BD"/>
    <w:rsid w:val="5F9F3828"/>
    <w:rsid w:val="5FB5D16A"/>
    <w:rsid w:val="60586632"/>
    <w:rsid w:val="6143B2F7"/>
    <w:rsid w:val="61A85664"/>
    <w:rsid w:val="61DC3275"/>
    <w:rsid w:val="6208FCEE"/>
    <w:rsid w:val="6313FF56"/>
    <w:rsid w:val="638C4856"/>
    <w:rsid w:val="63AEDF88"/>
    <w:rsid w:val="63F7431E"/>
    <w:rsid w:val="640502B3"/>
    <w:rsid w:val="6489360A"/>
    <w:rsid w:val="6560BA35"/>
    <w:rsid w:val="65646D63"/>
    <w:rsid w:val="6593273C"/>
    <w:rsid w:val="662A27BC"/>
    <w:rsid w:val="662A27D3"/>
    <w:rsid w:val="664653DE"/>
    <w:rsid w:val="66DBB098"/>
    <w:rsid w:val="66FFC685"/>
    <w:rsid w:val="67F7E0F4"/>
    <w:rsid w:val="681ECD86"/>
    <w:rsid w:val="6867CDA0"/>
    <w:rsid w:val="68D79A86"/>
    <w:rsid w:val="68F7DE07"/>
    <w:rsid w:val="697CC0AB"/>
    <w:rsid w:val="69BFD421"/>
    <w:rsid w:val="69D50AC6"/>
    <w:rsid w:val="69F4D116"/>
    <w:rsid w:val="6A025BD9"/>
    <w:rsid w:val="6A2359EC"/>
    <w:rsid w:val="6AEC6AEE"/>
    <w:rsid w:val="6BC199DF"/>
    <w:rsid w:val="6BF98300"/>
    <w:rsid w:val="6C143FE0"/>
    <w:rsid w:val="6C61A057"/>
    <w:rsid w:val="6C8B8B69"/>
    <w:rsid w:val="6CB3F347"/>
    <w:rsid w:val="6D0084CA"/>
    <w:rsid w:val="6DAD8D6F"/>
    <w:rsid w:val="6DF1820E"/>
    <w:rsid w:val="6E30AA2D"/>
    <w:rsid w:val="6F07ADFB"/>
    <w:rsid w:val="6F0CAFAD"/>
    <w:rsid w:val="6F8CF868"/>
    <w:rsid w:val="6F9368D8"/>
    <w:rsid w:val="6FBB1007"/>
    <w:rsid w:val="7001C2B5"/>
    <w:rsid w:val="706A9EB9"/>
    <w:rsid w:val="70FCC70C"/>
    <w:rsid w:val="7154FBD6"/>
    <w:rsid w:val="7158B149"/>
    <w:rsid w:val="716FE185"/>
    <w:rsid w:val="71F2F74C"/>
    <w:rsid w:val="723E84A0"/>
    <w:rsid w:val="72582DA3"/>
    <w:rsid w:val="7320B33B"/>
    <w:rsid w:val="732EB234"/>
    <w:rsid w:val="739F3F2B"/>
    <w:rsid w:val="73A80645"/>
    <w:rsid w:val="73B5A5F1"/>
    <w:rsid w:val="73D70511"/>
    <w:rsid w:val="74106CE2"/>
    <w:rsid w:val="742B26CC"/>
    <w:rsid w:val="74A1ECA7"/>
    <w:rsid w:val="75244F53"/>
    <w:rsid w:val="75D0D58E"/>
    <w:rsid w:val="75D38B2D"/>
    <w:rsid w:val="75E3A923"/>
    <w:rsid w:val="762FFD29"/>
    <w:rsid w:val="76386188"/>
    <w:rsid w:val="76DF179F"/>
    <w:rsid w:val="773DCEFD"/>
    <w:rsid w:val="77FE1529"/>
    <w:rsid w:val="78516ED9"/>
    <w:rsid w:val="78560D35"/>
    <w:rsid w:val="7860270E"/>
    <w:rsid w:val="79D14EE4"/>
    <w:rsid w:val="7A92C5E0"/>
    <w:rsid w:val="7AA8BF16"/>
    <w:rsid w:val="7B056253"/>
    <w:rsid w:val="7CADB031"/>
    <w:rsid w:val="7CB76031"/>
    <w:rsid w:val="7DB6EF22"/>
    <w:rsid w:val="7DD3B5EB"/>
    <w:rsid w:val="7DDD025C"/>
    <w:rsid w:val="7EE2C48B"/>
    <w:rsid w:val="7EE49FA4"/>
    <w:rsid w:val="7EF99515"/>
    <w:rsid w:val="7F1A05E2"/>
    <w:rsid w:val="7F5444DC"/>
    <w:rsid w:val="7F675F03"/>
    <w:rsid w:val="7FDE3E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7146"/>
  <w15:chartTrackingRefBased/>
  <w15:docId w15:val="{890F2DDC-3734-421D-A42F-FE877053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B2"/>
    <w:rPr>
      <w:rFonts w:eastAsiaTheme="majorEastAsia" w:cstheme="majorBidi"/>
      <w:color w:val="272727" w:themeColor="text1" w:themeTint="D8"/>
    </w:rPr>
  </w:style>
  <w:style w:type="paragraph" w:styleId="Title">
    <w:name w:val="Title"/>
    <w:basedOn w:val="Normal"/>
    <w:next w:val="Normal"/>
    <w:link w:val="TitleChar"/>
    <w:uiPriority w:val="10"/>
    <w:qFormat/>
    <w:rsid w:val="00CC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B2"/>
    <w:pPr>
      <w:spacing w:before="160"/>
      <w:jc w:val="center"/>
    </w:pPr>
    <w:rPr>
      <w:i/>
      <w:iCs/>
      <w:color w:val="404040" w:themeColor="text1" w:themeTint="BF"/>
    </w:rPr>
  </w:style>
  <w:style w:type="character" w:customStyle="1" w:styleId="QuoteChar">
    <w:name w:val="Quote Char"/>
    <w:basedOn w:val="DefaultParagraphFont"/>
    <w:link w:val="Quote"/>
    <w:uiPriority w:val="29"/>
    <w:rsid w:val="00CC21B2"/>
    <w:rPr>
      <w:i/>
      <w:iCs/>
      <w:color w:val="404040" w:themeColor="text1" w:themeTint="BF"/>
    </w:rPr>
  </w:style>
  <w:style w:type="paragraph" w:styleId="ListParagraph">
    <w:name w:val="List Paragraph"/>
    <w:aliases w:val="References,List Paragraph (numbered (a)),Medium Grid 1 - Accent 21,Liste 1,ReferencesCxSpLast,List Paragraph nowy,Numbered List Paragraph,Liste couleur - Accent 11,List Paragraph1,List Bullet Mary,Colorful List - Accent 11,Ha,Bullets"/>
    <w:basedOn w:val="Normal"/>
    <w:link w:val="ListParagraphChar"/>
    <w:uiPriority w:val="34"/>
    <w:qFormat/>
    <w:rsid w:val="00CC21B2"/>
    <w:pPr>
      <w:ind w:left="720"/>
      <w:contextualSpacing/>
    </w:pPr>
  </w:style>
  <w:style w:type="character" w:styleId="IntenseEmphasis">
    <w:name w:val="Intense Emphasis"/>
    <w:basedOn w:val="DefaultParagraphFont"/>
    <w:uiPriority w:val="21"/>
    <w:qFormat/>
    <w:rsid w:val="00CC21B2"/>
    <w:rPr>
      <w:i/>
      <w:iCs/>
      <w:color w:val="0F4761" w:themeColor="accent1" w:themeShade="BF"/>
    </w:rPr>
  </w:style>
  <w:style w:type="paragraph" w:styleId="IntenseQuote">
    <w:name w:val="Intense Quote"/>
    <w:basedOn w:val="Normal"/>
    <w:next w:val="Normal"/>
    <w:link w:val="IntenseQuoteChar"/>
    <w:uiPriority w:val="30"/>
    <w:qFormat/>
    <w:rsid w:val="00CC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B2"/>
    <w:rPr>
      <w:i/>
      <w:iCs/>
      <w:color w:val="0F4761" w:themeColor="accent1" w:themeShade="BF"/>
    </w:rPr>
  </w:style>
  <w:style w:type="character" w:styleId="IntenseReference">
    <w:name w:val="Intense Reference"/>
    <w:basedOn w:val="DefaultParagraphFont"/>
    <w:uiPriority w:val="32"/>
    <w:qFormat/>
    <w:rsid w:val="00CC21B2"/>
    <w:rPr>
      <w:b/>
      <w:bCs/>
      <w:smallCaps/>
      <w:color w:val="0F4761" w:themeColor="accent1" w:themeShade="BF"/>
      <w:spacing w:val="5"/>
    </w:rPr>
  </w:style>
  <w:style w:type="character" w:styleId="Hyperlink">
    <w:name w:val="Hyperlink"/>
    <w:basedOn w:val="DefaultParagraphFont"/>
    <w:uiPriority w:val="99"/>
    <w:unhideWhenUsed/>
    <w:rsid w:val="005A0581"/>
    <w:rPr>
      <w:color w:val="467886" w:themeColor="hyperlink"/>
      <w:u w:val="single"/>
    </w:rPr>
  </w:style>
  <w:style w:type="character" w:customStyle="1" w:styleId="Mentionnonrsolue1">
    <w:name w:val="Mention non résolue1"/>
    <w:basedOn w:val="DefaultParagraphFont"/>
    <w:uiPriority w:val="99"/>
    <w:semiHidden/>
    <w:unhideWhenUsed/>
    <w:rsid w:val="005A0581"/>
    <w:rPr>
      <w:color w:val="605E5C"/>
      <w:shd w:val="clear" w:color="auto" w:fill="E1DFDD"/>
    </w:rPr>
  </w:style>
  <w:style w:type="table" w:styleId="TableGrid">
    <w:name w:val="Table Grid"/>
    <w:basedOn w:val="TableNormal"/>
    <w:uiPriority w:val="39"/>
    <w:rsid w:val="00511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948A9"/>
    <w:pPr>
      <w:spacing w:after="0" w:line="240" w:lineRule="auto"/>
    </w:pPr>
    <w:rPr>
      <w:rFonts w:eastAsiaTheme="minorEastAsia"/>
      <w:kern w:val="0"/>
      <w:lang w:val="fr"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8033A6"/>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900B6"/>
    <w:rPr>
      <w:b/>
      <w:bCs/>
    </w:rPr>
  </w:style>
  <w:style w:type="character" w:customStyle="1" w:styleId="CommentSubjectChar">
    <w:name w:val="Comment Subject Char"/>
    <w:basedOn w:val="CommentTextChar"/>
    <w:link w:val="CommentSubject"/>
    <w:uiPriority w:val="99"/>
    <w:semiHidden/>
    <w:rsid w:val="001900B6"/>
    <w:rPr>
      <w:b/>
      <w:bCs/>
      <w:sz w:val="20"/>
      <w:szCs w:val="20"/>
    </w:rPr>
  </w:style>
  <w:style w:type="paragraph" w:styleId="BalloonText">
    <w:name w:val="Balloon Text"/>
    <w:basedOn w:val="Normal"/>
    <w:link w:val="BalloonTextChar"/>
    <w:uiPriority w:val="99"/>
    <w:semiHidden/>
    <w:unhideWhenUsed/>
    <w:rsid w:val="00E33A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3AF9"/>
    <w:rPr>
      <w:rFonts w:ascii="Segoe UI" w:hAnsi="Segoe UI" w:cs="Segoe UI"/>
      <w:sz w:val="18"/>
      <w:szCs w:val="18"/>
    </w:rPr>
  </w:style>
  <w:style w:type="paragraph" w:styleId="NormalWeb">
    <w:name w:val="Normal (Web)"/>
    <w:basedOn w:val="Normal"/>
    <w:uiPriority w:val="99"/>
    <w:unhideWhenUsed/>
    <w:rsid w:val="00CB47F5"/>
    <w:pPr>
      <w:spacing w:before="100" w:beforeAutospacing="1" w:after="100" w:afterAutospacing="1" w:line="240" w:lineRule="auto"/>
    </w:pPr>
    <w:rPr>
      <w:rFonts w:ascii="Times New Roman" w:eastAsia="Times New Roman" w:hAnsi="Times New Roman" w:cs="Times New Roman"/>
      <w:kern w:val="0"/>
      <w:lang w:val="fr-FR" w:eastAsia="zh-CN"/>
      <w14:ligatures w14:val="none"/>
    </w:rPr>
  </w:style>
  <w:style w:type="character" w:styleId="Strong">
    <w:name w:val="Strong"/>
    <w:basedOn w:val="DefaultParagraphFont"/>
    <w:uiPriority w:val="22"/>
    <w:qFormat/>
    <w:rsid w:val="00CB47F5"/>
    <w:rPr>
      <w:b/>
      <w:bCs/>
    </w:rPr>
  </w:style>
  <w:style w:type="character" w:customStyle="1" w:styleId="ListParagraphChar">
    <w:name w:val="List Paragraph Char"/>
    <w:aliases w:val="References Char,List Paragraph (numbered (a)) Char,Medium Grid 1 - Accent 21 Char,Liste 1 Char,ReferencesCxSpLast Char,List Paragraph nowy Char,Numbered List Paragraph Char,Liste couleur - Accent 11 Char,List Paragraph1 Char,Ha Char"/>
    <w:basedOn w:val="DefaultParagraphFont"/>
    <w:link w:val="ListParagraph"/>
    <w:uiPriority w:val="34"/>
    <w:qFormat/>
    <w:rsid w:val="00F2031E"/>
  </w:style>
  <w:style w:type="character" w:customStyle="1" w:styleId="citation-55">
    <w:name w:val="citation-55"/>
    <w:basedOn w:val="DefaultParagraphFont"/>
    <w:rsid w:val="008817C6"/>
  </w:style>
  <w:style w:type="character" w:customStyle="1" w:styleId="citation-54">
    <w:name w:val="citation-54"/>
    <w:basedOn w:val="DefaultParagraphFont"/>
    <w:rsid w:val="008817C6"/>
  </w:style>
  <w:style w:type="character" w:customStyle="1" w:styleId="citation-53">
    <w:name w:val="citation-53"/>
    <w:basedOn w:val="DefaultParagraphFont"/>
    <w:rsid w:val="008817C6"/>
  </w:style>
  <w:style w:type="character" w:customStyle="1" w:styleId="citation-52">
    <w:name w:val="citation-52"/>
    <w:basedOn w:val="DefaultParagraphFont"/>
    <w:rsid w:val="008817C6"/>
  </w:style>
  <w:style w:type="character" w:customStyle="1" w:styleId="citation-51">
    <w:name w:val="citation-51"/>
    <w:basedOn w:val="DefaultParagraphFont"/>
    <w:rsid w:val="008817C6"/>
  </w:style>
  <w:style w:type="character" w:customStyle="1" w:styleId="citation-50">
    <w:name w:val="citation-50"/>
    <w:basedOn w:val="DefaultParagraphFont"/>
    <w:rsid w:val="008817C6"/>
  </w:style>
  <w:style w:type="character" w:customStyle="1" w:styleId="citation-49">
    <w:name w:val="citation-49"/>
    <w:basedOn w:val="DefaultParagraphFont"/>
    <w:rsid w:val="008817C6"/>
  </w:style>
  <w:style w:type="character" w:customStyle="1" w:styleId="normaltextrun">
    <w:name w:val="normaltextrun"/>
    <w:basedOn w:val="DefaultParagraphFont"/>
    <w:rsid w:val="005D4B81"/>
  </w:style>
  <w:style w:type="character" w:customStyle="1" w:styleId="eop">
    <w:name w:val="eop"/>
    <w:basedOn w:val="DefaultParagraphFont"/>
    <w:rsid w:val="005D4B81"/>
  </w:style>
  <w:style w:type="paragraph" w:styleId="Header">
    <w:name w:val="header"/>
    <w:basedOn w:val="Normal"/>
    <w:link w:val="HeaderChar"/>
    <w:uiPriority w:val="99"/>
    <w:unhideWhenUsed/>
    <w:rsid w:val="00C26E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E14"/>
  </w:style>
  <w:style w:type="paragraph" w:styleId="Footer">
    <w:name w:val="footer"/>
    <w:basedOn w:val="Normal"/>
    <w:link w:val="FooterChar"/>
    <w:uiPriority w:val="99"/>
    <w:unhideWhenUsed/>
    <w:rsid w:val="00C26E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329">
      <w:bodyDiv w:val="1"/>
      <w:marLeft w:val="0"/>
      <w:marRight w:val="0"/>
      <w:marTop w:val="0"/>
      <w:marBottom w:val="0"/>
      <w:divBdr>
        <w:top w:val="none" w:sz="0" w:space="0" w:color="auto"/>
        <w:left w:val="none" w:sz="0" w:space="0" w:color="auto"/>
        <w:bottom w:val="none" w:sz="0" w:space="0" w:color="auto"/>
        <w:right w:val="none" w:sz="0" w:space="0" w:color="auto"/>
      </w:divBdr>
    </w:div>
    <w:div w:id="404229814">
      <w:bodyDiv w:val="1"/>
      <w:marLeft w:val="0"/>
      <w:marRight w:val="0"/>
      <w:marTop w:val="0"/>
      <w:marBottom w:val="0"/>
      <w:divBdr>
        <w:top w:val="none" w:sz="0" w:space="0" w:color="auto"/>
        <w:left w:val="none" w:sz="0" w:space="0" w:color="auto"/>
        <w:bottom w:val="none" w:sz="0" w:space="0" w:color="auto"/>
        <w:right w:val="none" w:sz="0" w:space="0" w:color="auto"/>
      </w:divBdr>
    </w:div>
    <w:div w:id="522323512">
      <w:bodyDiv w:val="1"/>
      <w:marLeft w:val="0"/>
      <w:marRight w:val="0"/>
      <w:marTop w:val="0"/>
      <w:marBottom w:val="0"/>
      <w:divBdr>
        <w:top w:val="none" w:sz="0" w:space="0" w:color="auto"/>
        <w:left w:val="none" w:sz="0" w:space="0" w:color="auto"/>
        <w:bottom w:val="none" w:sz="0" w:space="0" w:color="auto"/>
        <w:right w:val="none" w:sz="0" w:space="0" w:color="auto"/>
      </w:divBdr>
    </w:div>
    <w:div w:id="552040287">
      <w:bodyDiv w:val="1"/>
      <w:marLeft w:val="0"/>
      <w:marRight w:val="0"/>
      <w:marTop w:val="0"/>
      <w:marBottom w:val="0"/>
      <w:divBdr>
        <w:top w:val="none" w:sz="0" w:space="0" w:color="auto"/>
        <w:left w:val="none" w:sz="0" w:space="0" w:color="auto"/>
        <w:bottom w:val="none" w:sz="0" w:space="0" w:color="auto"/>
        <w:right w:val="none" w:sz="0" w:space="0" w:color="auto"/>
      </w:divBdr>
    </w:div>
    <w:div w:id="558900874">
      <w:bodyDiv w:val="1"/>
      <w:marLeft w:val="0"/>
      <w:marRight w:val="0"/>
      <w:marTop w:val="0"/>
      <w:marBottom w:val="0"/>
      <w:divBdr>
        <w:top w:val="none" w:sz="0" w:space="0" w:color="auto"/>
        <w:left w:val="none" w:sz="0" w:space="0" w:color="auto"/>
        <w:bottom w:val="none" w:sz="0" w:space="0" w:color="auto"/>
        <w:right w:val="none" w:sz="0" w:space="0" w:color="auto"/>
      </w:divBdr>
    </w:div>
    <w:div w:id="778137641">
      <w:bodyDiv w:val="1"/>
      <w:marLeft w:val="0"/>
      <w:marRight w:val="0"/>
      <w:marTop w:val="0"/>
      <w:marBottom w:val="0"/>
      <w:divBdr>
        <w:top w:val="none" w:sz="0" w:space="0" w:color="auto"/>
        <w:left w:val="none" w:sz="0" w:space="0" w:color="auto"/>
        <w:bottom w:val="none" w:sz="0" w:space="0" w:color="auto"/>
        <w:right w:val="none" w:sz="0" w:space="0" w:color="auto"/>
      </w:divBdr>
    </w:div>
    <w:div w:id="835149176">
      <w:bodyDiv w:val="1"/>
      <w:marLeft w:val="0"/>
      <w:marRight w:val="0"/>
      <w:marTop w:val="0"/>
      <w:marBottom w:val="0"/>
      <w:divBdr>
        <w:top w:val="none" w:sz="0" w:space="0" w:color="auto"/>
        <w:left w:val="none" w:sz="0" w:space="0" w:color="auto"/>
        <w:bottom w:val="none" w:sz="0" w:space="0" w:color="auto"/>
        <w:right w:val="none" w:sz="0" w:space="0" w:color="auto"/>
      </w:divBdr>
    </w:div>
    <w:div w:id="843712072">
      <w:bodyDiv w:val="1"/>
      <w:marLeft w:val="0"/>
      <w:marRight w:val="0"/>
      <w:marTop w:val="0"/>
      <w:marBottom w:val="0"/>
      <w:divBdr>
        <w:top w:val="none" w:sz="0" w:space="0" w:color="auto"/>
        <w:left w:val="none" w:sz="0" w:space="0" w:color="auto"/>
        <w:bottom w:val="none" w:sz="0" w:space="0" w:color="auto"/>
        <w:right w:val="none" w:sz="0" w:space="0" w:color="auto"/>
      </w:divBdr>
    </w:div>
    <w:div w:id="1004211520">
      <w:bodyDiv w:val="1"/>
      <w:marLeft w:val="0"/>
      <w:marRight w:val="0"/>
      <w:marTop w:val="0"/>
      <w:marBottom w:val="0"/>
      <w:divBdr>
        <w:top w:val="none" w:sz="0" w:space="0" w:color="auto"/>
        <w:left w:val="none" w:sz="0" w:space="0" w:color="auto"/>
        <w:bottom w:val="none" w:sz="0" w:space="0" w:color="auto"/>
        <w:right w:val="none" w:sz="0" w:space="0" w:color="auto"/>
      </w:divBdr>
    </w:div>
    <w:div w:id="1049110390">
      <w:marLeft w:val="0"/>
      <w:marRight w:val="0"/>
      <w:marTop w:val="0"/>
      <w:marBottom w:val="0"/>
      <w:divBdr>
        <w:top w:val="none" w:sz="0" w:space="0" w:color="auto"/>
        <w:left w:val="none" w:sz="0" w:space="0" w:color="auto"/>
        <w:bottom w:val="none" w:sz="0" w:space="0" w:color="auto"/>
        <w:right w:val="none" w:sz="0" w:space="0" w:color="auto"/>
      </w:divBdr>
    </w:div>
    <w:div w:id="1246499761">
      <w:bodyDiv w:val="1"/>
      <w:marLeft w:val="0"/>
      <w:marRight w:val="0"/>
      <w:marTop w:val="0"/>
      <w:marBottom w:val="0"/>
      <w:divBdr>
        <w:top w:val="none" w:sz="0" w:space="0" w:color="auto"/>
        <w:left w:val="none" w:sz="0" w:space="0" w:color="auto"/>
        <w:bottom w:val="none" w:sz="0" w:space="0" w:color="auto"/>
        <w:right w:val="none" w:sz="0" w:space="0" w:color="auto"/>
      </w:divBdr>
    </w:div>
    <w:div w:id="1349286772">
      <w:bodyDiv w:val="1"/>
      <w:marLeft w:val="0"/>
      <w:marRight w:val="0"/>
      <w:marTop w:val="0"/>
      <w:marBottom w:val="0"/>
      <w:divBdr>
        <w:top w:val="none" w:sz="0" w:space="0" w:color="auto"/>
        <w:left w:val="none" w:sz="0" w:space="0" w:color="auto"/>
        <w:bottom w:val="none" w:sz="0" w:space="0" w:color="auto"/>
        <w:right w:val="none" w:sz="0" w:space="0" w:color="auto"/>
      </w:divBdr>
    </w:div>
    <w:div w:id="1841655020">
      <w:bodyDiv w:val="1"/>
      <w:marLeft w:val="0"/>
      <w:marRight w:val="0"/>
      <w:marTop w:val="0"/>
      <w:marBottom w:val="0"/>
      <w:divBdr>
        <w:top w:val="none" w:sz="0" w:space="0" w:color="auto"/>
        <w:left w:val="none" w:sz="0" w:space="0" w:color="auto"/>
        <w:bottom w:val="none" w:sz="0" w:space="0" w:color="auto"/>
        <w:right w:val="none" w:sz="0" w:space="0" w:color="auto"/>
      </w:divBdr>
    </w:div>
    <w:div w:id="191334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6.png"/><Relationship Id="rId26"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hyperlink" Target="https://www.google.com/search?q=Artemisinin-based+Combination+Therapy&amp;client=firefox-b-1-d&amp;sca_esv=f5c9479add9f09fd&amp;sxsrf=AE3TifMtjvW0jvRAo3sI8iHZJ7HmR9rxrw%3A1759670537881&amp;ei=CXHiaIzCNdmf5NoPloTTgA0&amp;ved=2ahUKEwiT7YCWlY2QAxUkMlkFHUvvKRMQgK4QegQIARAE&amp;uact=5&amp;oq=ACT+in+malaria&amp;gs_lp=Egxnd3Mtd2l6LXNlcnAaAhgDIg5BQ1QgaW4gbWFsYXJpYTIGEAAYBxgeMgoQABiABBhDGIoFMgYQABgHGB4yBhAAGAcYHjIGEAAYBxgeMgYQABgHGB4yCRAAGAcYiwMYHjIJEAAYBxiLAxgeMgkQABgHGIsDGB4yCRAAGAcYiwMYHkj1EFC5CFj9DXACeAGQAQCYAWKgAfACqgEBNLgBA8gBAPgBAZgCBqACvgPCAgoQABiwAxjWBBhHmAMAiAYBkAYIkgcDNC4yoAfwF7IHAzIuMrgHlAPCBwcyLTMuMi4xyAc5&amp;sclient=gws-wiz-serp&amp;mstk=AUtExfDpGMxnzlRHsruHJ17vCF2Qd9obvCvF0CfgmIXbgttCJmvLWshC4lJaxZPHvSWMDnhhIxvkkwt5DzI2hLJQe2A8xt3A3gCAOxU0d85aXFDa6vxXf0_YQUrrDgqhM4FXawtGrdH-k0LYlbvj4S30t9UoDiewsC3FAVHbyznBFqZ-uqxFBO43up_C-zHcyHCw1zBahY5pyy9mfSfSeOwCprie9T3QXJPwZ1j0qrlzAQ8N_8NZydF0hY38maW1YmeyXR2QlV33s1ize_ewb69mXOcH&amp;csui=3"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5.png"/><Relationship Id="rId25" Type="http://schemas.microsoft.com/office/2018/08/relationships/commentsExtensible" Target="commentsExtensible.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10.png"/><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microsoft.com/office/2016/09/relationships/commentsIds" Target="commentsIds.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microsoft.com/office/2011/relationships/commentsExtended" Target="commentsExtended.xml"/><Relationship Id="rId28" Type="http://schemas.openxmlformats.org/officeDocument/2006/relationships/image" Target="media/image9.jpe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comments" Target="comments.xml"/><Relationship Id="rId27" Type="http://schemas.openxmlformats.org/officeDocument/2006/relationships/image" Target="media/image8.jpeg"/><Relationship Id="rId30" Type="http://schemas.openxmlformats.org/officeDocument/2006/relationships/image" Target="media/image11.png"/><Relationship Id="rId35" Type="http://schemas.microsoft.com/office/2019/05/relationships/documenttasks" Target="documenttasks/documenttasks1.xml"/><Relationship Id="rId8"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1BE8E71F-BEB8-461C-B429-22AB7CEBFC59}">
    <t:Anchor>
      <t:Comment id="1840188844"/>
    </t:Anchor>
    <t:History>
      <t:Event id="{59A9ED58-4089-4015-A20A-48159FEE4ABD}" time="2026-05-25T15:44:32.096Z">
        <t:Attribution userId="S::jfataki@fhi360.org::3dd73d0c-fba8-44a0-abda-f490239d19d3" userProvider="AD" userName="Joseph Fataki Mobolua"/>
        <t:Anchor>
          <t:Comment id="1840188844"/>
        </t:Anchor>
        <t:Create/>
      </t:Event>
      <t:Event id="{6418701D-D5A4-4454-88F3-76E04C60BAAC}" time="2026-05-25T15:44:32.096Z">
        <t:Attribution userId="S::jfataki@fhi360.org::3dd73d0c-fba8-44a0-abda-f490239d19d3" userProvider="AD" userName="Joseph Fataki Mobolua"/>
        <t:Anchor>
          <t:Comment id="1840188844"/>
        </t:Anchor>
        <t:Assign userId="S::DKashosi@fhi360.org::5bcbea03-9b97-4860-8f98-96b4d5277bf4" userProvider="AD" userName="Dorah Kashosi"/>
      </t:Event>
      <t:Event id="{E68EEAE7-7135-4816-A0AE-EC3BD6435D31}" time="2026-05-25T15:44:32.096Z">
        <t:Attribution userId="S::jfataki@fhi360.org::3dd73d0c-fba8-44a0-abda-f490239d19d3" userProvider="AD" userName="Joseph Fataki Mobolua"/>
        <t:Anchor>
          <t:Comment id="1840188844"/>
        </t:Anchor>
        <t:SetTitle title="@Dorah Kashosi Il faut bien corriger les chiffres car le nombre des sensibilisés doit être supérieur aux orientés"/>
      </t:Event>
    </t:History>
  </t:Task>
  <t:Task id="{E4825004-DD43-496B-8482-832F3E5CC5DD}">
    <t:Anchor>
      <t:Comment id="1925079271"/>
    </t:Anchor>
    <t:History>
      <t:Event id="{E6394F75-25D7-4034-8B6E-96ED57BD8BA3}" time="2026-05-25T16:06:41.586Z">
        <t:Attribution userId="S::jfataki@fhi360.org::3dd73d0c-fba8-44a0-abda-f490239d19d3" userProvider="AD" userName="Joseph Fataki Mobolua"/>
        <t:Anchor>
          <t:Comment id="1925079271"/>
        </t:Anchor>
        <t:Create/>
      </t:Event>
      <t:Event id="{CF9D43FC-805C-4777-B125-B37599A663BE}" time="2026-05-25T16:06:41.586Z">
        <t:Attribution userId="S::jfataki@fhi360.org::3dd73d0c-fba8-44a0-abda-f490239d19d3" userProvider="AD" userName="Joseph Fataki Mobolua"/>
        <t:Anchor>
          <t:Comment id="1925079271"/>
        </t:Anchor>
        <t:Assign userId="S::DKashosi@fhi360.org::5bcbea03-9b97-4860-8f98-96b4d5277bf4" userProvider="AD" userName="Dorah Kashosi"/>
      </t:Event>
      <t:Event id="{BFE1415A-ADA6-4A2F-AC50-37B0480DEC59}" time="2026-05-25T16:06:41.586Z">
        <t:Attribution userId="S::jfataki@fhi360.org::3dd73d0c-fba8-44a0-abda-f490239d19d3" userProvider="AD" userName="Joseph Fataki Mobolua"/>
        <t:Anchor>
          <t:Comment id="1925079271"/>
        </t:Anchor>
        <t:SetTitle title="@Dorah Kashosi Citer quelques ZS"/>
      </t:Event>
    </t:History>
  </t:Task>
  <t:Task id="{2CF62868-D967-470D-B79D-537D5E20511A}">
    <t:Anchor>
      <t:Comment id="2025035581"/>
    </t:Anchor>
    <t:History>
      <t:Event id="{388F3C1E-7C1D-4849-B924-1354C0713EF7}" time="2026-05-25T19:36:15.643Z">
        <t:Attribution userId="S::jfataki@fhi360.org::3dd73d0c-fba8-44a0-abda-f490239d19d3" userProvider="AD" userName="Joseph Fataki Mobolua"/>
        <t:Anchor>
          <t:Comment id="2025035581"/>
        </t:Anchor>
        <t:Create/>
      </t:Event>
      <t:Event id="{22E638C6-56E7-448D-A4EC-C3D571FB1F06}" time="2026-05-25T19:36:15.643Z">
        <t:Attribution userId="S::jfataki@fhi360.org::3dd73d0c-fba8-44a0-abda-f490239d19d3" userProvider="AD" userName="Joseph Fataki Mobolua"/>
        <t:Anchor>
          <t:Comment id="2025035581"/>
        </t:Anchor>
        <t:Assign userId="S::DKashosi@fhi360.org::5bcbea03-9b97-4860-8f98-96b4d5277bf4" userProvider="AD" userName="Dorah Kashosi"/>
      </t:Event>
      <t:Event id="{33D3E4DA-FC6C-42C5-B772-23570C80E540}" time="2026-05-25T19:36:15.643Z">
        <t:Attribution userId="S::jfataki@fhi360.org::3dd73d0c-fba8-44a0-abda-f490239d19d3" userProvider="AD" userName="Joseph Fataki Mobolua"/>
        <t:Anchor>
          <t:Comment id="2025035581"/>
        </t:Anchor>
        <t:SetTitle title="@Dorah Kashosi revoir les chiffres"/>
      </t:Event>
    </t:History>
  </t:Task>
  <t:Task id="{E9615BF1-5F72-4A8E-A1E2-F803E70EE35E}">
    <t:Anchor>
      <t:Comment id="1719712464"/>
    </t:Anchor>
    <t:History>
      <t:Event id="{95494DD8-0F7E-42B6-ADCA-57BE609CDD76}" time="2026-05-25T19:32:54.859Z">
        <t:Attribution userId="S::jfataki@fhi360.org::3dd73d0c-fba8-44a0-abda-f490239d19d3" userProvider="AD" userName="Joseph Fataki Mobolua"/>
        <t:Anchor>
          <t:Comment id="1719712464"/>
        </t:Anchor>
        <t:Create/>
      </t:Event>
      <t:Event id="{0055E0E4-4008-4E12-8A35-4D7516EC6342}" time="2026-05-25T19:32:54.859Z">
        <t:Attribution userId="S::jfataki@fhi360.org::3dd73d0c-fba8-44a0-abda-f490239d19d3" userProvider="AD" userName="Joseph Fataki Mobolua"/>
        <t:Anchor>
          <t:Comment id="1719712464"/>
        </t:Anchor>
        <t:Assign userId="S::DKashosi@fhi360.org::5bcbea03-9b97-4860-8f98-96b4d5277bf4" userProvider="AD" userName="Dorah Kashosi"/>
      </t:Event>
      <t:Event id="{8A6ED05B-7E37-4BB0-9B89-1E6450DE8B3F}" time="2026-05-25T19:32:54.859Z">
        <t:Attribution userId="S::jfataki@fhi360.org::3dd73d0c-fba8-44a0-abda-f490239d19d3" userProvider="AD" userName="Joseph Fataki Mobolua"/>
        <t:Anchor>
          <t:Comment id="1719712464"/>
        </t:Anchor>
        <t:SetTitle title="@Dorah Kashosi compléter ces activités"/>
      </t:Event>
    </t:History>
  </t:Task>
  <t:Task id="{589B2DB9-7F58-4D85-BC94-34DEC02A2C09}">
    <t:Anchor>
      <t:Comment id="2134666279"/>
    </t:Anchor>
    <t:History>
      <t:Event id="{76041426-2A8D-41E7-BDE4-C2F70B8F42CD}" time="2026-05-25T15:46:31.423Z">
        <t:Attribution userId="S::jfataki@fhi360.org::3dd73d0c-fba8-44a0-abda-f490239d19d3" userProvider="AD" userName="Joseph Fataki Mobolua"/>
        <t:Anchor>
          <t:Comment id="2134666279"/>
        </t:Anchor>
        <t:Create/>
      </t:Event>
      <t:Event id="{7D316A20-A2D4-4354-9B89-753174CB5296}" time="2026-05-25T15:46:31.423Z">
        <t:Attribution userId="S::jfataki@fhi360.org::3dd73d0c-fba8-44a0-abda-f490239d19d3" userProvider="AD" userName="Joseph Fataki Mobolua"/>
        <t:Anchor>
          <t:Comment id="2134666279"/>
        </t:Anchor>
        <t:Assign userId="S::DKashosi@fhi360.org::5bcbea03-9b97-4860-8f98-96b4d5277bf4" userProvider="AD" userName="Dorah Kashosi"/>
      </t:Event>
      <t:Event id="{FF452252-ACC7-4F99-AD31-A7102613F865}" time="2026-05-25T15:46:31.423Z">
        <t:Attribution userId="S::jfataki@fhi360.org::3dd73d0c-fba8-44a0-abda-f490239d19d3" userProvider="AD" userName="Joseph Fataki Mobolua"/>
        <t:Anchor>
          <t:Comment id="2134666279"/>
        </t:Anchor>
        <t:SetTitle title="@Dorah Kashosi @Olive Mudimbiyi Tableau à refaire"/>
      </t:Event>
    </t:History>
  </t:Task>
  <t:Task id="{FF2B06EC-17B7-478A-8751-B83389E53C8E}">
    <t:Anchor>
      <t:Comment id="1536206909"/>
    </t:Anchor>
    <t:History>
      <t:Event id="{77FE479D-9273-4BD6-9D8E-BE75A26A8EF3}" time="2026-05-25T18:07:04.057Z">
        <t:Attribution userId="S::jfataki@fhi360.org::3dd73d0c-fba8-44a0-abda-f490239d19d3" userProvider="AD" userName="Joseph Fataki Mobolua"/>
        <t:Anchor>
          <t:Comment id="1536206909"/>
        </t:Anchor>
        <t:Create/>
      </t:Event>
      <t:Event id="{1A06F787-1D5A-4B54-A37C-435A23250E89}" time="2026-05-25T18:07:04.057Z">
        <t:Attribution userId="S::jfataki@fhi360.org::3dd73d0c-fba8-44a0-abda-f490239d19d3" userProvider="AD" userName="Joseph Fataki Mobolua"/>
        <t:Anchor>
          <t:Comment id="1536206909"/>
        </t:Anchor>
        <t:Assign userId="S::DKashosi@fhi360.org::5bcbea03-9b97-4860-8f98-96b4d5277bf4" userProvider="AD" userName="Dorah Kashosi"/>
      </t:Event>
      <t:Event id="{19EB6758-1B15-43B6-8D88-060802D0038B}" time="2026-05-25T18:07:04.057Z">
        <t:Attribution userId="S::jfataki@fhi360.org::3dd73d0c-fba8-44a0-abda-f490239d19d3" userProvider="AD" userName="Joseph Fataki Mobolua"/>
        <t:Anchor>
          <t:Comment id="1536206909"/>
        </t:Anchor>
        <t:SetTitle title="@Dorah Kashosi Il faut donner quelques constats ou faits importants observés et les solutions apportées"/>
      </t:Event>
    </t:History>
  </t:Task>
  <t:Task id="{6C3984BE-5536-4C10-972D-25419DDDE4AD}">
    <t:Anchor>
      <t:Comment id="818931304"/>
    </t:Anchor>
    <t:History>
      <t:Event id="{B1399816-54FB-4076-B061-A96C8E853367}" time="2026-05-25T19:35:18.152Z">
        <t:Attribution userId="S::jfataki@fhi360.org::3dd73d0c-fba8-44a0-abda-f490239d19d3" userProvider="AD" userName="Joseph Fataki Mobolua"/>
        <t:Anchor>
          <t:Comment id="818931304"/>
        </t:Anchor>
        <t:Create/>
      </t:Event>
      <t:Event id="{74B629C9-D787-448C-A4ED-E4005F5E3150}" time="2026-05-25T19:35:18.152Z">
        <t:Attribution userId="S::jfataki@fhi360.org::3dd73d0c-fba8-44a0-abda-f490239d19d3" userProvider="AD" userName="Joseph Fataki Mobolua"/>
        <t:Anchor>
          <t:Comment id="818931304"/>
        </t:Anchor>
        <t:Assign userId="S::DKashosi@fhi360.org::5bcbea03-9b97-4860-8f98-96b4d5277bf4" userProvider="AD" userName="Dorah Kashosi"/>
      </t:Event>
      <t:Event id="{C5B825E7-31D5-4E71-837E-9E2AED1AFFBA}" time="2026-05-25T19:35:18.152Z">
        <t:Attribution userId="S::jfataki@fhi360.org::3dd73d0c-fba8-44a0-abda-f490239d19d3" userProvider="AD" userName="Joseph Fataki Mobolua"/>
        <t:Anchor>
          <t:Comment id="818931304"/>
        </t:Anchor>
        <t:SetTitle title="@Dorah Kashosi Bien compter car le nombre de sensibilisés doit être supérieur aux orientés"/>
      </t:Event>
    </t:History>
  </t:Task>
  <t:Task id="{446C224A-A8BA-4EF0-9C9D-0868FEF06B4C}">
    <t:Anchor>
      <t:Comment id="465722767"/>
    </t:Anchor>
    <t:History>
      <t:Event id="{F53BEE85-5A33-4B54-AD18-86A908F41525}" time="2026-08-05T18:13:01.13Z">
        <t:Attribution userId="S::jfataki@fhi360.org::3dd73d0c-fba8-44a0-abda-f490239d19d3" userProvider="AD" userName="Joseph Fataki Mobolua"/>
        <t:Anchor>
          <t:Comment id="465722767"/>
        </t:Anchor>
        <t:Create/>
      </t:Event>
      <t:Event id="{E7B69D67-7CC9-469D-9AC1-3F435488BE0C}" time="2026-08-05T18:13:01.13Z">
        <t:Attribution userId="S::jfataki@fhi360.org::3dd73d0c-fba8-44a0-abda-f490239d19d3" userProvider="AD" userName="Joseph Fataki Mobolua"/>
        <t:Anchor>
          <t:Comment id="465722767"/>
        </t:Anchor>
        <t:Assign userId="S::DKashosi@fhi360.org::5bcbea03-9b97-4860-8f98-96b4d5277bf4" userProvider="AD" userName="Dorah Kashosi"/>
      </t:Event>
      <t:Event id="{6C93842A-E9EB-44CE-95B8-F18141972886}" time="2026-08-05T18:13:01.13Z">
        <t:Attribution userId="S::jfataki@fhi360.org::3dd73d0c-fba8-44a0-abda-f490239d19d3" userProvider="AD" userName="Joseph Fataki Mobolua"/>
        <t:Anchor>
          <t:Comment id="465722767"/>
        </t:Anchor>
        <t:SetTitle title="@Dorah Kashosi Ma proposition : Dans le cadre de l’amélioration de la couverture vaccinale dans la province de la Lomami, EPIC RDC a appuyé plusieurs activités du Programme Élargi de Vaccination, notamment : (1) le transport des vaccins de l’antenne …"/>
      </t:Event>
    </t:History>
  </t:Task>
  <t:Task id="{78475EF1-69EC-4F0A-9778-942AD45A0E6B}">
    <t:Anchor>
      <t:Comment id="725798984"/>
    </t:Anchor>
    <t:History>
      <t:Event id="{63BEBCEF-A244-4212-979F-8269C1FA9B5D}" time="2026-08-06T18:31:28.272Z">
        <t:Attribution userId="S::jfataki@fhi360.org::3dd73d0c-fba8-44a0-abda-f490239d19d3" userProvider="AD" userName="Joseph Fataki Mobolua"/>
        <t:Anchor>
          <t:Comment id="725798984"/>
        </t:Anchor>
        <t:Create/>
      </t:Event>
      <t:Event id="{4E061923-E13B-4E71-A3EE-86D544C13F29}" time="2026-08-06T18:31:28.272Z">
        <t:Attribution userId="S::jfataki@fhi360.org::3dd73d0c-fba8-44a0-abda-f490239d19d3" userProvider="AD" userName="Joseph Fataki Mobolua"/>
        <t:Anchor>
          <t:Comment id="725798984"/>
        </t:Anchor>
        <t:Assign userId="S::DKashosi@fhi360.org::5bcbea03-9b97-4860-8f98-96b4d5277bf4" userProvider="AD" userName="Dorah Kashosi"/>
      </t:Event>
      <t:Event id="{4FFD0D51-CFA4-4528-8B11-54AC63EB36F6}" time="2026-08-06T18:31:28.272Z">
        <t:Attribution userId="S::jfataki@fhi360.org::3dd73d0c-fba8-44a0-abda-f490239d19d3" userProvider="AD" userName="Joseph Fataki Mobolua"/>
        <t:Anchor>
          <t:Comment id="725798984"/>
        </t:Anchor>
        <t:SetTitle title="@Dorah Kashosi Au cours du mois de juin 2026, afin de renforcer l’utilisation des services de santé et de promouvoir l’adoption de comportements et de pratiques favorables à la santé au sein des communautés, EpiC RDC a apporté son appui à plusieur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C58652C7B9DB41BE221E06BD5B3453" ma:contentTypeVersion="21" ma:contentTypeDescription="Create a new document." ma:contentTypeScope="" ma:versionID="97a694afc2e30d12ce45787d5fd8c437">
  <xsd:schema xmlns:xsd="http://www.w3.org/2001/XMLSchema" xmlns:xs="http://www.w3.org/2001/XMLSchema" xmlns:p="http://schemas.microsoft.com/office/2006/metadata/properties" xmlns:ns1="http://schemas.microsoft.com/sharepoint/v3" xmlns:ns2="89e00266-c3d2-4410-a3b5-f1ae5de283a9" xmlns:ns3="a69566d3-8712-42a9-a206-36b4f5354285" targetNamespace="http://schemas.microsoft.com/office/2006/metadata/properties" ma:root="true" ma:fieldsID="d6a6743051c3f94063216eb64a83953e" ns1:_="" ns2:_="" ns3:_="">
    <xsd:import namespace="http://schemas.microsoft.com/sharepoint/v3"/>
    <xsd:import namespace="89e00266-c3d2-4410-a3b5-f1ae5de283a9"/>
    <xsd:import namespace="a69566d3-8712-42a9-a206-36b4f535428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2:Open_x0020_with_x0020_Seclor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00266-c3d2-4410-a3b5-f1ae5de283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Open_x0020_with_x0020_Seclore" ma:index="25" nillable="true" ma:displayName="Open with Seclore" ma:hidden="true" ma:internalName="Open_x0020_with_x0020_Seclor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a955067c-4844-4e4f-970b-73b17f11172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9566d3-8712-42a9-a206-36b4f535428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2375b966-84be-4179-acfd-27ecea04e4af}" ma:internalName="TaxCatchAll" ma:showField="CatchAllData" ma:web="a69566d3-8712-42a9-a206-36b4f5354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9e00266-c3d2-4410-a3b5-f1ae5de283a9">
      <Terms xmlns="http://schemas.microsoft.com/office/infopath/2007/PartnerControls"/>
    </lcf76f155ced4ddcb4097134ff3c332f>
    <TaxCatchAll xmlns="a69566d3-8712-42a9-a206-36b4f5354285" xsi:nil="true"/>
    <Open_x0020_with_x0020_Seclore xmlns="89e00266-c3d2-4410-a3b5-f1ae5de283a9" xsi:nil="true"/>
  </documentManagement>
</p:properties>
</file>

<file path=customXml/itemProps1.xml><?xml version="1.0" encoding="utf-8"?>
<ds:datastoreItem xmlns:ds="http://schemas.openxmlformats.org/officeDocument/2006/customXml" ds:itemID="{2E305FCC-20C2-4A9C-8CE2-E24189C13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9e00266-c3d2-4410-a3b5-f1ae5de283a9"/>
    <ds:schemaRef ds:uri="a69566d3-8712-42a9-a206-36b4f5354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8DD596-1678-4A2B-9AC1-AB2EF15531E0}">
  <ds:schemaRefs>
    <ds:schemaRef ds:uri="http://schemas.openxmlformats.org/officeDocument/2006/bibliography"/>
  </ds:schemaRefs>
</ds:datastoreItem>
</file>

<file path=customXml/itemProps3.xml><?xml version="1.0" encoding="utf-8"?>
<ds:datastoreItem xmlns:ds="http://schemas.openxmlformats.org/officeDocument/2006/customXml" ds:itemID="{02DB2657-9A65-41A8-8C0B-96573AB8E9DD}">
  <ds:schemaRefs>
    <ds:schemaRef ds:uri="http://schemas.microsoft.com/sharepoint/v3/contenttype/forms"/>
  </ds:schemaRefs>
</ds:datastoreItem>
</file>

<file path=customXml/itemProps4.xml><?xml version="1.0" encoding="utf-8"?>
<ds:datastoreItem xmlns:ds="http://schemas.openxmlformats.org/officeDocument/2006/customXml" ds:itemID="{77A0E84E-425A-4113-8409-980DAFD8872B}">
  <ds:schemaRefs>
    <ds:schemaRef ds:uri="http://schemas.microsoft.com/office/2006/metadata/properties"/>
    <ds:schemaRef ds:uri="http://schemas.microsoft.com/office/infopath/2007/PartnerControls"/>
    <ds:schemaRef ds:uri="http://schemas.microsoft.com/sharepoint/v3"/>
    <ds:schemaRef ds:uri="89e00266-c3d2-4410-a3b5-f1ae5de283a9"/>
    <ds:schemaRef ds:uri="a69566d3-8712-42a9-a206-36b4f535428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6167</Words>
  <Characters>35154</Characters>
  <Application>Microsoft Office Word</Application>
  <DocSecurity>0</DocSecurity>
  <Lines>292</Lines>
  <Paragraphs>82</Paragraphs>
  <ScaleCrop>false</ScaleCrop>
  <Company/>
  <LinksUpToDate>false</LinksUpToDate>
  <CharactersWithSpaces>41239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Narcisse Naia Embeke</dc:creator>
  <cp:keywords/>
  <dc:description/>
  <cp:lastModifiedBy>Emmanuel Kasigwa</cp:lastModifiedBy>
  <cp:revision>2</cp:revision>
  <dcterms:created xsi:type="dcterms:W3CDTF">2026-09-07T14:26:00Z</dcterms:created>
  <dcterms:modified xsi:type="dcterms:W3CDTF">2026-09-07T14:26:00Z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0x01010009C58652C7B9DB41BE221E06BD5B3453</vt:lpwstr>
  </property>
  <property fmtid="{D5CDD505-2E9C-101B-9397-08002B2CF9AE}" pid="3" name="MediaServiceImageTags">
    <vt:lpwstr/>
  </property>
</Properties>
</file>